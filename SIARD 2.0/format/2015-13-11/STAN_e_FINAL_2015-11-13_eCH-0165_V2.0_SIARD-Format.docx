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03267E" w14:textId="77777777" w:rsidR="00565A37" w:rsidRPr="000136C4" w:rsidRDefault="00B658E1" w:rsidP="001A6B10">
      <w:pPr>
        <w:rPr>
          <w:b/>
          <w:sz w:val="32"/>
          <w:szCs w:val="32"/>
          <w:lang w:val="en-GB"/>
        </w:rPr>
      </w:pPr>
      <w:r w:rsidRPr="000136C4">
        <w:rPr>
          <w:b/>
          <w:sz w:val="32"/>
          <w:szCs w:val="32"/>
          <w:lang w:val="en-GB"/>
        </w:rPr>
        <w:t>eCH-0</w:t>
      </w:r>
      <w:r w:rsidR="00D1056C" w:rsidRPr="000136C4">
        <w:rPr>
          <w:b/>
          <w:sz w:val="32"/>
          <w:szCs w:val="32"/>
          <w:lang w:val="en-GB"/>
        </w:rPr>
        <w:t>165</w:t>
      </w:r>
      <w:r w:rsidR="00565A37" w:rsidRPr="000136C4">
        <w:rPr>
          <w:b/>
          <w:sz w:val="32"/>
          <w:szCs w:val="32"/>
          <w:lang w:val="en-GB"/>
        </w:rPr>
        <w:t xml:space="preserve"> </w:t>
      </w:r>
      <w:r w:rsidR="00E54509" w:rsidRPr="000136C4">
        <w:rPr>
          <w:b/>
          <w:sz w:val="32"/>
          <w:szCs w:val="24"/>
          <w:lang w:val="en-GB"/>
        </w:rPr>
        <w:t>S</w:t>
      </w:r>
      <w:r w:rsidR="00E54509" w:rsidRPr="000136C4">
        <w:rPr>
          <w:b/>
          <w:spacing w:val="5"/>
          <w:sz w:val="32"/>
          <w:szCs w:val="24"/>
          <w:lang w:val="en-GB"/>
        </w:rPr>
        <w:t>I</w:t>
      </w:r>
      <w:r w:rsidR="00E54509" w:rsidRPr="000136C4">
        <w:rPr>
          <w:b/>
          <w:spacing w:val="-7"/>
          <w:sz w:val="32"/>
          <w:szCs w:val="24"/>
          <w:lang w:val="en-GB"/>
        </w:rPr>
        <w:t>A</w:t>
      </w:r>
      <w:r w:rsidR="00E54509" w:rsidRPr="000136C4">
        <w:rPr>
          <w:b/>
          <w:spacing w:val="4"/>
          <w:sz w:val="32"/>
          <w:szCs w:val="24"/>
          <w:lang w:val="en-GB"/>
        </w:rPr>
        <w:t>R</w:t>
      </w:r>
      <w:r w:rsidR="00E54509" w:rsidRPr="000136C4">
        <w:rPr>
          <w:b/>
          <w:spacing w:val="1"/>
          <w:sz w:val="32"/>
          <w:szCs w:val="24"/>
          <w:lang w:val="en-GB"/>
        </w:rPr>
        <w:t xml:space="preserve">D </w:t>
      </w:r>
      <w:r w:rsidR="00E54509" w:rsidRPr="000136C4">
        <w:rPr>
          <w:b/>
          <w:spacing w:val="2"/>
          <w:sz w:val="32"/>
          <w:szCs w:val="24"/>
          <w:lang w:val="en-GB"/>
        </w:rPr>
        <w:t>F</w:t>
      </w:r>
      <w:r w:rsidR="00E54509" w:rsidRPr="000136C4">
        <w:rPr>
          <w:b/>
          <w:sz w:val="32"/>
          <w:szCs w:val="24"/>
          <w:lang w:val="en-GB"/>
        </w:rPr>
        <w:t>orm</w:t>
      </w:r>
      <w:r w:rsidR="00E54509" w:rsidRPr="000136C4">
        <w:rPr>
          <w:b/>
          <w:spacing w:val="2"/>
          <w:sz w:val="32"/>
          <w:szCs w:val="24"/>
          <w:lang w:val="en-GB"/>
        </w:rPr>
        <w:t>a</w:t>
      </w:r>
      <w:r w:rsidR="00E54509" w:rsidRPr="000136C4">
        <w:rPr>
          <w:b/>
          <w:sz w:val="32"/>
          <w:szCs w:val="24"/>
          <w:lang w:val="en-GB"/>
        </w:rPr>
        <w:t>t S</w:t>
      </w:r>
      <w:r w:rsidR="00E54509" w:rsidRPr="000136C4">
        <w:rPr>
          <w:b/>
          <w:spacing w:val="-1"/>
          <w:sz w:val="32"/>
          <w:szCs w:val="24"/>
          <w:lang w:val="en-GB"/>
        </w:rPr>
        <w:t>p</w:t>
      </w:r>
      <w:r w:rsidR="00E54509" w:rsidRPr="000136C4">
        <w:rPr>
          <w:b/>
          <w:sz w:val="32"/>
          <w:szCs w:val="24"/>
          <w:lang w:val="en-GB"/>
        </w:rPr>
        <w:t>ec</w:t>
      </w:r>
      <w:r w:rsidR="00E54509" w:rsidRPr="000136C4">
        <w:rPr>
          <w:b/>
          <w:spacing w:val="2"/>
          <w:sz w:val="32"/>
          <w:szCs w:val="24"/>
          <w:lang w:val="en-GB"/>
        </w:rPr>
        <w:t>i</w:t>
      </w:r>
      <w:r w:rsidR="00E54509" w:rsidRPr="000136C4">
        <w:rPr>
          <w:b/>
          <w:sz w:val="32"/>
          <w:szCs w:val="24"/>
          <w:lang w:val="en-GB"/>
        </w:rPr>
        <w:t>f</w:t>
      </w:r>
      <w:r w:rsidR="00E54509" w:rsidRPr="000136C4">
        <w:rPr>
          <w:b/>
          <w:spacing w:val="2"/>
          <w:sz w:val="32"/>
          <w:szCs w:val="24"/>
          <w:lang w:val="en-GB"/>
        </w:rPr>
        <w:t>ic</w:t>
      </w:r>
      <w:r w:rsidR="00E54509" w:rsidRPr="000136C4">
        <w:rPr>
          <w:b/>
          <w:sz w:val="32"/>
          <w:szCs w:val="24"/>
          <w:lang w:val="en-GB"/>
        </w:rPr>
        <w:t>ati</w:t>
      </w:r>
      <w:r w:rsidR="00E54509" w:rsidRPr="000136C4">
        <w:rPr>
          <w:b/>
          <w:spacing w:val="1"/>
          <w:sz w:val="32"/>
          <w:szCs w:val="24"/>
          <w:lang w:val="en-GB"/>
        </w:rPr>
        <w:t>o</w:t>
      </w:r>
      <w:r w:rsidR="00E54509" w:rsidRPr="000136C4">
        <w:rPr>
          <w:b/>
          <w:sz w:val="32"/>
          <w:szCs w:val="24"/>
          <w:lang w:val="en-GB"/>
        </w:rPr>
        <w:t>n</w:t>
      </w:r>
      <w:r w:rsidR="00FC3781">
        <w:rPr>
          <w:b/>
          <w:sz w:val="32"/>
          <w:szCs w:val="24"/>
          <w:lang w:val="en-GB"/>
        </w:rPr>
        <w:t xml:space="preserve"> 2.0 (Draft)</w:t>
      </w:r>
    </w:p>
    <w:p w14:paraId="47E89022" w14:textId="77777777" w:rsidR="00565A37" w:rsidRPr="000136C4" w:rsidRDefault="00565A37">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38"/>
        <w:gridCol w:w="6873"/>
      </w:tblGrid>
      <w:tr w:rsidR="00662A39" w:rsidRPr="000136C4" w14:paraId="5090D54E" w14:textId="77777777">
        <w:tc>
          <w:tcPr>
            <w:tcW w:w="2338" w:type="dxa"/>
          </w:tcPr>
          <w:p w14:paraId="3FEE3275" w14:textId="77777777" w:rsidR="00662A39" w:rsidRPr="000136C4" w:rsidRDefault="00662A39">
            <w:pPr>
              <w:pStyle w:val="Begriff"/>
              <w:rPr>
                <w:lang w:val="en-GB"/>
              </w:rPr>
            </w:pPr>
            <w:r w:rsidRPr="000136C4">
              <w:rPr>
                <w:lang w:val="en-GB"/>
              </w:rPr>
              <w:t>Name</w:t>
            </w:r>
          </w:p>
        </w:tc>
        <w:tc>
          <w:tcPr>
            <w:tcW w:w="6873" w:type="dxa"/>
            <w:vAlign w:val="center"/>
          </w:tcPr>
          <w:p w14:paraId="30127EA2" w14:textId="77777777" w:rsidR="00662A39" w:rsidRPr="000136C4" w:rsidRDefault="00E54509" w:rsidP="00D1056C">
            <w:pPr>
              <w:rPr>
                <w:highlight w:val="yellow"/>
                <w:lang w:val="en-GB"/>
              </w:rPr>
            </w:pPr>
            <w:r w:rsidRPr="000136C4">
              <w:rPr>
                <w:noProof/>
                <w:spacing w:val="-1"/>
                <w:szCs w:val="24"/>
                <w:lang w:val="en-GB"/>
              </w:rPr>
              <w:t>S</w:t>
            </w:r>
            <w:r w:rsidRPr="000136C4">
              <w:rPr>
                <w:noProof/>
                <w:spacing w:val="1"/>
                <w:szCs w:val="24"/>
                <w:lang w:val="en-GB"/>
              </w:rPr>
              <w:t>I</w:t>
            </w:r>
            <w:r w:rsidRPr="000136C4">
              <w:rPr>
                <w:noProof/>
                <w:spacing w:val="-1"/>
                <w:szCs w:val="24"/>
                <w:lang w:val="en-GB"/>
              </w:rPr>
              <w:t>ARD</w:t>
            </w:r>
            <w:r w:rsidRPr="000136C4">
              <w:rPr>
                <w:noProof/>
                <w:spacing w:val="1"/>
                <w:szCs w:val="24"/>
                <w:lang w:val="en-GB"/>
              </w:rPr>
              <w:t xml:space="preserve"> </w:t>
            </w:r>
            <w:r w:rsidRPr="000136C4">
              <w:rPr>
                <w:noProof/>
                <w:szCs w:val="24"/>
                <w:lang w:val="en-GB"/>
              </w:rPr>
              <w:t>F</w:t>
            </w:r>
            <w:r w:rsidRPr="000136C4">
              <w:rPr>
                <w:noProof/>
                <w:spacing w:val="-1"/>
                <w:szCs w:val="24"/>
                <w:lang w:val="en-GB"/>
              </w:rPr>
              <w:t>o</w:t>
            </w:r>
            <w:r w:rsidRPr="000136C4">
              <w:rPr>
                <w:noProof/>
                <w:spacing w:val="1"/>
                <w:szCs w:val="24"/>
                <w:lang w:val="en-GB"/>
              </w:rPr>
              <w:t>rm</w:t>
            </w:r>
            <w:r w:rsidRPr="000136C4">
              <w:rPr>
                <w:noProof/>
                <w:spacing w:val="-3"/>
                <w:szCs w:val="24"/>
                <w:lang w:val="en-GB"/>
              </w:rPr>
              <w:t>a</w:t>
            </w:r>
            <w:r w:rsidRPr="000136C4">
              <w:rPr>
                <w:noProof/>
                <w:spacing w:val="1"/>
                <w:szCs w:val="24"/>
                <w:lang w:val="en-GB"/>
              </w:rPr>
              <w:t>t S</w:t>
            </w:r>
            <w:r w:rsidRPr="000136C4">
              <w:rPr>
                <w:noProof/>
                <w:szCs w:val="24"/>
                <w:lang w:val="en-GB"/>
              </w:rPr>
              <w:t>p</w:t>
            </w:r>
            <w:r w:rsidRPr="000136C4">
              <w:rPr>
                <w:noProof/>
                <w:spacing w:val="-1"/>
                <w:szCs w:val="24"/>
                <w:lang w:val="en-GB"/>
              </w:rPr>
              <w:t>e</w:t>
            </w:r>
            <w:r w:rsidRPr="000136C4">
              <w:rPr>
                <w:noProof/>
                <w:spacing w:val="-2"/>
                <w:szCs w:val="24"/>
                <w:lang w:val="en-GB"/>
              </w:rPr>
              <w:t>c</w:t>
            </w:r>
            <w:r w:rsidRPr="000136C4">
              <w:rPr>
                <w:noProof/>
                <w:spacing w:val="-1"/>
                <w:szCs w:val="24"/>
                <w:lang w:val="en-GB"/>
              </w:rPr>
              <w:t>i</w:t>
            </w:r>
            <w:r w:rsidRPr="000136C4">
              <w:rPr>
                <w:noProof/>
                <w:spacing w:val="3"/>
                <w:szCs w:val="24"/>
                <w:lang w:val="en-GB"/>
              </w:rPr>
              <w:t>f</w:t>
            </w:r>
            <w:r w:rsidRPr="000136C4">
              <w:rPr>
                <w:noProof/>
                <w:spacing w:val="-3"/>
                <w:szCs w:val="24"/>
                <w:lang w:val="en-GB"/>
              </w:rPr>
              <w:t>ica</w:t>
            </w:r>
            <w:r w:rsidRPr="000136C4">
              <w:rPr>
                <w:noProof/>
                <w:spacing w:val="1"/>
                <w:szCs w:val="24"/>
                <w:lang w:val="en-GB"/>
              </w:rPr>
              <w:t>t</w:t>
            </w:r>
            <w:r w:rsidRPr="000136C4">
              <w:rPr>
                <w:noProof/>
                <w:spacing w:val="-1"/>
                <w:szCs w:val="24"/>
                <w:lang w:val="en-GB"/>
              </w:rPr>
              <w:t>i</w:t>
            </w:r>
            <w:r w:rsidRPr="000136C4">
              <w:rPr>
                <w:noProof/>
                <w:szCs w:val="24"/>
                <w:lang w:val="en-GB"/>
              </w:rPr>
              <w:t>on</w:t>
            </w:r>
          </w:p>
        </w:tc>
      </w:tr>
      <w:tr w:rsidR="00565A37" w:rsidRPr="000136C4" w14:paraId="0FF65605" w14:textId="77777777">
        <w:tc>
          <w:tcPr>
            <w:tcW w:w="2338" w:type="dxa"/>
          </w:tcPr>
          <w:p w14:paraId="5F5403FA" w14:textId="77777777" w:rsidR="00565A37" w:rsidRPr="000136C4" w:rsidRDefault="00565A37" w:rsidP="00E54509">
            <w:pPr>
              <w:rPr>
                <w:b/>
                <w:lang w:val="en-GB"/>
              </w:rPr>
            </w:pPr>
            <w:r w:rsidRPr="000136C4">
              <w:rPr>
                <w:b/>
                <w:lang w:val="en-GB"/>
              </w:rPr>
              <w:t>Standard</w:t>
            </w:r>
            <w:r w:rsidR="00E54509" w:rsidRPr="000136C4">
              <w:rPr>
                <w:b/>
                <w:lang w:val="en-GB"/>
              </w:rPr>
              <w:t xml:space="preserve"> number</w:t>
            </w:r>
          </w:p>
        </w:tc>
        <w:tc>
          <w:tcPr>
            <w:tcW w:w="6873" w:type="dxa"/>
            <w:vAlign w:val="center"/>
          </w:tcPr>
          <w:p w14:paraId="35296437" w14:textId="77777777" w:rsidR="00565A37" w:rsidRPr="000136C4" w:rsidRDefault="00B658E1" w:rsidP="00D1056C">
            <w:pPr>
              <w:rPr>
                <w:lang w:val="en-GB"/>
              </w:rPr>
            </w:pPr>
            <w:r w:rsidRPr="000136C4">
              <w:rPr>
                <w:lang w:val="en-GB"/>
              </w:rPr>
              <w:t>eCH-0</w:t>
            </w:r>
            <w:r w:rsidR="00D1056C" w:rsidRPr="000136C4">
              <w:rPr>
                <w:lang w:val="en-GB"/>
              </w:rPr>
              <w:t>165</w:t>
            </w:r>
          </w:p>
        </w:tc>
      </w:tr>
      <w:tr w:rsidR="00565A37" w:rsidRPr="000136C4" w14:paraId="20903BD9" w14:textId="77777777">
        <w:tc>
          <w:tcPr>
            <w:tcW w:w="2338" w:type="dxa"/>
          </w:tcPr>
          <w:p w14:paraId="784EAE97" w14:textId="77777777" w:rsidR="00565A37" w:rsidRPr="000136C4" w:rsidRDefault="00E54509">
            <w:pPr>
              <w:rPr>
                <w:b/>
                <w:lang w:val="en-GB"/>
              </w:rPr>
            </w:pPr>
            <w:r w:rsidRPr="000136C4">
              <w:rPr>
                <w:b/>
                <w:lang w:val="en-GB"/>
              </w:rPr>
              <w:t>Category</w:t>
            </w:r>
          </w:p>
        </w:tc>
        <w:tc>
          <w:tcPr>
            <w:tcW w:w="6873" w:type="dxa"/>
            <w:vAlign w:val="center"/>
          </w:tcPr>
          <w:p w14:paraId="7D8CE092" w14:textId="77777777" w:rsidR="00565A37" w:rsidRPr="000136C4" w:rsidRDefault="003558A5" w:rsidP="00662A39">
            <w:pPr>
              <w:rPr>
                <w:lang w:val="en-GB"/>
              </w:rPr>
            </w:pPr>
            <w:r w:rsidRPr="000136C4">
              <w:rPr>
                <w:lang w:val="en-GB"/>
              </w:rPr>
              <w:t>Standard</w:t>
            </w:r>
          </w:p>
        </w:tc>
      </w:tr>
      <w:tr w:rsidR="00565A37" w:rsidRPr="000136C4" w14:paraId="5AE0CD1A" w14:textId="77777777">
        <w:tc>
          <w:tcPr>
            <w:tcW w:w="2338" w:type="dxa"/>
          </w:tcPr>
          <w:p w14:paraId="5854C295" w14:textId="77777777" w:rsidR="00565A37" w:rsidRPr="000136C4" w:rsidRDefault="00E54509">
            <w:pPr>
              <w:rPr>
                <w:b/>
                <w:lang w:val="en-GB"/>
              </w:rPr>
            </w:pPr>
            <w:r w:rsidRPr="000136C4">
              <w:rPr>
                <w:b/>
                <w:lang w:val="en-GB"/>
              </w:rPr>
              <w:t>Maturity level</w:t>
            </w:r>
          </w:p>
        </w:tc>
        <w:tc>
          <w:tcPr>
            <w:tcW w:w="6873" w:type="dxa"/>
            <w:vAlign w:val="center"/>
          </w:tcPr>
          <w:p w14:paraId="46B9A44C" w14:textId="77777777" w:rsidR="00A56FE8" w:rsidRPr="000136C4" w:rsidRDefault="006B6F73" w:rsidP="00E54509">
            <w:pPr>
              <w:rPr>
                <w:lang w:val="en-GB"/>
              </w:rPr>
            </w:pPr>
            <w:r>
              <w:rPr>
                <w:lang w:val="en-GB"/>
              </w:rPr>
              <w:t>Tentative</w:t>
            </w:r>
          </w:p>
        </w:tc>
      </w:tr>
      <w:tr w:rsidR="00DC747F" w:rsidRPr="000136C4" w14:paraId="06B1FF2A" w14:textId="77777777">
        <w:tc>
          <w:tcPr>
            <w:tcW w:w="2338" w:type="dxa"/>
          </w:tcPr>
          <w:p w14:paraId="7D2941F2" w14:textId="77777777" w:rsidR="00DC747F" w:rsidRPr="000136C4" w:rsidRDefault="00DC747F" w:rsidP="00DC747F">
            <w:pPr>
              <w:rPr>
                <w:b/>
                <w:lang w:val="en-GB"/>
              </w:rPr>
            </w:pPr>
            <w:r w:rsidRPr="000136C4">
              <w:rPr>
                <w:b/>
                <w:lang w:val="en-GB"/>
              </w:rPr>
              <w:t>Version</w:t>
            </w:r>
          </w:p>
        </w:tc>
        <w:tc>
          <w:tcPr>
            <w:tcW w:w="6873" w:type="dxa"/>
            <w:vAlign w:val="center"/>
          </w:tcPr>
          <w:p w14:paraId="32D3E982" w14:textId="77777777" w:rsidR="00DC747F" w:rsidRPr="000136C4" w:rsidRDefault="00FC3781" w:rsidP="00FC3781">
            <w:pPr>
              <w:rPr>
                <w:highlight w:val="yellow"/>
                <w:lang w:val="en-GB"/>
              </w:rPr>
            </w:pPr>
            <w:r>
              <w:rPr>
                <w:lang w:val="en-GB"/>
              </w:rPr>
              <w:t>2</w:t>
            </w:r>
            <w:r w:rsidR="008B3DA7" w:rsidRPr="000136C4">
              <w:rPr>
                <w:lang w:val="en-GB"/>
              </w:rPr>
              <w:t>.0</w:t>
            </w:r>
          </w:p>
        </w:tc>
      </w:tr>
      <w:tr w:rsidR="00565A37" w:rsidRPr="000136C4" w14:paraId="4B4CB3CB" w14:textId="77777777">
        <w:tc>
          <w:tcPr>
            <w:tcW w:w="2338" w:type="dxa"/>
          </w:tcPr>
          <w:p w14:paraId="7596A70D" w14:textId="77777777" w:rsidR="00565A37" w:rsidRPr="000136C4" w:rsidRDefault="00565A37">
            <w:pPr>
              <w:rPr>
                <w:b/>
                <w:lang w:val="en-GB"/>
              </w:rPr>
            </w:pPr>
            <w:r w:rsidRPr="000136C4">
              <w:rPr>
                <w:b/>
                <w:lang w:val="en-GB"/>
              </w:rPr>
              <w:t>Status</w:t>
            </w:r>
          </w:p>
        </w:tc>
        <w:tc>
          <w:tcPr>
            <w:tcW w:w="6873" w:type="dxa"/>
            <w:vAlign w:val="center"/>
          </w:tcPr>
          <w:p w14:paraId="2F9391CA" w14:textId="77777777" w:rsidR="00565A37" w:rsidRPr="000136C4" w:rsidRDefault="00FC3781" w:rsidP="00E54509">
            <w:pPr>
              <w:rPr>
                <w:lang w:val="en-GB"/>
              </w:rPr>
            </w:pPr>
            <w:r>
              <w:rPr>
                <w:lang w:val="en-GB"/>
              </w:rPr>
              <w:t>Draft</w:t>
            </w:r>
            <w:r w:rsidR="00E034F6">
              <w:rPr>
                <w:lang w:val="en-GB"/>
              </w:rPr>
              <w:t xml:space="preserve"> – Final E-ARK</w:t>
            </w:r>
          </w:p>
        </w:tc>
      </w:tr>
      <w:tr w:rsidR="00565A37" w:rsidRPr="000136C4" w14:paraId="1A069E9D" w14:textId="77777777">
        <w:tc>
          <w:tcPr>
            <w:tcW w:w="2338" w:type="dxa"/>
          </w:tcPr>
          <w:p w14:paraId="589A628A" w14:textId="77777777" w:rsidR="00565A37" w:rsidRPr="000136C4" w:rsidRDefault="00E54509">
            <w:pPr>
              <w:rPr>
                <w:b/>
                <w:lang w:val="en-GB"/>
              </w:rPr>
            </w:pPr>
            <w:r w:rsidRPr="000136C4">
              <w:rPr>
                <w:b/>
                <w:lang w:val="en-GB"/>
              </w:rPr>
              <w:t>Approval date</w:t>
            </w:r>
          </w:p>
        </w:tc>
        <w:tc>
          <w:tcPr>
            <w:tcW w:w="6873" w:type="dxa"/>
            <w:vAlign w:val="center"/>
          </w:tcPr>
          <w:p w14:paraId="35C32246" w14:textId="77777777" w:rsidR="00565A37" w:rsidRPr="000136C4" w:rsidRDefault="00565A37">
            <w:pPr>
              <w:rPr>
                <w:lang w:val="en-GB"/>
              </w:rPr>
            </w:pPr>
          </w:p>
        </w:tc>
      </w:tr>
      <w:tr w:rsidR="00DC747F" w:rsidRPr="000136C4" w14:paraId="35719776" w14:textId="77777777">
        <w:tc>
          <w:tcPr>
            <w:tcW w:w="2338" w:type="dxa"/>
          </w:tcPr>
          <w:p w14:paraId="0AFFB5F2" w14:textId="77777777" w:rsidR="00DC747F" w:rsidRPr="000136C4" w:rsidRDefault="00E54509" w:rsidP="00DC747F">
            <w:pPr>
              <w:rPr>
                <w:b/>
                <w:lang w:val="en-GB"/>
              </w:rPr>
            </w:pPr>
            <w:r w:rsidRPr="000136C4">
              <w:rPr>
                <w:b/>
                <w:lang w:val="en-GB"/>
              </w:rPr>
              <w:t>Issue date</w:t>
            </w:r>
          </w:p>
        </w:tc>
        <w:tc>
          <w:tcPr>
            <w:tcW w:w="6873" w:type="dxa"/>
            <w:vAlign w:val="center"/>
          </w:tcPr>
          <w:p w14:paraId="0EF3AE47" w14:textId="77777777" w:rsidR="00DC747F" w:rsidRPr="000136C4" w:rsidRDefault="00DC747F" w:rsidP="00E54509">
            <w:pPr>
              <w:rPr>
                <w:lang w:val="en-GB"/>
              </w:rPr>
            </w:pPr>
          </w:p>
        </w:tc>
      </w:tr>
      <w:tr w:rsidR="00565A37" w:rsidRPr="000136C4" w14:paraId="042C8187" w14:textId="77777777">
        <w:tc>
          <w:tcPr>
            <w:tcW w:w="2338" w:type="dxa"/>
          </w:tcPr>
          <w:p w14:paraId="61CC5026" w14:textId="77777777" w:rsidR="00565A37" w:rsidRPr="000136C4" w:rsidRDefault="00E54509">
            <w:pPr>
              <w:rPr>
                <w:b/>
                <w:lang w:val="en-GB"/>
              </w:rPr>
            </w:pPr>
            <w:r w:rsidRPr="000136C4">
              <w:rPr>
                <w:b/>
                <w:lang w:val="en-GB"/>
              </w:rPr>
              <w:t>Replaces standard</w:t>
            </w:r>
          </w:p>
        </w:tc>
        <w:tc>
          <w:tcPr>
            <w:tcW w:w="6873" w:type="dxa"/>
            <w:vAlign w:val="center"/>
          </w:tcPr>
          <w:p w14:paraId="762BAA2D" w14:textId="77777777" w:rsidR="00565A37" w:rsidRPr="000136C4" w:rsidRDefault="00565A37">
            <w:pPr>
              <w:rPr>
                <w:lang w:val="en-GB"/>
              </w:rPr>
            </w:pPr>
          </w:p>
        </w:tc>
      </w:tr>
      <w:tr w:rsidR="00565A37" w:rsidRPr="00FC3781" w14:paraId="6A90F8FD" w14:textId="77777777">
        <w:tc>
          <w:tcPr>
            <w:tcW w:w="2338" w:type="dxa"/>
          </w:tcPr>
          <w:p w14:paraId="3A71D137" w14:textId="77777777" w:rsidR="00565A37" w:rsidRPr="000136C4" w:rsidRDefault="00E54509">
            <w:pPr>
              <w:rPr>
                <w:b/>
                <w:lang w:val="en-GB"/>
              </w:rPr>
            </w:pPr>
            <w:r w:rsidRPr="000136C4">
              <w:rPr>
                <w:b/>
                <w:lang w:val="en-GB"/>
              </w:rPr>
              <w:t>Languages</w:t>
            </w:r>
          </w:p>
        </w:tc>
        <w:tc>
          <w:tcPr>
            <w:tcW w:w="6873" w:type="dxa"/>
            <w:vAlign w:val="center"/>
          </w:tcPr>
          <w:p w14:paraId="3B73F529" w14:textId="77777777" w:rsidR="00565A37" w:rsidRPr="000136C4" w:rsidRDefault="00E54509" w:rsidP="00FC3781">
            <w:pPr>
              <w:rPr>
                <w:lang w:val="en-GB"/>
              </w:rPr>
            </w:pPr>
            <w:r w:rsidRPr="000136C4">
              <w:rPr>
                <w:szCs w:val="24"/>
                <w:lang w:val="en-GB"/>
              </w:rPr>
              <w:t>English (</w:t>
            </w:r>
            <w:r w:rsidR="00FC3781">
              <w:rPr>
                <w:szCs w:val="24"/>
                <w:lang w:val="en-GB"/>
              </w:rPr>
              <w:t>Original</w:t>
            </w:r>
            <w:r w:rsidRPr="000136C4">
              <w:rPr>
                <w:szCs w:val="24"/>
                <w:lang w:val="en-GB"/>
              </w:rPr>
              <w:t>)</w:t>
            </w:r>
          </w:p>
        </w:tc>
      </w:tr>
      <w:tr w:rsidR="00403329" w:rsidRPr="006A636C" w14:paraId="5FB2031B" w14:textId="77777777">
        <w:tc>
          <w:tcPr>
            <w:tcW w:w="2338" w:type="dxa"/>
          </w:tcPr>
          <w:p w14:paraId="4752ACA3" w14:textId="2A2203F1" w:rsidR="00403329" w:rsidRPr="000136C4" w:rsidRDefault="00403329">
            <w:pPr>
              <w:rPr>
                <w:b/>
                <w:lang w:val="en-GB"/>
              </w:rPr>
            </w:pPr>
            <w:r w:rsidRPr="000136C4">
              <w:rPr>
                <w:b/>
                <w:lang w:val="en-GB"/>
              </w:rPr>
              <w:t>Authors</w:t>
            </w:r>
          </w:p>
        </w:tc>
        <w:tc>
          <w:tcPr>
            <w:tcW w:w="6873" w:type="dxa"/>
            <w:vAlign w:val="center"/>
          </w:tcPr>
          <w:p w14:paraId="29501FD5" w14:textId="59C01DB5" w:rsidR="00403329" w:rsidRDefault="00403329" w:rsidP="00F04E57">
            <w:pPr>
              <w:rPr>
                <w:lang w:val="en-GB"/>
              </w:rPr>
            </w:pPr>
            <w:r w:rsidRPr="0062312A">
              <w:rPr>
                <w:lang w:val="en-GB"/>
              </w:rPr>
              <w:t>Luis Faria, K</w:t>
            </w:r>
            <w:ins w:id="0" w:author="Hartwig Thomas" w:date="2015-11-09T12:30:00Z">
              <w:r w:rsidR="002C4319">
                <w:rPr>
                  <w:lang w:val="en-GB"/>
                </w:rPr>
                <w:t>EEP</w:t>
              </w:r>
            </w:ins>
            <w:del w:id="1" w:author="Hartwig Thomas" w:date="2015-11-09T12:30:00Z">
              <w:r w:rsidRPr="0062312A" w:rsidDel="002C4319">
                <w:rPr>
                  <w:lang w:val="en-GB"/>
                </w:rPr>
                <w:delText>eep</w:delText>
              </w:r>
            </w:del>
            <w:r w:rsidRPr="0062312A">
              <w:rPr>
                <w:lang w:val="en-GB"/>
              </w:rPr>
              <w:t xml:space="preserve"> S</w:t>
            </w:r>
            <w:ins w:id="2" w:author="Hartwig Thomas" w:date="2015-11-09T12:30:00Z">
              <w:r w:rsidR="002C4319">
                <w:rPr>
                  <w:lang w:val="en-GB"/>
                </w:rPr>
                <w:t>OLUTIONS</w:t>
              </w:r>
            </w:ins>
            <w:del w:id="3" w:author="Hartwig Thomas" w:date="2015-11-09T12:30:00Z">
              <w:r w:rsidRPr="0062312A" w:rsidDel="002C4319">
                <w:rPr>
                  <w:lang w:val="en-GB"/>
                </w:rPr>
                <w:delText>olutions</w:delText>
              </w:r>
            </w:del>
            <w:r w:rsidRPr="0062312A">
              <w:rPr>
                <w:lang w:val="en-GB"/>
              </w:rPr>
              <w:t>, LDA</w:t>
            </w:r>
            <w:r w:rsidRPr="0062312A">
              <w:rPr>
                <w:lang w:val="en-GB"/>
              </w:rPr>
              <w:br/>
            </w:r>
            <w:r w:rsidR="00C61BF8">
              <w:fldChar w:fldCharType="begin"/>
            </w:r>
            <w:r w:rsidR="00C61BF8" w:rsidRPr="006A636C">
              <w:rPr>
                <w:lang w:val="en-GB"/>
                <w:rPrChange w:id="4" w:author="Hartwig Thomas" w:date="2015-11-13T14:59:00Z">
                  <w:rPr/>
                </w:rPrChange>
              </w:rPr>
              <w:instrText xml:space="preserve"> HYPERLINK "mailto:lfaria@keep.pt" </w:instrText>
            </w:r>
            <w:r w:rsidR="00C61BF8">
              <w:fldChar w:fldCharType="separate"/>
            </w:r>
            <w:r w:rsidR="00F04E57" w:rsidRPr="0062312A">
              <w:rPr>
                <w:rStyle w:val="Hyperlink"/>
                <w:rFonts w:ascii="Arial" w:hAnsi="Arial"/>
                <w:sz w:val="22"/>
                <w:lang w:val="en-GB"/>
              </w:rPr>
              <w:t>lfaria@keep.pt</w:t>
            </w:r>
            <w:r w:rsidR="00C61BF8">
              <w:rPr>
                <w:rStyle w:val="Hyperlink"/>
                <w:rFonts w:ascii="Arial" w:hAnsi="Arial"/>
                <w:sz w:val="22"/>
                <w:lang w:val="en-GB"/>
              </w:rPr>
              <w:fldChar w:fldCharType="end"/>
            </w:r>
            <w:r w:rsidR="00D84EA6">
              <w:rPr>
                <w:lang w:val="en-GB"/>
              </w:rPr>
              <w:t xml:space="preserve"> </w:t>
            </w:r>
          </w:p>
          <w:p w14:paraId="321F5D40" w14:textId="014B86DA" w:rsidR="00403329" w:rsidRPr="0062312A" w:rsidDel="006A636C" w:rsidRDefault="00403329" w:rsidP="00F04E57">
            <w:pPr>
              <w:rPr>
                <w:del w:id="5" w:author="Hartwig Thomas" w:date="2015-11-13T14:59:00Z"/>
                <w:rStyle w:val="Hyperlink"/>
                <w:rFonts w:ascii="Arial" w:hAnsi="Arial"/>
                <w:sz w:val="22"/>
                <w:lang w:val="en-GB"/>
              </w:rPr>
            </w:pPr>
            <w:del w:id="6" w:author="Hartwig Thomas" w:date="2015-11-13T14:59:00Z">
              <w:r w:rsidRPr="0062312A" w:rsidDel="006A636C">
                <w:rPr>
                  <w:lang w:val="en-GB"/>
                </w:rPr>
                <w:delText>Martin Kaiser, KOST,</w:delText>
              </w:r>
              <w:r w:rsidRPr="0062312A" w:rsidDel="006A636C">
                <w:rPr>
                  <w:lang w:val="en-GB"/>
                </w:rPr>
                <w:br/>
              </w:r>
              <w:r w:rsidR="00C61BF8" w:rsidDel="006A636C">
                <w:fldChar w:fldCharType="begin"/>
              </w:r>
              <w:r w:rsidR="00C61BF8" w:rsidRPr="006A636C" w:rsidDel="006A636C">
                <w:rPr>
                  <w:lang w:val="en-GB"/>
                  <w:rPrChange w:id="7" w:author="Hartwig Thomas" w:date="2015-11-13T14:59:00Z">
                    <w:rPr/>
                  </w:rPrChange>
                </w:rPr>
                <w:delInstrText xml:space="preserve"> HYPERLINK "mailto:martin.kaiser@kost.admin.ch" </w:delInstrText>
              </w:r>
              <w:r w:rsidR="00C61BF8" w:rsidDel="006A636C">
                <w:fldChar w:fldCharType="separate"/>
              </w:r>
              <w:r w:rsidRPr="0062312A" w:rsidDel="006A636C">
                <w:rPr>
                  <w:rStyle w:val="Hyperlink"/>
                  <w:rFonts w:ascii="Arial" w:hAnsi="Arial"/>
                  <w:sz w:val="22"/>
                  <w:lang w:val="en-GB"/>
                </w:rPr>
                <w:delText>martin.kaiser@kost.admin.ch</w:delText>
              </w:r>
              <w:r w:rsidR="00C61BF8" w:rsidDel="006A636C">
                <w:rPr>
                  <w:rStyle w:val="Hyperlink"/>
                  <w:rFonts w:ascii="Arial" w:hAnsi="Arial"/>
                  <w:sz w:val="22"/>
                  <w:lang w:val="en-GB"/>
                </w:rPr>
                <w:fldChar w:fldCharType="end"/>
              </w:r>
              <w:r w:rsidR="00D84EA6" w:rsidRPr="0062312A" w:rsidDel="006A636C">
                <w:rPr>
                  <w:rStyle w:val="Hyperlink"/>
                  <w:rFonts w:ascii="Arial" w:hAnsi="Arial"/>
                  <w:sz w:val="22"/>
                  <w:lang w:val="en-GB"/>
                </w:rPr>
                <w:delText xml:space="preserve"> </w:delText>
              </w:r>
            </w:del>
          </w:p>
          <w:p w14:paraId="594F060A" w14:textId="615378F4" w:rsidR="00403329" w:rsidRPr="0062312A" w:rsidRDefault="00403329" w:rsidP="00F04E57">
            <w:pPr>
              <w:rPr>
                <w:lang w:val="en-GB"/>
              </w:rPr>
            </w:pPr>
            <w:r w:rsidRPr="0062312A">
              <w:rPr>
                <w:rStyle w:val="Hyperlink"/>
                <w:rFonts w:ascii="Arial" w:hAnsi="Arial"/>
                <w:sz w:val="22"/>
                <w:lang w:val="en-GB"/>
              </w:rPr>
              <w:t>Anders Bo Nielsen, Danish National Archives (Rigsarkivet)</w:t>
            </w:r>
            <w:r w:rsidRPr="0062312A">
              <w:rPr>
                <w:rStyle w:val="Hyperlink"/>
                <w:rFonts w:ascii="Arial" w:hAnsi="Arial"/>
                <w:sz w:val="22"/>
                <w:lang w:val="en-GB"/>
              </w:rPr>
              <w:br/>
            </w:r>
            <w:r w:rsidR="00C61BF8">
              <w:fldChar w:fldCharType="begin"/>
            </w:r>
            <w:r w:rsidR="00C61BF8" w:rsidRPr="006A636C">
              <w:rPr>
                <w:lang w:val="en-GB"/>
                <w:rPrChange w:id="8" w:author="Hartwig Thomas" w:date="2015-11-13T14:59:00Z">
                  <w:rPr/>
                </w:rPrChange>
              </w:rPr>
              <w:instrText xml:space="preserve"> HYPERLINK "mailto:abn@sa.dk" </w:instrText>
            </w:r>
            <w:r w:rsidR="00C61BF8">
              <w:fldChar w:fldCharType="separate"/>
            </w:r>
            <w:r w:rsidR="00D84EA6" w:rsidRPr="0062312A">
              <w:rPr>
                <w:rStyle w:val="Hyperlink"/>
                <w:rFonts w:ascii="Arial" w:hAnsi="Arial"/>
                <w:sz w:val="22"/>
                <w:lang w:val="en-GB"/>
              </w:rPr>
              <w:t>abn@sa.dk</w:t>
            </w:r>
            <w:r w:rsidR="00C61BF8">
              <w:rPr>
                <w:rStyle w:val="Hyperlink"/>
                <w:rFonts w:ascii="Arial" w:hAnsi="Arial"/>
                <w:sz w:val="22"/>
                <w:lang w:val="en-GB"/>
              </w:rPr>
              <w:fldChar w:fldCharType="end"/>
            </w:r>
            <w:r w:rsidR="00D84EA6" w:rsidRPr="0062312A">
              <w:rPr>
                <w:lang w:val="en-GB"/>
              </w:rPr>
              <w:t xml:space="preserve"> </w:t>
            </w:r>
          </w:p>
          <w:p w14:paraId="787585E2" w14:textId="77777777" w:rsidR="00403329" w:rsidRPr="000040A2" w:rsidRDefault="00403329" w:rsidP="00F04E57">
            <w:r w:rsidRPr="000040A2">
              <w:t xml:space="preserve">Claire Röthlisberger-Jourdan, KOST, </w:t>
            </w:r>
            <w:r w:rsidRPr="000040A2">
              <w:br/>
            </w:r>
            <w:hyperlink r:id="rId9" w:history="1">
              <w:r w:rsidRPr="000040A2">
                <w:rPr>
                  <w:rStyle w:val="Hyperlink"/>
                  <w:rFonts w:ascii="Arial" w:hAnsi="Arial"/>
                  <w:sz w:val="22"/>
                </w:rPr>
                <w:t>claire.roethlisberger@kost.admin.ch</w:t>
              </w:r>
            </w:hyperlink>
            <w:r w:rsidRPr="000040A2">
              <w:t xml:space="preserve"> </w:t>
            </w:r>
          </w:p>
          <w:p w14:paraId="4F9E25F0" w14:textId="77777777" w:rsidR="00403329" w:rsidRPr="000040A2" w:rsidRDefault="00403329" w:rsidP="00F04E57">
            <w:r w:rsidRPr="000040A2">
              <w:t xml:space="preserve">Hartwig Thomas, Enter AG, </w:t>
            </w:r>
            <w:r w:rsidRPr="000040A2">
              <w:br/>
            </w:r>
            <w:hyperlink r:id="rId10" w:history="1">
              <w:r w:rsidRPr="000040A2">
                <w:rPr>
                  <w:rStyle w:val="Hyperlink"/>
                  <w:rFonts w:ascii="Arial" w:hAnsi="Arial"/>
                  <w:sz w:val="22"/>
                </w:rPr>
                <w:t>hartwig.thomas@enterag.ch</w:t>
              </w:r>
            </w:hyperlink>
            <w:r w:rsidRPr="000040A2">
              <w:t xml:space="preserve"> </w:t>
            </w:r>
          </w:p>
          <w:p w14:paraId="49B5D4D0" w14:textId="65025755" w:rsidR="00403329" w:rsidRPr="000136C4" w:rsidRDefault="00403329" w:rsidP="0003651F">
            <w:pPr>
              <w:rPr>
                <w:lang w:val="en-GB"/>
              </w:rPr>
            </w:pPr>
            <w:r w:rsidRPr="000136C4">
              <w:rPr>
                <w:lang w:val="en-GB"/>
              </w:rPr>
              <w:t xml:space="preserve">Andreas Voss, </w:t>
            </w:r>
            <w:r w:rsidRPr="000136C4">
              <w:rPr>
                <w:noProof/>
                <w:spacing w:val="-1"/>
                <w:szCs w:val="24"/>
                <w:lang w:val="en-GB"/>
              </w:rPr>
              <w:t>Swiss Federal Archives</w:t>
            </w:r>
            <w:r w:rsidRPr="000136C4">
              <w:rPr>
                <w:lang w:val="en-GB"/>
              </w:rPr>
              <w:t>,</w:t>
            </w:r>
            <w:r w:rsidRPr="000136C4">
              <w:rPr>
                <w:lang w:val="en-GB"/>
              </w:rPr>
              <w:br/>
            </w:r>
            <w:r w:rsidR="00C61BF8">
              <w:fldChar w:fldCharType="begin"/>
            </w:r>
            <w:r w:rsidR="00C61BF8" w:rsidRPr="006A636C">
              <w:rPr>
                <w:lang w:val="en-US"/>
                <w:rPrChange w:id="9" w:author="Hartwig Thomas" w:date="2015-11-13T14:59:00Z">
                  <w:rPr/>
                </w:rPrChange>
              </w:rPr>
              <w:instrText xml:space="preserve"> HYPERLINK "mailto:</w:instrText>
            </w:r>
            <w:r w:rsidR="00C61BF8" w:rsidRPr="006A636C">
              <w:rPr>
                <w:lang w:val="en-US"/>
                <w:rPrChange w:id="10" w:author="Hartwig Thomas" w:date="2015-11-13T14:59:00Z">
                  <w:rPr/>
                </w:rPrChange>
              </w:rPr>
              <w:instrText xml:space="preserve">andreas.voss@bar.admin.ch" </w:instrText>
            </w:r>
            <w:r w:rsidR="00C61BF8">
              <w:fldChar w:fldCharType="separate"/>
            </w:r>
            <w:r w:rsidRPr="000136C4">
              <w:rPr>
                <w:rStyle w:val="Hyperlink"/>
                <w:rFonts w:ascii="Arial" w:hAnsi="Arial"/>
                <w:sz w:val="22"/>
                <w:lang w:val="en-GB"/>
              </w:rPr>
              <w:t>andreas.voss@bar.admin.ch</w:t>
            </w:r>
            <w:r w:rsidR="00C61BF8">
              <w:rPr>
                <w:rStyle w:val="Hyperlink"/>
                <w:rFonts w:ascii="Arial" w:hAnsi="Arial"/>
                <w:sz w:val="22"/>
                <w:lang w:val="en-GB"/>
              </w:rPr>
              <w:fldChar w:fldCharType="end"/>
            </w:r>
            <w:r w:rsidR="00D84EA6">
              <w:rPr>
                <w:rStyle w:val="Hyperlink"/>
                <w:rFonts w:ascii="Arial" w:hAnsi="Arial"/>
                <w:sz w:val="22"/>
                <w:lang w:val="en-GB"/>
              </w:rPr>
              <w:t xml:space="preserve"> </w:t>
            </w:r>
          </w:p>
        </w:tc>
      </w:tr>
      <w:tr w:rsidR="00403329" w:rsidRPr="006A636C" w14:paraId="1A8850DD" w14:textId="77777777">
        <w:tc>
          <w:tcPr>
            <w:tcW w:w="2338" w:type="dxa"/>
          </w:tcPr>
          <w:p w14:paraId="56ACEC9B" w14:textId="21012138" w:rsidR="00403329" w:rsidRPr="000136C4" w:rsidRDefault="00F04E57">
            <w:pPr>
              <w:rPr>
                <w:b/>
                <w:lang w:val="en-GB"/>
              </w:rPr>
            </w:pPr>
            <w:r>
              <w:rPr>
                <w:b/>
                <w:lang w:val="en-GB"/>
              </w:rPr>
              <w:t>Contributors</w:t>
            </w:r>
          </w:p>
        </w:tc>
        <w:tc>
          <w:tcPr>
            <w:tcW w:w="6873" w:type="dxa"/>
            <w:vAlign w:val="center"/>
          </w:tcPr>
          <w:p w14:paraId="0DB226AE" w14:textId="79A90A70" w:rsidR="00D84EA6" w:rsidRPr="0062312A" w:rsidRDefault="00D84EA6" w:rsidP="0003651F">
            <w:r w:rsidRPr="0062312A">
              <w:t>Karin Bredenberg, National Archives of Sweden</w:t>
            </w:r>
            <w:r w:rsidRPr="0062312A">
              <w:br/>
            </w:r>
            <w:hyperlink r:id="rId11" w:history="1">
              <w:r w:rsidRPr="0062312A">
                <w:rPr>
                  <w:rStyle w:val="Hyperlink"/>
                  <w:rFonts w:ascii="Arial" w:hAnsi="Arial"/>
                  <w:sz w:val="22"/>
                </w:rPr>
                <w:t>karin.bredenberg@riksarkivet.se</w:t>
              </w:r>
            </w:hyperlink>
            <w:r>
              <w:t xml:space="preserve"> </w:t>
            </w:r>
          </w:p>
          <w:p w14:paraId="42FDE953" w14:textId="77777777" w:rsidR="00403329" w:rsidRPr="000136C4" w:rsidRDefault="00403329" w:rsidP="0003651F">
            <w:pPr>
              <w:rPr>
                <w:lang w:val="en-GB"/>
              </w:rPr>
            </w:pPr>
            <w:r w:rsidRPr="000136C4">
              <w:rPr>
                <w:lang w:val="en-GB"/>
              </w:rPr>
              <w:t xml:space="preserve">Hedi Bruggisser, </w:t>
            </w:r>
            <w:r w:rsidRPr="000136C4">
              <w:rPr>
                <w:noProof/>
                <w:spacing w:val="2"/>
                <w:szCs w:val="24"/>
                <w:lang w:val="en-GB"/>
              </w:rPr>
              <w:t>T</w:t>
            </w:r>
            <w:r w:rsidRPr="000136C4">
              <w:rPr>
                <w:noProof/>
                <w:szCs w:val="24"/>
                <w:lang w:val="en-GB"/>
              </w:rPr>
              <w:t>h</w:t>
            </w:r>
            <w:r w:rsidRPr="000136C4">
              <w:rPr>
                <w:noProof/>
                <w:spacing w:val="-1"/>
                <w:szCs w:val="24"/>
                <w:lang w:val="en-GB"/>
              </w:rPr>
              <w:t>u</w:t>
            </w:r>
            <w:r w:rsidRPr="000136C4">
              <w:rPr>
                <w:noProof/>
                <w:spacing w:val="-2"/>
                <w:szCs w:val="24"/>
                <w:lang w:val="en-GB"/>
              </w:rPr>
              <w:t>r</w:t>
            </w:r>
            <w:r w:rsidRPr="000136C4">
              <w:rPr>
                <w:noProof/>
                <w:szCs w:val="24"/>
                <w:lang w:val="en-GB"/>
              </w:rPr>
              <w:t>g</w:t>
            </w:r>
            <w:r w:rsidRPr="000136C4">
              <w:rPr>
                <w:noProof/>
                <w:spacing w:val="-1"/>
                <w:szCs w:val="24"/>
                <w:lang w:val="en-GB"/>
              </w:rPr>
              <w:t>a</w:t>
            </w:r>
            <w:r w:rsidRPr="000136C4">
              <w:rPr>
                <w:noProof/>
                <w:szCs w:val="24"/>
                <w:lang w:val="en-GB"/>
              </w:rPr>
              <w:t>u State Archives</w:t>
            </w:r>
            <w:r w:rsidRPr="000136C4">
              <w:rPr>
                <w:lang w:val="en-GB"/>
              </w:rPr>
              <w:t>,</w:t>
            </w:r>
            <w:r w:rsidRPr="000136C4">
              <w:rPr>
                <w:lang w:val="en-GB"/>
              </w:rPr>
              <w:br/>
            </w:r>
            <w:r w:rsidR="00C61BF8">
              <w:fldChar w:fldCharType="begin"/>
            </w:r>
            <w:r w:rsidR="00C61BF8" w:rsidRPr="006A636C">
              <w:rPr>
                <w:lang w:val="en-US"/>
                <w:rPrChange w:id="11" w:author="Hartwig Thomas" w:date="2015-11-13T14:59:00Z">
                  <w:rPr/>
                </w:rPrChange>
              </w:rPr>
              <w:instrText xml:space="preserve"> HYPERLINK "mailto:hedi.bruggisser@tg.ch" </w:instrText>
            </w:r>
            <w:r w:rsidR="00C61BF8">
              <w:fldChar w:fldCharType="separate"/>
            </w:r>
            <w:r w:rsidRPr="000136C4">
              <w:rPr>
                <w:rStyle w:val="Hyperlink"/>
                <w:rFonts w:ascii="Arial" w:hAnsi="Arial"/>
                <w:sz w:val="22"/>
                <w:lang w:val="en-GB"/>
              </w:rPr>
              <w:t>hedi.bruggisser@tg.ch</w:t>
            </w:r>
            <w:r w:rsidR="00C61BF8">
              <w:rPr>
                <w:rStyle w:val="Hyperlink"/>
                <w:rFonts w:ascii="Arial" w:hAnsi="Arial"/>
                <w:sz w:val="22"/>
                <w:lang w:val="en-GB"/>
              </w:rPr>
              <w:fldChar w:fldCharType="end"/>
            </w:r>
            <w:r w:rsidRPr="000136C4">
              <w:rPr>
                <w:lang w:val="en-GB"/>
              </w:rPr>
              <w:t xml:space="preserve"> </w:t>
            </w:r>
          </w:p>
          <w:p w14:paraId="0180F3B0" w14:textId="43641F9C" w:rsidR="00730CCF" w:rsidRPr="0062312A" w:rsidRDefault="00403329" w:rsidP="0003651F">
            <w:pPr>
              <w:rPr>
                <w:color w:val="0000FF"/>
                <w:u w:val="single"/>
                <w:lang w:val="en-US"/>
              </w:rPr>
            </w:pPr>
            <w:r w:rsidRPr="000F61FA">
              <w:rPr>
                <w:lang w:val="en-US"/>
              </w:rPr>
              <w:t>Georg Büchler, KOST,</w:t>
            </w:r>
            <w:r w:rsidRPr="000F61FA">
              <w:rPr>
                <w:lang w:val="en-US"/>
              </w:rPr>
              <w:br/>
            </w:r>
            <w:r w:rsidR="00C61BF8">
              <w:fldChar w:fldCharType="begin"/>
            </w:r>
            <w:r w:rsidR="00C61BF8" w:rsidRPr="006A636C">
              <w:rPr>
                <w:lang w:val="en-US"/>
                <w:rPrChange w:id="12" w:author="Hartwig Thomas" w:date="2015-11-13T14:59:00Z">
                  <w:rPr/>
                </w:rPrChange>
              </w:rPr>
              <w:instrText xml:space="preserve"> HYPERLINK "mailto:georg.buechler@kost.admin.ch" </w:instrText>
            </w:r>
            <w:r w:rsidR="00C61BF8">
              <w:fldChar w:fldCharType="separate"/>
            </w:r>
            <w:r w:rsidRPr="000F61FA">
              <w:rPr>
                <w:rStyle w:val="Hyperlink"/>
                <w:rFonts w:ascii="Arial" w:hAnsi="Arial"/>
                <w:sz w:val="22"/>
                <w:lang w:val="en-US"/>
              </w:rPr>
              <w:t>georg.buechler@kost.admin.ch</w:t>
            </w:r>
            <w:r w:rsidR="00C61BF8">
              <w:rPr>
                <w:rStyle w:val="Hyperlink"/>
                <w:rFonts w:ascii="Arial" w:hAnsi="Arial"/>
                <w:sz w:val="22"/>
                <w:lang w:val="en-US"/>
              </w:rPr>
              <w:fldChar w:fldCharType="end"/>
            </w:r>
            <w:r w:rsidR="00D84EA6" w:rsidRPr="000F61FA">
              <w:rPr>
                <w:rStyle w:val="Hyperlink"/>
                <w:rFonts w:ascii="Arial" w:hAnsi="Arial"/>
                <w:sz w:val="22"/>
                <w:lang w:val="en-US"/>
              </w:rPr>
              <w:t xml:space="preserve"> </w:t>
            </w:r>
            <w:r w:rsidR="00730CCF" w:rsidRPr="0062312A">
              <w:rPr>
                <w:rStyle w:val="Hyperlink"/>
                <w:rFonts w:ascii="Arial" w:hAnsi="Arial"/>
                <w:sz w:val="22"/>
                <w:lang w:val="en-US"/>
              </w:rPr>
              <w:t>Janet Delve, University of Port</w:t>
            </w:r>
            <w:r w:rsidR="00730CCF" w:rsidRPr="0062312A">
              <w:rPr>
                <w:rStyle w:val="Hyperlink"/>
                <w:rFonts w:ascii="Arial" w:hAnsi="Arial"/>
                <w:sz w:val="22"/>
                <w:lang w:val="en-US"/>
              </w:rPr>
              <w:t>s</w:t>
            </w:r>
            <w:r w:rsidR="00730CCF" w:rsidRPr="0062312A">
              <w:rPr>
                <w:rStyle w:val="Hyperlink"/>
                <w:rFonts w:ascii="Arial" w:hAnsi="Arial"/>
                <w:sz w:val="22"/>
                <w:lang w:val="en-US"/>
              </w:rPr>
              <w:t>mouth</w:t>
            </w:r>
            <w:r w:rsidR="00730CCF" w:rsidRPr="0062312A">
              <w:rPr>
                <w:rStyle w:val="Hyperlink"/>
                <w:rFonts w:ascii="Arial" w:hAnsi="Arial"/>
                <w:sz w:val="22"/>
                <w:lang w:val="en-US"/>
              </w:rPr>
              <w:br/>
            </w:r>
            <w:r w:rsidR="00C61BF8">
              <w:fldChar w:fldCharType="begin"/>
            </w:r>
            <w:r w:rsidR="00C61BF8" w:rsidRPr="006A636C">
              <w:rPr>
                <w:lang w:val="en-US"/>
                <w:rPrChange w:id="13" w:author="Hartwig Thomas" w:date="2015-11-13T14:59:00Z">
                  <w:rPr/>
                </w:rPrChange>
              </w:rPr>
              <w:instrText xml:space="preserve"> HYPERLINK "mailto:janet.delve@port.ac.uk" </w:instrText>
            </w:r>
            <w:r w:rsidR="00C61BF8">
              <w:fldChar w:fldCharType="separate"/>
            </w:r>
            <w:r w:rsidR="00730CCF" w:rsidRPr="0062312A">
              <w:rPr>
                <w:rStyle w:val="Hyperlink"/>
                <w:rFonts w:ascii="Arial" w:hAnsi="Arial"/>
                <w:sz w:val="22"/>
                <w:lang w:val="en-US"/>
              </w:rPr>
              <w:t>janet.delve@port.ac.uk</w:t>
            </w:r>
            <w:r w:rsidR="00C61BF8">
              <w:rPr>
                <w:rStyle w:val="Hyperlink"/>
                <w:rFonts w:ascii="Arial" w:hAnsi="Arial"/>
                <w:sz w:val="22"/>
                <w:lang w:val="en-US"/>
              </w:rPr>
              <w:fldChar w:fldCharType="end"/>
            </w:r>
            <w:r w:rsidR="00730CCF">
              <w:rPr>
                <w:color w:val="0000FF"/>
                <w:u w:val="single"/>
                <w:lang w:val="en-US"/>
              </w:rPr>
              <w:t xml:space="preserve"> </w:t>
            </w:r>
          </w:p>
          <w:p w14:paraId="3E475684" w14:textId="7CE05070" w:rsidR="00F04E57" w:rsidRPr="0062312A" w:rsidRDefault="00F04E57" w:rsidP="00F04E57">
            <w:pPr>
              <w:rPr>
                <w:lang w:val="fr-CH"/>
              </w:rPr>
            </w:pPr>
            <w:r w:rsidRPr="0062312A">
              <w:rPr>
                <w:lang w:val="fr-CH"/>
              </w:rPr>
              <w:t>Boris Domajnko, Slovenian National Archives,</w:t>
            </w:r>
            <w:r w:rsidRPr="0062312A">
              <w:rPr>
                <w:lang w:val="fr-CH"/>
              </w:rPr>
              <w:br/>
            </w:r>
            <w:r w:rsidR="00C61BF8">
              <w:fldChar w:fldCharType="begin"/>
            </w:r>
            <w:r w:rsidR="00C61BF8" w:rsidRPr="006A636C">
              <w:rPr>
                <w:lang w:val="fr-CH"/>
                <w:rPrChange w:id="14" w:author="Hartwig Thomas" w:date="2015-11-13T14:59:00Z">
                  <w:rPr/>
                </w:rPrChange>
              </w:rPr>
              <w:instrText xml:space="preserve"> HYPERLINK "mailto:boris.domajnko@gov.si" </w:instrText>
            </w:r>
            <w:r w:rsidR="00C61BF8">
              <w:fldChar w:fldCharType="separate"/>
            </w:r>
            <w:r w:rsidR="00D84EA6" w:rsidRPr="0062312A">
              <w:rPr>
                <w:rStyle w:val="Hyperlink"/>
                <w:rFonts w:ascii="Arial" w:hAnsi="Arial"/>
                <w:sz w:val="22"/>
                <w:lang w:val="fr-CH"/>
              </w:rPr>
              <w:t>boris.domajnko@gov.si</w:t>
            </w:r>
            <w:r w:rsidR="00C61BF8">
              <w:rPr>
                <w:rStyle w:val="Hyperlink"/>
                <w:rFonts w:ascii="Arial" w:hAnsi="Arial"/>
                <w:sz w:val="22"/>
                <w:lang w:val="fr-CH"/>
              </w:rPr>
              <w:fldChar w:fldCharType="end"/>
            </w:r>
            <w:r w:rsidR="00D84EA6">
              <w:rPr>
                <w:lang w:val="fr-CH"/>
              </w:rPr>
              <w:t xml:space="preserve"> </w:t>
            </w:r>
          </w:p>
          <w:p w14:paraId="188E03FA" w14:textId="77777777" w:rsidR="00403329" w:rsidRDefault="00403329" w:rsidP="0003651F">
            <w:pPr>
              <w:rPr>
                <w:lang w:val="fr-CH"/>
              </w:rPr>
            </w:pPr>
            <w:r w:rsidRPr="000040A2">
              <w:rPr>
                <w:lang w:val="fr-CH"/>
              </w:rPr>
              <w:t xml:space="preserve">Alain Dubois, </w:t>
            </w:r>
            <w:r w:rsidRPr="000040A2">
              <w:rPr>
                <w:noProof/>
                <w:spacing w:val="7"/>
                <w:szCs w:val="24"/>
                <w:lang w:val="fr-CH"/>
              </w:rPr>
              <w:t>Valais</w:t>
            </w:r>
            <w:r w:rsidRPr="000040A2">
              <w:rPr>
                <w:noProof/>
                <w:spacing w:val="1"/>
                <w:szCs w:val="24"/>
                <w:lang w:val="fr-CH"/>
              </w:rPr>
              <w:t xml:space="preserve"> </w:t>
            </w:r>
            <w:r w:rsidRPr="000040A2">
              <w:rPr>
                <w:szCs w:val="24"/>
                <w:lang w:val="fr-CH"/>
              </w:rPr>
              <w:t>State Archives</w:t>
            </w:r>
            <w:r w:rsidRPr="000040A2">
              <w:rPr>
                <w:lang w:val="fr-CH"/>
              </w:rPr>
              <w:t>,</w:t>
            </w:r>
            <w:r w:rsidRPr="000040A2">
              <w:rPr>
                <w:lang w:val="fr-CH"/>
              </w:rPr>
              <w:br/>
            </w:r>
            <w:r w:rsidR="00C61BF8">
              <w:fldChar w:fldCharType="begin"/>
            </w:r>
            <w:r w:rsidR="00C61BF8" w:rsidRPr="006A636C">
              <w:rPr>
                <w:lang w:val="fr-CH"/>
                <w:rPrChange w:id="15" w:author="Hartwig Thomas" w:date="2015-11-13T14:59:00Z">
                  <w:rPr/>
                </w:rPrChange>
              </w:rPr>
              <w:instrText xml:space="preserve"> HYPERLINK "mailto:alain.dubois@admin.vs.ch" </w:instrText>
            </w:r>
            <w:r w:rsidR="00C61BF8">
              <w:fldChar w:fldCharType="separate"/>
            </w:r>
            <w:r w:rsidRPr="000040A2">
              <w:rPr>
                <w:rStyle w:val="Hyperlink"/>
                <w:rFonts w:ascii="Arial" w:hAnsi="Arial"/>
                <w:sz w:val="22"/>
                <w:lang w:val="fr-CH"/>
              </w:rPr>
              <w:t>alain.dubois@admin.vs.ch</w:t>
            </w:r>
            <w:r w:rsidR="00C61BF8">
              <w:rPr>
                <w:rStyle w:val="Hyperlink"/>
                <w:rFonts w:ascii="Arial" w:hAnsi="Arial"/>
                <w:sz w:val="22"/>
                <w:lang w:val="fr-CH"/>
              </w:rPr>
              <w:fldChar w:fldCharType="end"/>
            </w:r>
            <w:r w:rsidRPr="000040A2">
              <w:rPr>
                <w:lang w:val="fr-CH"/>
              </w:rPr>
              <w:t xml:space="preserve"> </w:t>
            </w:r>
          </w:p>
          <w:p w14:paraId="7B8589C0" w14:textId="05893F32" w:rsidR="00D84EA6" w:rsidRPr="0062312A" w:rsidRDefault="00D84EA6" w:rsidP="0003651F">
            <w:pPr>
              <w:rPr>
                <w:lang w:val="en-US"/>
              </w:rPr>
            </w:pPr>
            <w:r w:rsidRPr="0062312A">
              <w:rPr>
                <w:lang w:val="en-US"/>
              </w:rPr>
              <w:lastRenderedPageBreak/>
              <w:t>Bruno Ferreira, K</w:t>
            </w:r>
            <w:ins w:id="16" w:author="Hartwig Thomas" w:date="2015-11-09T12:30:00Z">
              <w:r w:rsidR="002C4319">
                <w:rPr>
                  <w:lang w:val="en-US"/>
                </w:rPr>
                <w:t>EEP</w:t>
              </w:r>
            </w:ins>
            <w:del w:id="17" w:author="Hartwig Thomas" w:date="2015-11-09T12:30:00Z">
              <w:r w:rsidRPr="0062312A" w:rsidDel="002C4319">
                <w:rPr>
                  <w:lang w:val="en-US"/>
                </w:rPr>
                <w:delText>eep</w:delText>
              </w:r>
            </w:del>
            <w:r w:rsidRPr="0062312A">
              <w:rPr>
                <w:lang w:val="en-US"/>
              </w:rPr>
              <w:t xml:space="preserve"> S</w:t>
            </w:r>
            <w:ins w:id="18" w:author="Hartwig Thomas" w:date="2015-11-09T12:30:00Z">
              <w:r w:rsidR="002C4319">
                <w:rPr>
                  <w:lang w:val="en-US"/>
                </w:rPr>
                <w:t>OLUTIONS</w:t>
              </w:r>
            </w:ins>
            <w:del w:id="19" w:author="Hartwig Thomas" w:date="2015-11-09T12:30:00Z">
              <w:r w:rsidRPr="0062312A" w:rsidDel="002C4319">
                <w:rPr>
                  <w:lang w:val="en-US"/>
                </w:rPr>
                <w:delText>olutions</w:delText>
              </w:r>
            </w:del>
            <w:r w:rsidRPr="0062312A">
              <w:rPr>
                <w:lang w:val="en-US"/>
              </w:rPr>
              <w:t>, LDA</w:t>
            </w:r>
            <w:r w:rsidRPr="0062312A">
              <w:rPr>
                <w:lang w:val="en-US"/>
              </w:rPr>
              <w:br/>
            </w:r>
            <w:r w:rsidR="00C61BF8">
              <w:fldChar w:fldCharType="begin"/>
            </w:r>
            <w:r w:rsidR="00C61BF8" w:rsidRPr="006A636C">
              <w:rPr>
                <w:lang w:val="en-US"/>
                <w:rPrChange w:id="20" w:author="Hartwig Thomas" w:date="2015-11-13T14:59:00Z">
                  <w:rPr/>
                </w:rPrChange>
              </w:rPr>
              <w:instrText xml:space="preserve"> HYPERLINK "mailto:bferreira@keep.pt" </w:instrText>
            </w:r>
            <w:r w:rsidR="00C61BF8">
              <w:fldChar w:fldCharType="separate"/>
            </w:r>
            <w:r w:rsidRPr="0062312A">
              <w:rPr>
                <w:rStyle w:val="Hyperlink"/>
                <w:rFonts w:ascii="Arial" w:hAnsi="Arial"/>
                <w:sz w:val="22"/>
                <w:lang w:val="en-US"/>
              </w:rPr>
              <w:t>bferreira@keep.pt</w:t>
            </w:r>
            <w:r w:rsidR="00C61BF8">
              <w:rPr>
                <w:rStyle w:val="Hyperlink"/>
                <w:rFonts w:ascii="Arial" w:hAnsi="Arial"/>
                <w:sz w:val="22"/>
                <w:lang w:val="en-US"/>
              </w:rPr>
              <w:fldChar w:fldCharType="end"/>
            </w:r>
            <w:r>
              <w:rPr>
                <w:lang w:val="en-US"/>
              </w:rPr>
              <w:t xml:space="preserve"> </w:t>
            </w:r>
          </w:p>
          <w:p w14:paraId="1E68CCE9" w14:textId="753F6658" w:rsidR="00F04E57" w:rsidRPr="000F61FA" w:rsidRDefault="00F04E57" w:rsidP="00F04E57">
            <w:pPr>
              <w:rPr>
                <w:lang w:val="en-US"/>
              </w:rPr>
            </w:pPr>
            <w:r w:rsidRPr="000F61FA">
              <w:rPr>
                <w:lang w:val="en-US"/>
              </w:rPr>
              <w:t>Arne-Kristian Groven, National Archives Norway (</w:t>
            </w:r>
            <w:ins w:id="21" w:author="Hartwig Thomas" w:date="2015-11-09T12:30:00Z">
              <w:r w:rsidR="002C4319">
                <w:rPr>
                  <w:lang w:val="en-US"/>
                </w:rPr>
                <w:t>Riksarkivet</w:t>
              </w:r>
            </w:ins>
            <w:del w:id="22" w:author="Hartwig Thomas" w:date="2015-11-09T12:30:00Z">
              <w:r w:rsidR="002C4319" w:rsidDel="002C4319">
                <w:rPr>
                  <w:lang w:val="en-US"/>
                </w:rPr>
                <w:delText>Arki</w:delText>
              </w:r>
              <w:r w:rsidR="002C4319" w:rsidDel="002C4319">
                <w:rPr>
                  <w:lang w:val="en-US"/>
                </w:rPr>
                <w:delText>v</w:delText>
              </w:r>
              <w:r w:rsidR="002C4319" w:rsidDel="002C4319">
                <w:rPr>
                  <w:lang w:val="en-US"/>
                </w:rPr>
                <w:delText>verket</w:delText>
              </w:r>
            </w:del>
            <w:r w:rsidRPr="000F61FA">
              <w:rPr>
                <w:lang w:val="en-US"/>
              </w:rPr>
              <w:t>)</w:t>
            </w:r>
            <w:r w:rsidRPr="000F61FA">
              <w:rPr>
                <w:lang w:val="en-US"/>
              </w:rPr>
              <w:br/>
            </w:r>
            <w:r w:rsidR="00C61BF8">
              <w:fldChar w:fldCharType="begin"/>
            </w:r>
            <w:r w:rsidR="00C61BF8" w:rsidRPr="006A636C">
              <w:rPr>
                <w:lang w:val="en-US"/>
                <w:rPrChange w:id="23" w:author="Hartwig Thomas" w:date="2015-11-13T14:59:00Z">
                  <w:rPr/>
                </w:rPrChange>
              </w:rPr>
              <w:instrText xml:space="preserve"> HYPERLINK "mailto:arngro@arkivverket.no" </w:instrText>
            </w:r>
            <w:r w:rsidR="00C61BF8">
              <w:fldChar w:fldCharType="separate"/>
            </w:r>
            <w:r w:rsidR="00D84EA6" w:rsidRPr="000F61FA">
              <w:rPr>
                <w:rStyle w:val="Hyperlink"/>
                <w:rFonts w:ascii="Arial" w:hAnsi="Arial"/>
                <w:sz w:val="22"/>
                <w:lang w:val="en-US"/>
              </w:rPr>
              <w:t>arngro@arkivverket.no</w:t>
            </w:r>
            <w:r w:rsidR="00C61BF8">
              <w:rPr>
                <w:rStyle w:val="Hyperlink"/>
                <w:rFonts w:ascii="Arial" w:hAnsi="Arial"/>
                <w:sz w:val="22"/>
                <w:lang w:val="en-US"/>
              </w:rPr>
              <w:fldChar w:fldCharType="end"/>
            </w:r>
            <w:r w:rsidR="00D84EA6" w:rsidRPr="000F61FA">
              <w:rPr>
                <w:lang w:val="en-US"/>
              </w:rPr>
              <w:t xml:space="preserve"> </w:t>
            </w:r>
          </w:p>
          <w:p w14:paraId="498105B4" w14:textId="77777777" w:rsidR="006A636C" w:rsidRPr="0062312A" w:rsidRDefault="006A636C" w:rsidP="006A636C">
            <w:pPr>
              <w:rPr>
                <w:ins w:id="24" w:author="Hartwig Thomas" w:date="2015-11-13T14:59:00Z"/>
                <w:rStyle w:val="Hyperlink"/>
                <w:rFonts w:ascii="Arial" w:hAnsi="Arial"/>
                <w:sz w:val="22"/>
                <w:lang w:val="en-GB"/>
              </w:rPr>
            </w:pPr>
            <w:ins w:id="25" w:author="Hartwig Thomas" w:date="2015-11-13T14:59:00Z">
              <w:r w:rsidRPr="0062312A">
                <w:rPr>
                  <w:lang w:val="en-GB"/>
                </w:rPr>
                <w:t>Martin Kaiser, KOST,</w:t>
              </w:r>
              <w:r w:rsidRPr="0062312A">
                <w:rPr>
                  <w:lang w:val="en-GB"/>
                </w:rPr>
                <w:br/>
              </w:r>
              <w:r>
                <w:fldChar w:fldCharType="begin"/>
              </w:r>
              <w:r w:rsidRPr="003D0FF9">
                <w:rPr>
                  <w:lang w:val="en-GB"/>
                </w:rPr>
                <w:instrText xml:space="preserve"> HYPERLINK "mailto:martin.kaiser@kost.admin.ch" </w:instrText>
              </w:r>
              <w:r>
                <w:fldChar w:fldCharType="separate"/>
              </w:r>
              <w:r w:rsidRPr="0062312A">
                <w:rPr>
                  <w:rStyle w:val="Hyperlink"/>
                  <w:rFonts w:ascii="Arial" w:hAnsi="Arial"/>
                  <w:sz w:val="22"/>
                  <w:lang w:val="en-GB"/>
                </w:rPr>
                <w:t>martin.kaiser@kost.admin.ch</w:t>
              </w:r>
              <w:r>
                <w:rPr>
                  <w:rStyle w:val="Hyperlink"/>
                  <w:rFonts w:ascii="Arial" w:hAnsi="Arial"/>
                  <w:sz w:val="22"/>
                  <w:lang w:val="en-GB"/>
                </w:rPr>
                <w:fldChar w:fldCharType="end"/>
              </w:r>
              <w:r w:rsidRPr="0062312A">
                <w:rPr>
                  <w:rStyle w:val="Hyperlink"/>
                  <w:rFonts w:ascii="Arial" w:hAnsi="Arial"/>
                  <w:sz w:val="22"/>
                  <w:lang w:val="en-GB"/>
                </w:rPr>
                <w:t xml:space="preserve"> </w:t>
              </w:r>
            </w:ins>
          </w:p>
          <w:p w14:paraId="4B2533B4" w14:textId="546446AA" w:rsidR="00403329" w:rsidRPr="000F61FA" w:rsidRDefault="00403329" w:rsidP="00662A39">
            <w:pPr>
              <w:rPr>
                <w:lang w:val="en-US"/>
              </w:rPr>
            </w:pPr>
            <w:bookmarkStart w:id="26" w:name="_GoBack"/>
            <w:bookmarkEnd w:id="26"/>
            <w:r w:rsidRPr="000F61FA">
              <w:rPr>
                <w:lang w:val="en-US"/>
              </w:rPr>
              <w:t xml:space="preserve">Lambert Kansy, </w:t>
            </w:r>
            <w:r w:rsidRPr="000F61FA">
              <w:rPr>
                <w:noProof/>
                <w:spacing w:val="-1"/>
                <w:szCs w:val="24"/>
                <w:lang w:val="en-US"/>
              </w:rPr>
              <w:t>B</w:t>
            </w:r>
            <w:r w:rsidRPr="000F61FA">
              <w:rPr>
                <w:noProof/>
                <w:szCs w:val="24"/>
                <w:lang w:val="en-US"/>
              </w:rPr>
              <w:t>as</w:t>
            </w:r>
            <w:r w:rsidRPr="000F61FA">
              <w:rPr>
                <w:noProof/>
                <w:spacing w:val="-1"/>
                <w:szCs w:val="24"/>
                <w:lang w:val="en-US"/>
              </w:rPr>
              <w:t>e</w:t>
            </w:r>
            <w:r w:rsidRPr="000F61FA">
              <w:rPr>
                <w:noProof/>
                <w:szCs w:val="24"/>
                <w:lang w:val="en-US"/>
              </w:rPr>
              <w:t xml:space="preserve">l </w:t>
            </w:r>
            <w:r w:rsidRPr="000F61FA">
              <w:rPr>
                <w:noProof/>
                <w:spacing w:val="-1"/>
                <w:szCs w:val="24"/>
                <w:lang w:val="en-US"/>
              </w:rPr>
              <w:t>S</w:t>
            </w:r>
            <w:r w:rsidRPr="000F61FA">
              <w:rPr>
                <w:noProof/>
                <w:spacing w:val="1"/>
                <w:szCs w:val="24"/>
                <w:lang w:val="en-US"/>
              </w:rPr>
              <w:t>t</w:t>
            </w:r>
            <w:r w:rsidRPr="000F61FA">
              <w:rPr>
                <w:noProof/>
                <w:szCs w:val="24"/>
                <w:lang w:val="en-US"/>
              </w:rPr>
              <w:t>a</w:t>
            </w:r>
            <w:r w:rsidRPr="000F61FA">
              <w:rPr>
                <w:noProof/>
                <w:spacing w:val="-1"/>
                <w:szCs w:val="24"/>
                <w:lang w:val="en-US"/>
              </w:rPr>
              <w:t>d</w:t>
            </w:r>
            <w:r w:rsidRPr="000F61FA">
              <w:rPr>
                <w:noProof/>
                <w:spacing w:val="1"/>
                <w:szCs w:val="24"/>
                <w:lang w:val="en-US"/>
              </w:rPr>
              <w:t xml:space="preserve">t </w:t>
            </w:r>
            <w:r w:rsidRPr="000F61FA">
              <w:rPr>
                <w:szCs w:val="24"/>
                <w:lang w:val="en-US"/>
              </w:rPr>
              <w:t>State Archives</w:t>
            </w:r>
            <w:r w:rsidRPr="000F61FA">
              <w:rPr>
                <w:lang w:val="en-US"/>
              </w:rPr>
              <w:t>,</w:t>
            </w:r>
            <w:r w:rsidRPr="000F61FA">
              <w:rPr>
                <w:lang w:val="en-US"/>
              </w:rPr>
              <w:br/>
            </w:r>
            <w:r w:rsidR="00C61BF8">
              <w:fldChar w:fldCharType="begin"/>
            </w:r>
            <w:r w:rsidR="00C61BF8" w:rsidRPr="006A636C">
              <w:rPr>
                <w:lang w:val="en-US"/>
                <w:rPrChange w:id="27" w:author="Hartwig Thomas" w:date="2015-11-13T14:59:00Z">
                  <w:rPr/>
                </w:rPrChange>
              </w:rPr>
              <w:instrText xml:space="preserve"> HYPERLINK "mailto:lambert.kansy@bs.ch" </w:instrText>
            </w:r>
            <w:r w:rsidR="00C61BF8">
              <w:fldChar w:fldCharType="separate"/>
            </w:r>
            <w:r w:rsidRPr="000F61FA">
              <w:rPr>
                <w:rStyle w:val="Hyperlink"/>
                <w:rFonts w:ascii="Arial" w:hAnsi="Arial"/>
                <w:sz w:val="22"/>
                <w:lang w:val="en-US"/>
              </w:rPr>
              <w:t>lambert.kansy@bs.ch</w:t>
            </w:r>
            <w:r w:rsidR="00C61BF8">
              <w:rPr>
                <w:rStyle w:val="Hyperlink"/>
                <w:rFonts w:ascii="Arial" w:hAnsi="Arial"/>
                <w:sz w:val="22"/>
                <w:lang w:val="en-US"/>
              </w:rPr>
              <w:fldChar w:fldCharType="end"/>
            </w:r>
            <w:r w:rsidR="00D84EA6" w:rsidRPr="000F61FA">
              <w:rPr>
                <w:rStyle w:val="Hyperlink"/>
                <w:rFonts w:ascii="Arial" w:hAnsi="Arial"/>
                <w:sz w:val="22"/>
                <w:lang w:val="en-US"/>
              </w:rPr>
              <w:t xml:space="preserve"> </w:t>
            </w:r>
          </w:p>
          <w:p w14:paraId="6D3D60BF" w14:textId="25F7CB6A" w:rsidR="00403329" w:rsidRPr="000F61FA" w:rsidRDefault="00403329" w:rsidP="00662A39">
            <w:pPr>
              <w:rPr>
                <w:rStyle w:val="Hyperlink"/>
                <w:rFonts w:ascii="Arial" w:hAnsi="Arial"/>
                <w:sz w:val="22"/>
                <w:lang w:val="en-US"/>
              </w:rPr>
            </w:pPr>
            <w:r w:rsidRPr="000F61FA">
              <w:rPr>
                <w:lang w:val="en-US"/>
              </w:rPr>
              <w:t xml:space="preserve">Markus Lischer, </w:t>
            </w:r>
            <w:r w:rsidRPr="000F61FA">
              <w:rPr>
                <w:noProof/>
                <w:spacing w:val="-1"/>
                <w:szCs w:val="24"/>
                <w:lang w:val="en-US"/>
              </w:rPr>
              <w:t xml:space="preserve">Lucerne </w:t>
            </w:r>
            <w:r w:rsidRPr="000F61FA">
              <w:rPr>
                <w:szCs w:val="24"/>
                <w:lang w:val="en-US"/>
              </w:rPr>
              <w:t>State Archives</w:t>
            </w:r>
            <w:r w:rsidRPr="000F61FA">
              <w:rPr>
                <w:lang w:val="en-US"/>
              </w:rPr>
              <w:t>,</w:t>
            </w:r>
            <w:r w:rsidRPr="000F61FA">
              <w:rPr>
                <w:lang w:val="en-US"/>
              </w:rPr>
              <w:br/>
            </w:r>
            <w:r w:rsidR="00C61BF8">
              <w:fldChar w:fldCharType="begin"/>
            </w:r>
            <w:r w:rsidR="00C61BF8" w:rsidRPr="006A636C">
              <w:rPr>
                <w:lang w:val="en-US"/>
                <w:rPrChange w:id="28" w:author="Hartwig Thomas" w:date="2015-11-13T14:59:00Z">
                  <w:rPr/>
                </w:rPrChange>
              </w:rPr>
              <w:instrText xml:space="preserve"> HYPERLINK "mailto:markus.lischer@lu.ch" </w:instrText>
            </w:r>
            <w:r w:rsidR="00C61BF8">
              <w:fldChar w:fldCharType="separate"/>
            </w:r>
            <w:r w:rsidRPr="000F61FA">
              <w:rPr>
                <w:rStyle w:val="Hyperlink"/>
                <w:rFonts w:ascii="Arial" w:hAnsi="Arial"/>
                <w:sz w:val="22"/>
                <w:lang w:val="en-US"/>
              </w:rPr>
              <w:t>markus.lischer@lu.ch</w:t>
            </w:r>
            <w:r w:rsidR="00C61BF8">
              <w:rPr>
                <w:rStyle w:val="Hyperlink"/>
                <w:rFonts w:ascii="Arial" w:hAnsi="Arial"/>
                <w:sz w:val="22"/>
                <w:lang w:val="en-US"/>
              </w:rPr>
              <w:fldChar w:fldCharType="end"/>
            </w:r>
            <w:r w:rsidR="00D84EA6" w:rsidRPr="000F61FA">
              <w:rPr>
                <w:rStyle w:val="Hyperlink"/>
                <w:rFonts w:ascii="Arial" w:hAnsi="Arial"/>
                <w:sz w:val="22"/>
                <w:lang w:val="en-US"/>
              </w:rPr>
              <w:t xml:space="preserve"> </w:t>
            </w:r>
          </w:p>
          <w:p w14:paraId="2E436B50" w14:textId="78840375" w:rsidR="00D84EA6" w:rsidRPr="000F61FA" w:rsidRDefault="00D84EA6" w:rsidP="00662A39">
            <w:pPr>
              <w:rPr>
                <w:rStyle w:val="Hyperlink"/>
                <w:rFonts w:ascii="Arial" w:hAnsi="Arial"/>
                <w:sz w:val="22"/>
                <w:lang w:val="en-US"/>
              </w:rPr>
            </w:pPr>
            <w:r w:rsidRPr="000F61FA">
              <w:rPr>
                <w:rStyle w:val="Hyperlink"/>
                <w:rFonts w:ascii="Arial" w:hAnsi="Arial"/>
                <w:sz w:val="22"/>
                <w:lang w:val="en-US"/>
              </w:rPr>
              <w:t>Zoltán Lux, National Archives of Hungary</w:t>
            </w:r>
            <w:r w:rsidRPr="000F61FA">
              <w:rPr>
                <w:rStyle w:val="Hyperlink"/>
                <w:rFonts w:ascii="Arial" w:hAnsi="Arial"/>
                <w:sz w:val="22"/>
                <w:lang w:val="en-US"/>
              </w:rPr>
              <w:br/>
              <w:t>lux.zoltan@mnl.gov.hu</w:t>
            </w:r>
          </w:p>
          <w:p w14:paraId="162C8447" w14:textId="3A290633" w:rsidR="00F04E57" w:rsidRDefault="00F04E57" w:rsidP="00662A39">
            <w:pPr>
              <w:rPr>
                <w:lang w:val="en-US"/>
              </w:rPr>
            </w:pPr>
            <w:r w:rsidRPr="0062312A">
              <w:rPr>
                <w:rStyle w:val="Hyperlink"/>
                <w:rFonts w:ascii="Arial" w:hAnsi="Arial"/>
                <w:sz w:val="22"/>
                <w:lang w:val="en-US"/>
              </w:rPr>
              <w:t>Lauri Rätsep, National Archives of Estonia,</w:t>
            </w:r>
            <w:r w:rsidRPr="0062312A">
              <w:rPr>
                <w:rStyle w:val="Hyperlink"/>
                <w:rFonts w:ascii="Arial" w:hAnsi="Arial"/>
                <w:sz w:val="22"/>
                <w:lang w:val="en-US"/>
              </w:rPr>
              <w:br/>
            </w:r>
            <w:r w:rsidR="00C61BF8">
              <w:fldChar w:fldCharType="begin"/>
            </w:r>
            <w:r w:rsidR="00C61BF8" w:rsidRPr="006A636C">
              <w:rPr>
                <w:lang w:val="en-US"/>
                <w:rPrChange w:id="29" w:author="Hartwig Thomas" w:date="2015-11-13T14:59:00Z">
                  <w:rPr/>
                </w:rPrChange>
              </w:rPr>
              <w:instrText xml:space="preserve"> HYPERLINK "mailto:lauri.ratsep@ra.ee" </w:instrText>
            </w:r>
            <w:r w:rsidR="00C61BF8">
              <w:fldChar w:fldCharType="separate"/>
            </w:r>
            <w:r w:rsidR="00730CCF" w:rsidRPr="008A16C8">
              <w:rPr>
                <w:rStyle w:val="Hyperlink"/>
                <w:rFonts w:ascii="Arial" w:hAnsi="Arial"/>
                <w:sz w:val="22"/>
                <w:lang w:val="en-US"/>
              </w:rPr>
              <w:t>lauri.ratsep@ra.ee</w:t>
            </w:r>
            <w:r w:rsidR="00C61BF8">
              <w:rPr>
                <w:rStyle w:val="Hyperlink"/>
                <w:rFonts w:ascii="Arial" w:hAnsi="Arial"/>
                <w:sz w:val="22"/>
                <w:lang w:val="en-US"/>
              </w:rPr>
              <w:fldChar w:fldCharType="end"/>
            </w:r>
          </w:p>
          <w:p w14:paraId="13D0134A" w14:textId="6936EF45" w:rsidR="00730CCF" w:rsidRPr="0062312A" w:rsidRDefault="00730CCF" w:rsidP="00662A39">
            <w:pPr>
              <w:rPr>
                <w:lang w:val="en-US"/>
              </w:rPr>
            </w:pPr>
            <w:r w:rsidRPr="00730CCF">
              <w:rPr>
                <w:lang w:val="en-US"/>
              </w:rPr>
              <w:t>Hélder Silva</w:t>
            </w:r>
            <w:r>
              <w:rPr>
                <w:lang w:val="en-US"/>
              </w:rPr>
              <w:t>, K</w:t>
            </w:r>
            <w:ins w:id="30" w:author="Hartwig Thomas" w:date="2015-11-09T12:30:00Z">
              <w:r w:rsidR="002C4319">
                <w:rPr>
                  <w:lang w:val="en-US"/>
                </w:rPr>
                <w:t>EEP</w:t>
              </w:r>
            </w:ins>
            <w:del w:id="31" w:author="Hartwig Thomas" w:date="2015-11-09T12:30:00Z">
              <w:r w:rsidDel="002C4319">
                <w:rPr>
                  <w:lang w:val="en-US"/>
                </w:rPr>
                <w:delText>eep</w:delText>
              </w:r>
            </w:del>
            <w:r>
              <w:rPr>
                <w:lang w:val="en-US"/>
              </w:rPr>
              <w:t xml:space="preserve"> S</w:t>
            </w:r>
            <w:ins w:id="32" w:author="Hartwig Thomas" w:date="2015-11-09T12:30:00Z">
              <w:r w:rsidR="002C4319">
                <w:rPr>
                  <w:lang w:val="en-US"/>
                </w:rPr>
                <w:t>OLUTIONS</w:t>
              </w:r>
            </w:ins>
            <w:del w:id="33" w:author="Hartwig Thomas" w:date="2015-11-09T12:31:00Z">
              <w:r w:rsidDel="002C4319">
                <w:rPr>
                  <w:lang w:val="en-US"/>
                </w:rPr>
                <w:delText>olutions</w:delText>
              </w:r>
            </w:del>
            <w:r>
              <w:rPr>
                <w:lang w:val="en-US"/>
              </w:rPr>
              <w:t>, LDA</w:t>
            </w:r>
            <w:r>
              <w:rPr>
                <w:lang w:val="en-US"/>
              </w:rPr>
              <w:br/>
            </w:r>
            <w:r w:rsidR="00C61BF8">
              <w:fldChar w:fldCharType="begin"/>
            </w:r>
            <w:r w:rsidR="00C61BF8" w:rsidRPr="006A636C">
              <w:rPr>
                <w:lang w:val="en-US"/>
                <w:rPrChange w:id="34" w:author="Hartwig Thomas" w:date="2015-11-13T14:59:00Z">
                  <w:rPr/>
                </w:rPrChange>
              </w:rPr>
              <w:instrText xml:space="preserve"> HYPERLINK "mailto:hsilva@keep.pt" </w:instrText>
            </w:r>
            <w:r w:rsidR="00C61BF8">
              <w:fldChar w:fldCharType="separate"/>
            </w:r>
            <w:r w:rsidRPr="008A16C8">
              <w:rPr>
                <w:rStyle w:val="Hyperlink"/>
                <w:rFonts w:ascii="Arial" w:hAnsi="Arial"/>
                <w:sz w:val="22"/>
                <w:lang w:val="en-US"/>
              </w:rPr>
              <w:t>hsilva@keep.pt</w:t>
            </w:r>
            <w:r w:rsidR="00C61BF8">
              <w:rPr>
                <w:rStyle w:val="Hyperlink"/>
                <w:rFonts w:ascii="Arial" w:hAnsi="Arial"/>
                <w:sz w:val="22"/>
                <w:lang w:val="en-US"/>
              </w:rPr>
              <w:fldChar w:fldCharType="end"/>
            </w:r>
            <w:r>
              <w:rPr>
                <w:lang w:val="en-US"/>
              </w:rPr>
              <w:t xml:space="preserve"> </w:t>
            </w:r>
          </w:p>
          <w:p w14:paraId="28713844" w14:textId="17B28DCD" w:rsidR="00403329" w:rsidRPr="000136C4" w:rsidRDefault="00403329" w:rsidP="00BC0D04">
            <w:pPr>
              <w:rPr>
                <w:lang w:val="en-GB"/>
              </w:rPr>
            </w:pPr>
          </w:p>
        </w:tc>
      </w:tr>
      <w:tr w:rsidR="00403329" w:rsidRPr="000136C4" w14:paraId="0B7ADF88" w14:textId="77777777">
        <w:tc>
          <w:tcPr>
            <w:tcW w:w="2338" w:type="dxa"/>
          </w:tcPr>
          <w:p w14:paraId="7A92DEB0" w14:textId="7725F83C" w:rsidR="00403329" w:rsidRPr="000136C4" w:rsidRDefault="00403329" w:rsidP="00D77F86">
            <w:pPr>
              <w:rPr>
                <w:b/>
                <w:lang w:val="en-GB"/>
              </w:rPr>
            </w:pPr>
            <w:r w:rsidRPr="000136C4">
              <w:rPr>
                <w:b/>
                <w:szCs w:val="24"/>
                <w:lang w:val="en-GB"/>
              </w:rPr>
              <w:lastRenderedPageBreak/>
              <w:t xml:space="preserve">Publisher / </w:t>
            </w:r>
            <w:r w:rsidRPr="000136C4">
              <w:rPr>
                <w:b/>
                <w:szCs w:val="24"/>
                <w:lang w:val="en-GB"/>
              </w:rPr>
              <w:br/>
              <w:t>distributor</w:t>
            </w:r>
          </w:p>
        </w:tc>
        <w:tc>
          <w:tcPr>
            <w:tcW w:w="6873" w:type="dxa"/>
            <w:vAlign w:val="center"/>
          </w:tcPr>
          <w:p w14:paraId="6F75ECD0" w14:textId="77777777" w:rsidR="00403329" w:rsidRPr="000040A2" w:rsidRDefault="00403329" w:rsidP="00D77F86">
            <w:pPr>
              <w:spacing w:after="0"/>
            </w:pPr>
            <w:r w:rsidRPr="000040A2">
              <w:t xml:space="preserve">Verein eCH, </w:t>
            </w:r>
            <w:r w:rsidRPr="000040A2">
              <w:rPr>
                <w:szCs w:val="22"/>
              </w:rPr>
              <w:t>Mainaustrasse 30</w:t>
            </w:r>
            <w:r w:rsidRPr="000040A2">
              <w:t>, Postfach, 8034 Zürich</w:t>
            </w:r>
          </w:p>
          <w:p w14:paraId="1A0AD08A" w14:textId="77777777" w:rsidR="00403329" w:rsidRPr="000040A2" w:rsidRDefault="00403329" w:rsidP="00D77F86">
            <w:pPr>
              <w:spacing w:after="0"/>
              <w:rPr>
                <w:szCs w:val="22"/>
              </w:rPr>
            </w:pPr>
            <w:r w:rsidRPr="000040A2">
              <w:rPr>
                <w:szCs w:val="22"/>
              </w:rPr>
              <w:t>T 044 388 74 64, F 0</w:t>
            </w:r>
            <w:r w:rsidRPr="000040A2">
              <w:rPr>
                <w:rFonts w:cs="Arial"/>
                <w:szCs w:val="22"/>
              </w:rPr>
              <w:t>44 388 71 80</w:t>
            </w:r>
          </w:p>
          <w:p w14:paraId="2BEF040B" w14:textId="77777777" w:rsidR="00403329" w:rsidRPr="000040A2" w:rsidRDefault="00403329" w:rsidP="00D77F86">
            <w:pPr>
              <w:spacing w:after="0"/>
            </w:pPr>
            <w:r w:rsidRPr="000040A2">
              <w:t>www.ech.ch / info@ech.ch</w:t>
            </w:r>
          </w:p>
        </w:tc>
      </w:tr>
    </w:tbl>
    <w:p w14:paraId="03DE2D77" w14:textId="77777777" w:rsidR="00565A37" w:rsidRPr="000040A2" w:rsidRDefault="00565A37"/>
    <w:p w14:paraId="7D82E586" w14:textId="77777777" w:rsidR="00662A39" w:rsidRPr="000040A2" w:rsidRDefault="00662A39">
      <w:pPr>
        <w:spacing w:after="0" w:line="240" w:lineRule="auto"/>
        <w:rPr>
          <w:b/>
          <w:sz w:val="32"/>
        </w:rPr>
      </w:pPr>
      <w:r w:rsidRPr="000040A2">
        <w:br w:type="page"/>
      </w:r>
    </w:p>
    <w:p w14:paraId="21AC47D5" w14:textId="77777777" w:rsidR="00565A37" w:rsidRPr="000136C4" w:rsidRDefault="00E54509">
      <w:pPr>
        <w:pStyle w:val="Nebentitel"/>
        <w:rPr>
          <w:lang w:val="en-GB"/>
        </w:rPr>
      </w:pPr>
      <w:r w:rsidRPr="000136C4">
        <w:rPr>
          <w:lang w:val="en-GB"/>
        </w:rPr>
        <w:lastRenderedPageBreak/>
        <w:t>Summary</w:t>
      </w:r>
    </w:p>
    <w:p w14:paraId="694C7D7C" w14:textId="77777777" w:rsidR="00E54509" w:rsidRPr="000136C4" w:rsidRDefault="00E54509" w:rsidP="00DC07BD">
      <w:pPr>
        <w:rPr>
          <w:spacing w:val="1"/>
          <w:szCs w:val="24"/>
          <w:lang w:val="en-GB"/>
        </w:rPr>
      </w:pPr>
      <w:r w:rsidRPr="000136C4">
        <w:rPr>
          <w:spacing w:val="1"/>
          <w:szCs w:val="24"/>
          <w:lang w:val="en-GB"/>
        </w:rPr>
        <w:t>This document contains the specification for the SIARD file format</w:t>
      </w:r>
      <w:r w:rsidR="00FC3781">
        <w:rPr>
          <w:spacing w:val="1"/>
          <w:szCs w:val="24"/>
          <w:lang w:val="en-GB"/>
        </w:rPr>
        <w:t xml:space="preserve"> version 2.0</w:t>
      </w:r>
      <w:r w:rsidRPr="000136C4">
        <w:rPr>
          <w:spacing w:val="1"/>
          <w:szCs w:val="24"/>
          <w:lang w:val="en-GB"/>
        </w:rPr>
        <w:t xml:space="preserve">. SIARD stands for Software Independent Archival of Relational Databases. </w:t>
      </w:r>
      <w:r w:rsidR="00FC3781">
        <w:rPr>
          <w:szCs w:val="24"/>
          <w:lang w:val="en-GB"/>
        </w:rPr>
        <w:t xml:space="preserve">It is an extension of the standard eCH-0165 for the SIARD Format version 1.0. </w:t>
      </w:r>
      <w:r w:rsidRPr="000136C4">
        <w:rPr>
          <w:spacing w:val="1"/>
          <w:szCs w:val="24"/>
          <w:lang w:val="en-GB"/>
        </w:rPr>
        <w:t>The format was developed by the Swiss Federal Archives. It is a normative description of a file format for the long-term preservation of relational databases.</w:t>
      </w:r>
    </w:p>
    <w:p w14:paraId="3676E659" w14:textId="21F80FCB" w:rsidR="00A56FE8" w:rsidRPr="000136C4" w:rsidRDefault="00E54509" w:rsidP="00E54509">
      <w:pPr>
        <w:rPr>
          <w:lang w:val="en-GB"/>
        </w:rPr>
      </w:pPr>
      <w:r w:rsidRPr="000136C4">
        <w:rPr>
          <w:spacing w:val="-1"/>
          <w:szCs w:val="24"/>
          <w:lang w:val="en-GB"/>
        </w:rPr>
        <w:t>The</w:t>
      </w:r>
      <w:r w:rsidRPr="000136C4">
        <w:rPr>
          <w:szCs w:val="24"/>
          <w:lang w:val="en-GB"/>
        </w:rPr>
        <w:t xml:space="preserve"> S</w:t>
      </w:r>
      <w:r w:rsidRPr="000136C4">
        <w:rPr>
          <w:spacing w:val="1"/>
          <w:szCs w:val="24"/>
          <w:lang w:val="en-GB"/>
        </w:rPr>
        <w:t>I</w:t>
      </w:r>
      <w:r w:rsidRPr="000136C4">
        <w:rPr>
          <w:spacing w:val="-1"/>
          <w:szCs w:val="24"/>
          <w:lang w:val="en-GB"/>
        </w:rPr>
        <w:t>ARD fo</w:t>
      </w:r>
      <w:r w:rsidRPr="000136C4">
        <w:rPr>
          <w:spacing w:val="-2"/>
          <w:szCs w:val="24"/>
          <w:lang w:val="en-GB"/>
        </w:rPr>
        <w:t>r</w:t>
      </w:r>
      <w:r w:rsidRPr="000136C4">
        <w:rPr>
          <w:spacing w:val="1"/>
          <w:szCs w:val="24"/>
          <w:lang w:val="en-GB"/>
        </w:rPr>
        <w:t>m</w:t>
      </w:r>
      <w:r w:rsidRPr="000136C4">
        <w:rPr>
          <w:szCs w:val="24"/>
          <w:lang w:val="en-GB"/>
        </w:rPr>
        <w:t>at</w:t>
      </w:r>
      <w:r w:rsidRPr="000136C4">
        <w:rPr>
          <w:spacing w:val="-1"/>
          <w:szCs w:val="24"/>
          <w:lang w:val="en-GB"/>
        </w:rPr>
        <w:t xml:space="preserve"> is based on s</w:t>
      </w:r>
      <w:r w:rsidRPr="000136C4">
        <w:rPr>
          <w:spacing w:val="1"/>
          <w:szCs w:val="24"/>
          <w:lang w:val="en-GB"/>
        </w:rPr>
        <w:t>t</w:t>
      </w:r>
      <w:r w:rsidRPr="000136C4">
        <w:rPr>
          <w:szCs w:val="24"/>
          <w:lang w:val="en-GB"/>
        </w:rPr>
        <w:t>a</w:t>
      </w:r>
      <w:r w:rsidRPr="000136C4">
        <w:rPr>
          <w:spacing w:val="-1"/>
          <w:szCs w:val="24"/>
          <w:lang w:val="en-GB"/>
        </w:rPr>
        <w:t>n</w:t>
      </w:r>
      <w:r w:rsidRPr="000136C4">
        <w:rPr>
          <w:szCs w:val="24"/>
          <w:lang w:val="en-GB"/>
        </w:rPr>
        <w:t>d</w:t>
      </w:r>
      <w:r w:rsidRPr="000136C4">
        <w:rPr>
          <w:spacing w:val="-3"/>
          <w:szCs w:val="24"/>
          <w:lang w:val="en-GB"/>
        </w:rPr>
        <w:t>a</w:t>
      </w:r>
      <w:r w:rsidRPr="000136C4">
        <w:rPr>
          <w:spacing w:val="1"/>
          <w:szCs w:val="24"/>
          <w:lang w:val="en-GB"/>
        </w:rPr>
        <w:t>r</w:t>
      </w:r>
      <w:r w:rsidRPr="000136C4">
        <w:rPr>
          <w:szCs w:val="24"/>
          <w:lang w:val="en-GB"/>
        </w:rPr>
        <w:t>ds</w:t>
      </w:r>
      <w:r w:rsidRPr="000136C4">
        <w:rPr>
          <w:spacing w:val="2"/>
          <w:szCs w:val="24"/>
          <w:lang w:val="en-GB"/>
        </w:rPr>
        <w:t xml:space="preserve"> including the ISO standards</w:t>
      </w:r>
      <w:r w:rsidRPr="000136C4">
        <w:rPr>
          <w:spacing w:val="-2"/>
          <w:szCs w:val="24"/>
          <w:lang w:val="en-GB"/>
        </w:rPr>
        <w:t xml:space="preserve"> </w:t>
      </w:r>
      <w:r w:rsidRPr="000136C4">
        <w:rPr>
          <w:spacing w:val="-1"/>
          <w:szCs w:val="24"/>
          <w:lang w:val="en-GB"/>
        </w:rPr>
        <w:t>U</w:t>
      </w:r>
      <w:r w:rsidRPr="000136C4">
        <w:rPr>
          <w:szCs w:val="24"/>
          <w:lang w:val="en-GB"/>
        </w:rPr>
        <w:t>n</w:t>
      </w:r>
      <w:r w:rsidRPr="000136C4">
        <w:rPr>
          <w:spacing w:val="-1"/>
          <w:szCs w:val="24"/>
          <w:lang w:val="en-GB"/>
        </w:rPr>
        <w:t>i</w:t>
      </w:r>
      <w:r w:rsidRPr="000136C4">
        <w:rPr>
          <w:szCs w:val="24"/>
          <w:lang w:val="en-GB"/>
        </w:rPr>
        <w:t>co</w:t>
      </w:r>
      <w:r w:rsidRPr="000136C4">
        <w:rPr>
          <w:spacing w:val="-1"/>
          <w:szCs w:val="24"/>
          <w:lang w:val="en-GB"/>
        </w:rPr>
        <w:t>d</w:t>
      </w:r>
      <w:r w:rsidRPr="000136C4">
        <w:rPr>
          <w:szCs w:val="24"/>
          <w:lang w:val="en-GB"/>
        </w:rPr>
        <w:t>e</w:t>
      </w:r>
      <w:r w:rsidR="00FC3781">
        <w:rPr>
          <w:szCs w:val="24"/>
          <w:lang w:val="en-GB"/>
        </w:rPr>
        <w:t>,</w:t>
      </w:r>
      <w:r w:rsidRPr="000136C4">
        <w:rPr>
          <w:spacing w:val="-2"/>
          <w:szCs w:val="24"/>
          <w:lang w:val="en-GB"/>
        </w:rPr>
        <w:t xml:space="preserve"> </w:t>
      </w:r>
      <w:r w:rsidRPr="000136C4">
        <w:rPr>
          <w:spacing w:val="1"/>
          <w:szCs w:val="24"/>
          <w:lang w:val="en-GB"/>
        </w:rPr>
        <w:t>X</w:t>
      </w:r>
      <w:r w:rsidRPr="000136C4">
        <w:rPr>
          <w:spacing w:val="-4"/>
          <w:szCs w:val="24"/>
          <w:lang w:val="en-GB"/>
        </w:rPr>
        <w:t>M</w:t>
      </w:r>
      <w:r w:rsidRPr="000136C4">
        <w:rPr>
          <w:szCs w:val="24"/>
          <w:lang w:val="en-GB"/>
        </w:rPr>
        <w:t>L</w:t>
      </w:r>
      <w:r w:rsidR="00FC3781">
        <w:rPr>
          <w:szCs w:val="24"/>
          <w:lang w:val="en-GB"/>
        </w:rPr>
        <w:t>,</w:t>
      </w:r>
      <w:r w:rsidRPr="000136C4">
        <w:rPr>
          <w:spacing w:val="1"/>
          <w:szCs w:val="24"/>
          <w:lang w:val="en-GB"/>
        </w:rPr>
        <w:t xml:space="preserve"> and </w:t>
      </w:r>
      <w:r w:rsidR="00FC3781">
        <w:rPr>
          <w:spacing w:val="1"/>
          <w:szCs w:val="24"/>
          <w:lang w:val="en-GB"/>
        </w:rPr>
        <w:t>SQL:</w:t>
      </w:r>
      <w:r w:rsidR="00164633">
        <w:rPr>
          <w:spacing w:val="1"/>
          <w:szCs w:val="24"/>
          <w:lang w:val="en-GB"/>
        </w:rPr>
        <w:t>2008</w:t>
      </w:r>
      <w:r w:rsidR="006B6F73">
        <w:rPr>
          <w:spacing w:val="1"/>
          <w:szCs w:val="24"/>
          <w:lang w:val="en-GB"/>
        </w:rPr>
        <w:t>, the URI Internet standard,</w:t>
      </w:r>
      <w:r w:rsidR="00FC3781">
        <w:rPr>
          <w:spacing w:val="1"/>
          <w:szCs w:val="24"/>
          <w:lang w:val="en-GB"/>
        </w:rPr>
        <w:t xml:space="preserve"> and </w:t>
      </w:r>
      <w:r w:rsidRPr="000136C4">
        <w:rPr>
          <w:spacing w:val="1"/>
          <w:szCs w:val="24"/>
          <w:lang w:val="en-GB"/>
        </w:rPr>
        <w:t>the i</w:t>
      </w:r>
      <w:r w:rsidRPr="000136C4">
        <w:rPr>
          <w:szCs w:val="24"/>
          <w:lang w:val="en-GB"/>
        </w:rPr>
        <w:t>n</w:t>
      </w:r>
      <w:r w:rsidRPr="000136C4">
        <w:rPr>
          <w:spacing w:val="-1"/>
          <w:szCs w:val="24"/>
          <w:lang w:val="en-GB"/>
        </w:rPr>
        <w:t>d</w:t>
      </w:r>
      <w:r w:rsidRPr="000136C4">
        <w:rPr>
          <w:szCs w:val="24"/>
          <w:lang w:val="en-GB"/>
        </w:rPr>
        <w:t>u</w:t>
      </w:r>
      <w:r w:rsidRPr="000136C4">
        <w:rPr>
          <w:spacing w:val="-3"/>
          <w:szCs w:val="24"/>
          <w:lang w:val="en-GB"/>
        </w:rPr>
        <w:t>s</w:t>
      </w:r>
      <w:r w:rsidRPr="000136C4">
        <w:rPr>
          <w:spacing w:val="1"/>
          <w:szCs w:val="24"/>
          <w:lang w:val="en-GB"/>
        </w:rPr>
        <w:t xml:space="preserve">try </w:t>
      </w:r>
      <w:r w:rsidRPr="000136C4">
        <w:rPr>
          <w:spacing w:val="-3"/>
          <w:szCs w:val="24"/>
          <w:lang w:val="en-GB"/>
        </w:rPr>
        <w:t>s</w:t>
      </w:r>
      <w:r w:rsidRPr="000136C4">
        <w:rPr>
          <w:spacing w:val="1"/>
          <w:szCs w:val="24"/>
          <w:lang w:val="en-GB"/>
        </w:rPr>
        <w:t>t</w:t>
      </w:r>
      <w:r w:rsidRPr="000136C4">
        <w:rPr>
          <w:szCs w:val="24"/>
          <w:lang w:val="en-GB"/>
        </w:rPr>
        <w:t>a</w:t>
      </w:r>
      <w:r w:rsidRPr="000136C4">
        <w:rPr>
          <w:spacing w:val="-1"/>
          <w:szCs w:val="24"/>
          <w:lang w:val="en-GB"/>
        </w:rPr>
        <w:t>n</w:t>
      </w:r>
      <w:r w:rsidRPr="000136C4">
        <w:rPr>
          <w:szCs w:val="24"/>
          <w:lang w:val="en-GB"/>
        </w:rPr>
        <w:t>d</w:t>
      </w:r>
      <w:r w:rsidRPr="000136C4">
        <w:rPr>
          <w:spacing w:val="-1"/>
          <w:szCs w:val="24"/>
          <w:lang w:val="en-GB"/>
        </w:rPr>
        <w:t>a</w:t>
      </w:r>
      <w:r w:rsidRPr="000136C4">
        <w:rPr>
          <w:spacing w:val="1"/>
          <w:szCs w:val="24"/>
          <w:lang w:val="en-GB"/>
        </w:rPr>
        <w:t>r</w:t>
      </w:r>
      <w:r w:rsidRPr="000136C4">
        <w:rPr>
          <w:szCs w:val="24"/>
          <w:lang w:val="en-GB"/>
        </w:rPr>
        <w:t>d</w:t>
      </w:r>
      <w:r w:rsidRPr="000136C4">
        <w:rPr>
          <w:spacing w:val="-2"/>
          <w:szCs w:val="24"/>
          <w:lang w:val="en-GB"/>
        </w:rPr>
        <w:t xml:space="preserve"> </w:t>
      </w:r>
      <w:r w:rsidRPr="000136C4">
        <w:rPr>
          <w:szCs w:val="24"/>
          <w:lang w:val="en-GB"/>
        </w:rPr>
        <w:t>ZI</w:t>
      </w:r>
      <w:r w:rsidRPr="000136C4">
        <w:rPr>
          <w:spacing w:val="-3"/>
          <w:szCs w:val="24"/>
          <w:lang w:val="en-GB"/>
        </w:rPr>
        <w:t>P</w:t>
      </w:r>
      <w:r w:rsidRPr="000136C4">
        <w:rPr>
          <w:szCs w:val="24"/>
          <w:lang w:val="en-GB"/>
        </w:rPr>
        <w:t>.</w:t>
      </w:r>
      <w:r w:rsidRPr="000136C4">
        <w:rPr>
          <w:spacing w:val="2"/>
          <w:szCs w:val="24"/>
          <w:lang w:val="en-GB"/>
        </w:rPr>
        <w:t xml:space="preserve"> </w:t>
      </w:r>
      <w:r w:rsidRPr="000136C4">
        <w:rPr>
          <w:szCs w:val="24"/>
          <w:lang w:val="en-GB"/>
        </w:rPr>
        <w:t>The aim of employing internationally recognised standards is to ensure the long-term preservation of, and access to, the widely used relational database model</w:t>
      </w:r>
      <w:r w:rsidR="00F504F4">
        <w:rPr>
          <w:szCs w:val="24"/>
          <w:lang w:val="en-GB"/>
        </w:rPr>
        <w:t>,</w:t>
      </w:r>
      <w:r w:rsidR="00E965AC">
        <w:rPr>
          <w:szCs w:val="24"/>
          <w:lang w:val="en-GB"/>
        </w:rPr>
        <w:t xml:space="preserve"> as well as easy exchange of database co</w:t>
      </w:r>
      <w:r w:rsidR="00E965AC">
        <w:rPr>
          <w:szCs w:val="24"/>
          <w:lang w:val="en-GB"/>
        </w:rPr>
        <w:t>n</w:t>
      </w:r>
      <w:r w:rsidR="00E965AC">
        <w:rPr>
          <w:szCs w:val="24"/>
          <w:lang w:val="en-GB"/>
        </w:rPr>
        <w:t>tent</w:t>
      </w:r>
      <w:r w:rsidR="00F504F4">
        <w:rPr>
          <w:szCs w:val="24"/>
          <w:lang w:val="en-GB"/>
        </w:rPr>
        <w:t>,</w:t>
      </w:r>
      <w:r w:rsidR="00E965AC">
        <w:rPr>
          <w:szCs w:val="24"/>
          <w:lang w:val="en-GB"/>
        </w:rPr>
        <w:t xml:space="preserve"> independent of proprietary “dump” formats</w:t>
      </w:r>
      <w:r w:rsidRPr="000136C4">
        <w:rPr>
          <w:szCs w:val="24"/>
          <w:lang w:val="en-GB"/>
        </w:rPr>
        <w:t>.</w:t>
      </w:r>
    </w:p>
    <w:p w14:paraId="0A6FB82E" w14:textId="77777777" w:rsidR="00EE64E4" w:rsidRPr="000136C4" w:rsidRDefault="00EE64E4">
      <w:pPr>
        <w:rPr>
          <w:lang w:val="en-GB"/>
        </w:rPr>
      </w:pPr>
    </w:p>
    <w:p w14:paraId="7AF97A00" w14:textId="77777777" w:rsidR="00565A37" w:rsidRPr="000136C4" w:rsidRDefault="00565A37">
      <w:pPr>
        <w:pStyle w:val="Nebentitel"/>
        <w:rPr>
          <w:lang w:val="en-GB"/>
        </w:rPr>
      </w:pPr>
      <w:r w:rsidRPr="000136C4">
        <w:rPr>
          <w:lang w:val="en-GB"/>
        </w:rPr>
        <w:br w:type="page"/>
      </w:r>
      <w:r w:rsidR="00E54509" w:rsidRPr="000136C4">
        <w:rPr>
          <w:lang w:val="en-GB"/>
        </w:rPr>
        <w:lastRenderedPageBreak/>
        <w:t>Table of Contents</w:t>
      </w:r>
      <w:r w:rsidRPr="000136C4">
        <w:rPr>
          <w:lang w:val="en-GB"/>
        </w:rPr>
        <w:t xml:space="preserve"> </w:t>
      </w:r>
    </w:p>
    <w:p w14:paraId="0E2A404B" w14:textId="77777777" w:rsidR="00EE338A" w:rsidRPr="00EE338A" w:rsidRDefault="006C2969">
      <w:pPr>
        <w:pStyle w:val="Verzeichnis1"/>
        <w:tabs>
          <w:tab w:val="left" w:pos="425"/>
        </w:tabs>
        <w:rPr>
          <w:rFonts w:asciiTheme="minorHAnsi" w:eastAsiaTheme="minorEastAsia" w:hAnsiTheme="minorHAnsi" w:cstheme="minorBidi"/>
          <w:b w:val="0"/>
          <w:noProof/>
          <w:szCs w:val="22"/>
          <w:lang w:val="en-US"/>
        </w:rPr>
      </w:pPr>
      <w:r w:rsidRPr="000136C4">
        <w:rPr>
          <w:lang w:val="en-GB"/>
        </w:rPr>
        <w:fldChar w:fldCharType="begin"/>
      </w:r>
      <w:r w:rsidR="00565A37" w:rsidRPr="000136C4">
        <w:rPr>
          <w:lang w:val="en-GB"/>
        </w:rPr>
        <w:instrText xml:space="preserve"> TOC \o "1-5" </w:instrText>
      </w:r>
      <w:r w:rsidRPr="000136C4">
        <w:rPr>
          <w:lang w:val="en-GB"/>
        </w:rPr>
        <w:fldChar w:fldCharType="separate"/>
      </w:r>
      <w:r w:rsidR="00EE338A" w:rsidRPr="009948D7">
        <w:rPr>
          <w:noProof/>
          <w:lang w:val="en-GB"/>
        </w:rPr>
        <w:t>1</w:t>
      </w:r>
      <w:r w:rsidR="00EE338A" w:rsidRPr="00EE338A">
        <w:rPr>
          <w:rFonts w:asciiTheme="minorHAnsi" w:eastAsiaTheme="minorEastAsia" w:hAnsiTheme="minorHAnsi" w:cstheme="minorBidi"/>
          <w:b w:val="0"/>
          <w:noProof/>
          <w:szCs w:val="22"/>
          <w:lang w:val="en-US"/>
        </w:rPr>
        <w:tab/>
      </w:r>
      <w:r w:rsidR="00EE338A" w:rsidRPr="009948D7">
        <w:rPr>
          <w:noProof/>
          <w:lang w:val="en-GB"/>
        </w:rPr>
        <w:t>Status of the document</w:t>
      </w:r>
      <w:r w:rsidR="00EE338A" w:rsidRPr="00EE338A">
        <w:rPr>
          <w:noProof/>
          <w:lang w:val="en-US"/>
        </w:rPr>
        <w:tab/>
      </w:r>
      <w:r w:rsidR="00EE338A">
        <w:rPr>
          <w:noProof/>
        </w:rPr>
        <w:fldChar w:fldCharType="begin"/>
      </w:r>
      <w:r w:rsidR="00EE338A" w:rsidRPr="00EE338A">
        <w:rPr>
          <w:noProof/>
          <w:lang w:val="en-US"/>
        </w:rPr>
        <w:instrText xml:space="preserve"> PAGEREF _Toc423960699 \h </w:instrText>
      </w:r>
      <w:r w:rsidR="00EE338A">
        <w:rPr>
          <w:noProof/>
        </w:rPr>
      </w:r>
      <w:r w:rsidR="00EE338A">
        <w:rPr>
          <w:noProof/>
        </w:rPr>
        <w:fldChar w:fldCharType="separate"/>
      </w:r>
      <w:r w:rsidR="00EE338A" w:rsidRPr="00EE338A">
        <w:rPr>
          <w:noProof/>
          <w:lang w:val="en-US"/>
        </w:rPr>
        <w:t>5</w:t>
      </w:r>
      <w:r w:rsidR="00EE338A">
        <w:rPr>
          <w:noProof/>
        </w:rPr>
        <w:fldChar w:fldCharType="end"/>
      </w:r>
    </w:p>
    <w:p w14:paraId="05F137FE" w14:textId="77777777" w:rsidR="00EE338A" w:rsidRPr="00EE338A" w:rsidRDefault="00EE338A">
      <w:pPr>
        <w:pStyle w:val="Verzeichnis2"/>
        <w:rPr>
          <w:rFonts w:asciiTheme="minorHAnsi" w:eastAsiaTheme="minorEastAsia" w:hAnsiTheme="minorHAnsi" w:cstheme="minorBidi"/>
          <w:noProof/>
          <w:szCs w:val="22"/>
          <w:lang w:val="en-US"/>
        </w:rPr>
      </w:pPr>
      <w:r w:rsidRPr="009948D7">
        <w:rPr>
          <w:noProof/>
          <w:lang w:val="en-GB"/>
        </w:rPr>
        <w:t>1.1</w:t>
      </w:r>
      <w:r w:rsidRPr="00EE338A">
        <w:rPr>
          <w:rFonts w:asciiTheme="minorHAnsi" w:eastAsiaTheme="minorEastAsia" w:hAnsiTheme="minorHAnsi" w:cstheme="minorBidi"/>
          <w:noProof/>
          <w:szCs w:val="22"/>
          <w:lang w:val="en-US"/>
        </w:rPr>
        <w:tab/>
      </w:r>
      <w:r w:rsidRPr="009948D7">
        <w:rPr>
          <w:noProof/>
          <w:lang w:val="en-GB"/>
        </w:rPr>
        <w:t>Version 2.0</w:t>
      </w:r>
      <w:r w:rsidRPr="00EE338A">
        <w:rPr>
          <w:noProof/>
          <w:lang w:val="en-US"/>
        </w:rPr>
        <w:tab/>
      </w:r>
      <w:r>
        <w:rPr>
          <w:noProof/>
        </w:rPr>
        <w:fldChar w:fldCharType="begin"/>
      </w:r>
      <w:r w:rsidRPr="00EE338A">
        <w:rPr>
          <w:noProof/>
          <w:lang w:val="en-US"/>
        </w:rPr>
        <w:instrText xml:space="preserve"> PAGEREF _Toc423960700 \h </w:instrText>
      </w:r>
      <w:r>
        <w:rPr>
          <w:noProof/>
        </w:rPr>
      </w:r>
      <w:r>
        <w:rPr>
          <w:noProof/>
        </w:rPr>
        <w:fldChar w:fldCharType="separate"/>
      </w:r>
      <w:r w:rsidRPr="00EE338A">
        <w:rPr>
          <w:noProof/>
          <w:lang w:val="en-US"/>
        </w:rPr>
        <w:t>5</w:t>
      </w:r>
      <w:r>
        <w:rPr>
          <w:noProof/>
        </w:rPr>
        <w:fldChar w:fldCharType="end"/>
      </w:r>
    </w:p>
    <w:p w14:paraId="11FDCE56" w14:textId="77777777" w:rsidR="00EE338A" w:rsidRPr="00EE338A" w:rsidRDefault="00EE338A">
      <w:pPr>
        <w:pStyle w:val="Verzeichnis1"/>
        <w:tabs>
          <w:tab w:val="left" w:pos="425"/>
        </w:tabs>
        <w:rPr>
          <w:rFonts w:asciiTheme="minorHAnsi" w:eastAsiaTheme="minorEastAsia" w:hAnsiTheme="minorHAnsi" w:cstheme="minorBidi"/>
          <w:b w:val="0"/>
          <w:noProof/>
          <w:szCs w:val="22"/>
          <w:lang w:val="en-US"/>
        </w:rPr>
      </w:pPr>
      <w:r w:rsidRPr="009948D7">
        <w:rPr>
          <w:noProof/>
          <w:lang w:val="en-GB"/>
        </w:rPr>
        <w:t>2</w:t>
      </w:r>
      <w:r w:rsidRPr="00EE338A">
        <w:rPr>
          <w:rFonts w:asciiTheme="minorHAnsi" w:eastAsiaTheme="minorEastAsia" w:hAnsiTheme="minorHAnsi" w:cstheme="minorBidi"/>
          <w:b w:val="0"/>
          <w:noProof/>
          <w:szCs w:val="22"/>
          <w:lang w:val="en-US"/>
        </w:rPr>
        <w:tab/>
      </w:r>
      <w:r w:rsidRPr="009948D7">
        <w:rPr>
          <w:noProof/>
          <w:lang w:val="en-GB"/>
        </w:rPr>
        <w:t>Introduction</w:t>
      </w:r>
      <w:r w:rsidRPr="00EE338A">
        <w:rPr>
          <w:noProof/>
          <w:lang w:val="en-US"/>
        </w:rPr>
        <w:tab/>
      </w:r>
      <w:r>
        <w:rPr>
          <w:noProof/>
        </w:rPr>
        <w:fldChar w:fldCharType="begin"/>
      </w:r>
      <w:r w:rsidRPr="00EE338A">
        <w:rPr>
          <w:noProof/>
          <w:lang w:val="en-US"/>
        </w:rPr>
        <w:instrText xml:space="preserve"> PAGEREF _Toc423960701 \h </w:instrText>
      </w:r>
      <w:r>
        <w:rPr>
          <w:noProof/>
        </w:rPr>
      </w:r>
      <w:r>
        <w:rPr>
          <w:noProof/>
        </w:rPr>
        <w:fldChar w:fldCharType="separate"/>
      </w:r>
      <w:r w:rsidRPr="00EE338A">
        <w:rPr>
          <w:noProof/>
          <w:lang w:val="en-US"/>
        </w:rPr>
        <w:t>5</w:t>
      </w:r>
      <w:r>
        <w:rPr>
          <w:noProof/>
        </w:rPr>
        <w:fldChar w:fldCharType="end"/>
      </w:r>
    </w:p>
    <w:p w14:paraId="50E18285" w14:textId="77777777" w:rsidR="00EE338A" w:rsidRPr="00EE338A" w:rsidRDefault="00EE338A">
      <w:pPr>
        <w:pStyle w:val="Verzeichnis2"/>
        <w:rPr>
          <w:rFonts w:asciiTheme="minorHAnsi" w:eastAsiaTheme="minorEastAsia" w:hAnsiTheme="minorHAnsi" w:cstheme="minorBidi"/>
          <w:noProof/>
          <w:szCs w:val="22"/>
          <w:lang w:val="en-US"/>
        </w:rPr>
      </w:pPr>
      <w:r w:rsidRPr="009948D7">
        <w:rPr>
          <w:noProof/>
          <w:lang w:val="en-GB"/>
        </w:rPr>
        <w:t>2.1</w:t>
      </w:r>
      <w:r w:rsidRPr="00EE338A">
        <w:rPr>
          <w:rFonts w:asciiTheme="minorHAnsi" w:eastAsiaTheme="minorEastAsia" w:hAnsiTheme="minorHAnsi" w:cstheme="minorBidi"/>
          <w:noProof/>
          <w:szCs w:val="22"/>
          <w:lang w:val="en-US"/>
        </w:rPr>
        <w:tab/>
      </w:r>
      <w:r w:rsidRPr="009948D7">
        <w:rPr>
          <w:noProof/>
          <w:lang w:val="en-GB"/>
        </w:rPr>
        <w:t>Structure of the document</w:t>
      </w:r>
      <w:r w:rsidRPr="00EE338A">
        <w:rPr>
          <w:noProof/>
          <w:lang w:val="en-US"/>
        </w:rPr>
        <w:tab/>
      </w:r>
      <w:r>
        <w:rPr>
          <w:noProof/>
        </w:rPr>
        <w:fldChar w:fldCharType="begin"/>
      </w:r>
      <w:r w:rsidRPr="00EE338A">
        <w:rPr>
          <w:noProof/>
          <w:lang w:val="en-US"/>
        </w:rPr>
        <w:instrText xml:space="preserve"> PAGEREF _Toc423960702 \h </w:instrText>
      </w:r>
      <w:r>
        <w:rPr>
          <w:noProof/>
        </w:rPr>
      </w:r>
      <w:r>
        <w:rPr>
          <w:noProof/>
        </w:rPr>
        <w:fldChar w:fldCharType="separate"/>
      </w:r>
      <w:r w:rsidRPr="00EE338A">
        <w:rPr>
          <w:noProof/>
          <w:lang w:val="en-US"/>
        </w:rPr>
        <w:t>5</w:t>
      </w:r>
      <w:r>
        <w:rPr>
          <w:noProof/>
        </w:rPr>
        <w:fldChar w:fldCharType="end"/>
      </w:r>
    </w:p>
    <w:p w14:paraId="76591AE1" w14:textId="77777777" w:rsidR="00EE338A" w:rsidRPr="00EE338A" w:rsidRDefault="00EE338A">
      <w:pPr>
        <w:pStyle w:val="Verzeichnis3"/>
        <w:rPr>
          <w:rFonts w:asciiTheme="minorHAnsi" w:eastAsiaTheme="minorEastAsia" w:hAnsiTheme="minorHAnsi" w:cstheme="minorBidi"/>
          <w:noProof/>
          <w:szCs w:val="22"/>
          <w:lang w:val="en-US"/>
        </w:rPr>
      </w:pPr>
      <w:r w:rsidRPr="009948D7">
        <w:rPr>
          <w:noProof/>
          <w:lang w:val="en-GB"/>
        </w:rPr>
        <w:t>2.1.1</w:t>
      </w:r>
      <w:r w:rsidRPr="00EE338A">
        <w:rPr>
          <w:rFonts w:asciiTheme="minorHAnsi" w:eastAsiaTheme="minorEastAsia" w:hAnsiTheme="minorHAnsi" w:cstheme="minorBidi"/>
          <w:noProof/>
          <w:szCs w:val="22"/>
          <w:lang w:val="en-US"/>
        </w:rPr>
        <w:tab/>
      </w:r>
      <w:r w:rsidRPr="009948D7">
        <w:rPr>
          <w:noProof/>
          <w:lang w:val="en-GB"/>
        </w:rPr>
        <w:t>Structure of chapters</w:t>
      </w:r>
      <w:r w:rsidRPr="00EE338A">
        <w:rPr>
          <w:noProof/>
          <w:lang w:val="en-US"/>
        </w:rPr>
        <w:tab/>
      </w:r>
      <w:r>
        <w:rPr>
          <w:noProof/>
        </w:rPr>
        <w:fldChar w:fldCharType="begin"/>
      </w:r>
      <w:r w:rsidRPr="00EE338A">
        <w:rPr>
          <w:noProof/>
          <w:lang w:val="en-US"/>
        </w:rPr>
        <w:instrText xml:space="preserve"> PAGEREF _Toc423960703 \h </w:instrText>
      </w:r>
      <w:r>
        <w:rPr>
          <w:noProof/>
        </w:rPr>
      </w:r>
      <w:r>
        <w:rPr>
          <w:noProof/>
        </w:rPr>
        <w:fldChar w:fldCharType="separate"/>
      </w:r>
      <w:r w:rsidRPr="00EE338A">
        <w:rPr>
          <w:noProof/>
          <w:lang w:val="en-US"/>
        </w:rPr>
        <w:t>5</w:t>
      </w:r>
      <w:r>
        <w:rPr>
          <w:noProof/>
        </w:rPr>
        <w:fldChar w:fldCharType="end"/>
      </w:r>
    </w:p>
    <w:p w14:paraId="53691F86" w14:textId="77777777" w:rsidR="00EE338A" w:rsidRPr="00EE338A" w:rsidRDefault="00EE338A">
      <w:pPr>
        <w:pStyle w:val="Verzeichnis3"/>
        <w:rPr>
          <w:rFonts w:asciiTheme="minorHAnsi" w:eastAsiaTheme="minorEastAsia" w:hAnsiTheme="minorHAnsi" w:cstheme="minorBidi"/>
          <w:noProof/>
          <w:szCs w:val="22"/>
          <w:lang w:val="en-US"/>
        </w:rPr>
      </w:pPr>
      <w:r w:rsidRPr="009948D7">
        <w:rPr>
          <w:noProof/>
          <w:lang w:val="en-GB"/>
        </w:rPr>
        <w:t>2.1.2</w:t>
      </w:r>
      <w:r w:rsidRPr="00EE338A">
        <w:rPr>
          <w:rFonts w:asciiTheme="minorHAnsi" w:eastAsiaTheme="minorEastAsia" w:hAnsiTheme="minorHAnsi" w:cstheme="minorBidi"/>
          <w:noProof/>
          <w:szCs w:val="22"/>
          <w:lang w:val="en-US"/>
        </w:rPr>
        <w:tab/>
      </w:r>
      <w:r w:rsidRPr="009948D7">
        <w:rPr>
          <w:noProof/>
          <w:lang w:val="en-GB"/>
        </w:rPr>
        <w:t>ID for requirements</w:t>
      </w:r>
      <w:r w:rsidRPr="00EE338A">
        <w:rPr>
          <w:noProof/>
          <w:lang w:val="en-US"/>
        </w:rPr>
        <w:tab/>
      </w:r>
      <w:r>
        <w:rPr>
          <w:noProof/>
        </w:rPr>
        <w:fldChar w:fldCharType="begin"/>
      </w:r>
      <w:r w:rsidRPr="00EE338A">
        <w:rPr>
          <w:noProof/>
          <w:lang w:val="en-US"/>
        </w:rPr>
        <w:instrText xml:space="preserve"> PAGEREF _Toc423960704 \h </w:instrText>
      </w:r>
      <w:r>
        <w:rPr>
          <w:noProof/>
        </w:rPr>
      </w:r>
      <w:r>
        <w:rPr>
          <w:noProof/>
        </w:rPr>
        <w:fldChar w:fldCharType="separate"/>
      </w:r>
      <w:r w:rsidRPr="00EE338A">
        <w:rPr>
          <w:noProof/>
          <w:lang w:val="en-US"/>
        </w:rPr>
        <w:t>6</w:t>
      </w:r>
      <w:r>
        <w:rPr>
          <w:noProof/>
        </w:rPr>
        <w:fldChar w:fldCharType="end"/>
      </w:r>
    </w:p>
    <w:p w14:paraId="02EB4634" w14:textId="77777777" w:rsidR="00EE338A" w:rsidRPr="00EE338A" w:rsidRDefault="00EE338A">
      <w:pPr>
        <w:pStyle w:val="Verzeichnis3"/>
        <w:rPr>
          <w:rFonts w:asciiTheme="minorHAnsi" w:eastAsiaTheme="minorEastAsia" w:hAnsiTheme="minorHAnsi" w:cstheme="minorBidi"/>
          <w:noProof/>
          <w:szCs w:val="22"/>
          <w:lang w:val="en-US"/>
        </w:rPr>
      </w:pPr>
      <w:r w:rsidRPr="009948D7">
        <w:rPr>
          <w:noProof/>
          <w:lang w:val="en-GB"/>
        </w:rPr>
        <w:t>2.1.3</w:t>
      </w:r>
      <w:r w:rsidRPr="00EE338A">
        <w:rPr>
          <w:rFonts w:asciiTheme="minorHAnsi" w:eastAsiaTheme="minorEastAsia" w:hAnsiTheme="minorHAnsi" w:cstheme="minorBidi"/>
          <w:noProof/>
          <w:szCs w:val="22"/>
          <w:lang w:val="en-US"/>
        </w:rPr>
        <w:tab/>
      </w:r>
      <w:r w:rsidRPr="009948D7">
        <w:rPr>
          <w:noProof/>
          <w:lang w:val="en-GB"/>
        </w:rPr>
        <w:t>Distinction between mandatory and optional requirements</w:t>
      </w:r>
      <w:r w:rsidRPr="00EE338A">
        <w:rPr>
          <w:noProof/>
          <w:lang w:val="en-US"/>
        </w:rPr>
        <w:tab/>
      </w:r>
      <w:r>
        <w:rPr>
          <w:noProof/>
        </w:rPr>
        <w:fldChar w:fldCharType="begin"/>
      </w:r>
      <w:r w:rsidRPr="00EE338A">
        <w:rPr>
          <w:noProof/>
          <w:lang w:val="en-US"/>
        </w:rPr>
        <w:instrText xml:space="preserve"> PAGEREF _Toc423960705 \h </w:instrText>
      </w:r>
      <w:r>
        <w:rPr>
          <w:noProof/>
        </w:rPr>
      </w:r>
      <w:r>
        <w:rPr>
          <w:noProof/>
        </w:rPr>
        <w:fldChar w:fldCharType="separate"/>
      </w:r>
      <w:r w:rsidRPr="00EE338A">
        <w:rPr>
          <w:noProof/>
          <w:lang w:val="en-US"/>
        </w:rPr>
        <w:t>6</w:t>
      </w:r>
      <w:r>
        <w:rPr>
          <w:noProof/>
        </w:rPr>
        <w:fldChar w:fldCharType="end"/>
      </w:r>
    </w:p>
    <w:p w14:paraId="16F0E94C" w14:textId="77777777" w:rsidR="00EE338A" w:rsidRPr="00EE338A" w:rsidRDefault="00EE338A">
      <w:pPr>
        <w:pStyle w:val="Verzeichnis3"/>
        <w:rPr>
          <w:rFonts w:asciiTheme="minorHAnsi" w:eastAsiaTheme="minorEastAsia" w:hAnsiTheme="minorHAnsi" w:cstheme="minorBidi"/>
          <w:noProof/>
          <w:szCs w:val="22"/>
          <w:lang w:val="en-US"/>
        </w:rPr>
      </w:pPr>
      <w:r w:rsidRPr="009948D7">
        <w:rPr>
          <w:noProof/>
          <w:lang w:val="en-GB"/>
        </w:rPr>
        <w:t>2.1.4</w:t>
      </w:r>
      <w:r w:rsidRPr="00EE338A">
        <w:rPr>
          <w:rFonts w:asciiTheme="minorHAnsi" w:eastAsiaTheme="minorEastAsia" w:hAnsiTheme="minorHAnsi" w:cstheme="minorBidi"/>
          <w:noProof/>
          <w:szCs w:val="22"/>
          <w:lang w:val="en-US"/>
        </w:rPr>
        <w:tab/>
      </w:r>
      <w:r w:rsidRPr="009948D7">
        <w:rPr>
          <w:noProof/>
          <w:lang w:val="en-GB"/>
        </w:rPr>
        <w:t>Notation of folders, files and folder structures</w:t>
      </w:r>
      <w:r w:rsidRPr="00EE338A">
        <w:rPr>
          <w:noProof/>
          <w:lang w:val="en-US"/>
        </w:rPr>
        <w:tab/>
      </w:r>
      <w:r>
        <w:rPr>
          <w:noProof/>
        </w:rPr>
        <w:fldChar w:fldCharType="begin"/>
      </w:r>
      <w:r w:rsidRPr="00EE338A">
        <w:rPr>
          <w:noProof/>
          <w:lang w:val="en-US"/>
        </w:rPr>
        <w:instrText xml:space="preserve"> PAGEREF _Toc423960706 \h </w:instrText>
      </w:r>
      <w:r>
        <w:rPr>
          <w:noProof/>
        </w:rPr>
      </w:r>
      <w:r>
        <w:rPr>
          <w:noProof/>
        </w:rPr>
        <w:fldChar w:fldCharType="separate"/>
      </w:r>
      <w:r w:rsidRPr="00EE338A">
        <w:rPr>
          <w:noProof/>
          <w:lang w:val="en-US"/>
        </w:rPr>
        <w:t>7</w:t>
      </w:r>
      <w:r>
        <w:rPr>
          <w:noProof/>
        </w:rPr>
        <w:fldChar w:fldCharType="end"/>
      </w:r>
    </w:p>
    <w:p w14:paraId="3332C920" w14:textId="77777777" w:rsidR="00EE338A" w:rsidRPr="00EE338A" w:rsidRDefault="00EE338A">
      <w:pPr>
        <w:pStyle w:val="Verzeichnis2"/>
        <w:rPr>
          <w:rFonts w:asciiTheme="minorHAnsi" w:eastAsiaTheme="minorEastAsia" w:hAnsiTheme="minorHAnsi" w:cstheme="minorBidi"/>
          <w:noProof/>
          <w:szCs w:val="22"/>
          <w:lang w:val="en-US"/>
        </w:rPr>
      </w:pPr>
      <w:r w:rsidRPr="009948D7">
        <w:rPr>
          <w:noProof/>
          <w:lang w:val="en-GB"/>
        </w:rPr>
        <w:t>2.2</w:t>
      </w:r>
      <w:r w:rsidRPr="00EE338A">
        <w:rPr>
          <w:rFonts w:asciiTheme="minorHAnsi" w:eastAsiaTheme="minorEastAsia" w:hAnsiTheme="minorHAnsi" w:cstheme="minorBidi"/>
          <w:noProof/>
          <w:szCs w:val="22"/>
          <w:lang w:val="en-US"/>
        </w:rPr>
        <w:tab/>
      </w:r>
      <w:r w:rsidRPr="009948D7">
        <w:rPr>
          <w:noProof/>
          <w:lang w:val="en-GB"/>
        </w:rPr>
        <w:t>Addressees / target group</w:t>
      </w:r>
      <w:r w:rsidRPr="00EE338A">
        <w:rPr>
          <w:noProof/>
          <w:lang w:val="en-US"/>
        </w:rPr>
        <w:tab/>
      </w:r>
      <w:r>
        <w:rPr>
          <w:noProof/>
        </w:rPr>
        <w:fldChar w:fldCharType="begin"/>
      </w:r>
      <w:r w:rsidRPr="00EE338A">
        <w:rPr>
          <w:noProof/>
          <w:lang w:val="en-US"/>
        </w:rPr>
        <w:instrText xml:space="preserve"> PAGEREF _Toc423960707 \h </w:instrText>
      </w:r>
      <w:r>
        <w:rPr>
          <w:noProof/>
        </w:rPr>
      </w:r>
      <w:r>
        <w:rPr>
          <w:noProof/>
        </w:rPr>
        <w:fldChar w:fldCharType="separate"/>
      </w:r>
      <w:r w:rsidRPr="00EE338A">
        <w:rPr>
          <w:noProof/>
          <w:lang w:val="en-US"/>
        </w:rPr>
        <w:t>8</w:t>
      </w:r>
      <w:r>
        <w:rPr>
          <w:noProof/>
        </w:rPr>
        <w:fldChar w:fldCharType="end"/>
      </w:r>
    </w:p>
    <w:p w14:paraId="3E5AAA2A" w14:textId="77777777" w:rsidR="00EE338A" w:rsidRPr="00EE338A" w:rsidRDefault="00EE338A">
      <w:pPr>
        <w:pStyle w:val="Verzeichnis2"/>
        <w:rPr>
          <w:rFonts w:asciiTheme="minorHAnsi" w:eastAsiaTheme="minorEastAsia" w:hAnsiTheme="minorHAnsi" w:cstheme="minorBidi"/>
          <w:noProof/>
          <w:szCs w:val="22"/>
          <w:lang w:val="en-US"/>
        </w:rPr>
      </w:pPr>
      <w:r w:rsidRPr="009948D7">
        <w:rPr>
          <w:noProof/>
          <w:lang w:val="en-GB"/>
        </w:rPr>
        <w:t>2.3</w:t>
      </w:r>
      <w:r w:rsidRPr="00EE338A">
        <w:rPr>
          <w:rFonts w:asciiTheme="minorHAnsi" w:eastAsiaTheme="minorEastAsia" w:hAnsiTheme="minorHAnsi" w:cstheme="minorBidi"/>
          <w:noProof/>
          <w:szCs w:val="22"/>
          <w:lang w:val="en-US"/>
        </w:rPr>
        <w:tab/>
      </w:r>
      <w:r w:rsidRPr="009948D7">
        <w:rPr>
          <w:noProof/>
          <w:lang w:val="en-GB"/>
        </w:rPr>
        <w:t>Background</w:t>
      </w:r>
      <w:r w:rsidRPr="00EE338A">
        <w:rPr>
          <w:noProof/>
          <w:lang w:val="en-US"/>
        </w:rPr>
        <w:tab/>
      </w:r>
      <w:r>
        <w:rPr>
          <w:noProof/>
        </w:rPr>
        <w:fldChar w:fldCharType="begin"/>
      </w:r>
      <w:r w:rsidRPr="00EE338A">
        <w:rPr>
          <w:noProof/>
          <w:lang w:val="en-US"/>
        </w:rPr>
        <w:instrText xml:space="preserve"> PAGEREF _Toc423960708 \h </w:instrText>
      </w:r>
      <w:r>
        <w:rPr>
          <w:noProof/>
        </w:rPr>
      </w:r>
      <w:r>
        <w:rPr>
          <w:noProof/>
        </w:rPr>
        <w:fldChar w:fldCharType="separate"/>
      </w:r>
      <w:r w:rsidRPr="00EE338A">
        <w:rPr>
          <w:noProof/>
          <w:lang w:val="en-US"/>
        </w:rPr>
        <w:t>8</w:t>
      </w:r>
      <w:r>
        <w:rPr>
          <w:noProof/>
        </w:rPr>
        <w:fldChar w:fldCharType="end"/>
      </w:r>
    </w:p>
    <w:p w14:paraId="373EE96C" w14:textId="77777777" w:rsidR="00EE338A" w:rsidRPr="00EE338A" w:rsidRDefault="00EE338A">
      <w:pPr>
        <w:pStyle w:val="Verzeichnis2"/>
        <w:rPr>
          <w:rFonts w:asciiTheme="minorHAnsi" w:eastAsiaTheme="minorEastAsia" w:hAnsiTheme="minorHAnsi" w:cstheme="minorBidi"/>
          <w:noProof/>
          <w:szCs w:val="22"/>
          <w:lang w:val="en-US"/>
        </w:rPr>
      </w:pPr>
      <w:r w:rsidRPr="009948D7">
        <w:rPr>
          <w:noProof/>
          <w:lang w:val="en-GB"/>
        </w:rPr>
        <w:t>2.4</w:t>
      </w:r>
      <w:r w:rsidRPr="00EE338A">
        <w:rPr>
          <w:rFonts w:asciiTheme="minorHAnsi" w:eastAsiaTheme="minorEastAsia" w:hAnsiTheme="minorHAnsi" w:cstheme="minorBidi"/>
          <w:noProof/>
          <w:szCs w:val="22"/>
          <w:lang w:val="en-US"/>
        </w:rPr>
        <w:tab/>
      </w:r>
      <w:r w:rsidRPr="009948D7">
        <w:rPr>
          <w:noProof/>
          <w:lang w:val="en-GB"/>
        </w:rPr>
        <w:t>Distinctions</w:t>
      </w:r>
      <w:r w:rsidRPr="00EE338A">
        <w:rPr>
          <w:noProof/>
          <w:lang w:val="en-US"/>
        </w:rPr>
        <w:tab/>
      </w:r>
      <w:r>
        <w:rPr>
          <w:noProof/>
        </w:rPr>
        <w:fldChar w:fldCharType="begin"/>
      </w:r>
      <w:r w:rsidRPr="00EE338A">
        <w:rPr>
          <w:noProof/>
          <w:lang w:val="en-US"/>
        </w:rPr>
        <w:instrText xml:space="preserve"> PAGEREF _Toc423960709 \h </w:instrText>
      </w:r>
      <w:r>
        <w:rPr>
          <w:noProof/>
        </w:rPr>
      </w:r>
      <w:r>
        <w:rPr>
          <w:noProof/>
        </w:rPr>
        <w:fldChar w:fldCharType="separate"/>
      </w:r>
      <w:r w:rsidRPr="00EE338A">
        <w:rPr>
          <w:noProof/>
          <w:lang w:val="en-US"/>
        </w:rPr>
        <w:t>8</w:t>
      </w:r>
      <w:r>
        <w:rPr>
          <w:noProof/>
        </w:rPr>
        <w:fldChar w:fldCharType="end"/>
      </w:r>
    </w:p>
    <w:p w14:paraId="038D97C0" w14:textId="77777777" w:rsidR="00EE338A" w:rsidRPr="00EE338A" w:rsidRDefault="00EE338A">
      <w:pPr>
        <w:pStyle w:val="Verzeichnis1"/>
        <w:tabs>
          <w:tab w:val="left" w:pos="425"/>
        </w:tabs>
        <w:rPr>
          <w:rFonts w:asciiTheme="minorHAnsi" w:eastAsiaTheme="minorEastAsia" w:hAnsiTheme="minorHAnsi" w:cstheme="minorBidi"/>
          <w:b w:val="0"/>
          <w:noProof/>
          <w:szCs w:val="22"/>
          <w:lang w:val="en-US"/>
        </w:rPr>
      </w:pPr>
      <w:r w:rsidRPr="009948D7">
        <w:rPr>
          <w:noProof/>
          <w:lang w:val="en-GB"/>
        </w:rPr>
        <w:t>3</w:t>
      </w:r>
      <w:r w:rsidRPr="00EE338A">
        <w:rPr>
          <w:rFonts w:asciiTheme="minorHAnsi" w:eastAsiaTheme="minorEastAsia" w:hAnsiTheme="minorHAnsi" w:cstheme="minorBidi"/>
          <w:b w:val="0"/>
          <w:noProof/>
          <w:szCs w:val="22"/>
          <w:lang w:val="en-US"/>
        </w:rPr>
        <w:tab/>
      </w:r>
      <w:r w:rsidRPr="009948D7">
        <w:rPr>
          <w:rFonts w:cs="Arial"/>
          <w:noProof/>
          <w:lang w:val="en-GB"/>
        </w:rPr>
        <w:t>General requirements / principles</w:t>
      </w:r>
      <w:r w:rsidRPr="00EE338A">
        <w:rPr>
          <w:noProof/>
          <w:lang w:val="en-US"/>
        </w:rPr>
        <w:tab/>
      </w:r>
      <w:r>
        <w:rPr>
          <w:noProof/>
        </w:rPr>
        <w:fldChar w:fldCharType="begin"/>
      </w:r>
      <w:r w:rsidRPr="00EE338A">
        <w:rPr>
          <w:noProof/>
          <w:lang w:val="en-US"/>
        </w:rPr>
        <w:instrText xml:space="preserve"> PAGEREF _Toc423960710 \h </w:instrText>
      </w:r>
      <w:r>
        <w:rPr>
          <w:noProof/>
        </w:rPr>
      </w:r>
      <w:r>
        <w:rPr>
          <w:noProof/>
        </w:rPr>
        <w:fldChar w:fldCharType="separate"/>
      </w:r>
      <w:r w:rsidRPr="00EE338A">
        <w:rPr>
          <w:noProof/>
          <w:lang w:val="en-US"/>
        </w:rPr>
        <w:t>10</w:t>
      </w:r>
      <w:r>
        <w:rPr>
          <w:noProof/>
        </w:rPr>
        <w:fldChar w:fldCharType="end"/>
      </w:r>
    </w:p>
    <w:p w14:paraId="6A03471C" w14:textId="77777777" w:rsidR="00EE338A" w:rsidRPr="00EE338A" w:rsidRDefault="00EE338A">
      <w:pPr>
        <w:pStyle w:val="Verzeichnis2"/>
        <w:rPr>
          <w:rFonts w:asciiTheme="minorHAnsi" w:eastAsiaTheme="minorEastAsia" w:hAnsiTheme="minorHAnsi" w:cstheme="minorBidi"/>
          <w:noProof/>
          <w:szCs w:val="22"/>
          <w:lang w:val="en-US"/>
        </w:rPr>
      </w:pPr>
      <w:r w:rsidRPr="009948D7">
        <w:rPr>
          <w:noProof/>
          <w:lang w:val="en-GB"/>
        </w:rPr>
        <w:t>3.1</w:t>
      </w:r>
      <w:r w:rsidRPr="00EE338A">
        <w:rPr>
          <w:rFonts w:asciiTheme="minorHAnsi" w:eastAsiaTheme="minorEastAsia" w:hAnsiTheme="minorHAnsi" w:cstheme="minorBidi"/>
          <w:noProof/>
          <w:szCs w:val="22"/>
          <w:lang w:val="en-US"/>
        </w:rPr>
        <w:tab/>
      </w:r>
      <w:r w:rsidRPr="009948D7">
        <w:rPr>
          <w:noProof/>
          <w:lang w:val="en-GB"/>
        </w:rPr>
        <w:t>Use of standards</w:t>
      </w:r>
      <w:r w:rsidRPr="00EE338A">
        <w:rPr>
          <w:noProof/>
          <w:lang w:val="en-US"/>
        </w:rPr>
        <w:tab/>
      </w:r>
      <w:r>
        <w:rPr>
          <w:noProof/>
        </w:rPr>
        <w:fldChar w:fldCharType="begin"/>
      </w:r>
      <w:r w:rsidRPr="00EE338A">
        <w:rPr>
          <w:noProof/>
          <w:lang w:val="en-US"/>
        </w:rPr>
        <w:instrText xml:space="preserve"> PAGEREF _Toc423960711 \h </w:instrText>
      </w:r>
      <w:r>
        <w:rPr>
          <w:noProof/>
        </w:rPr>
      </w:r>
      <w:r>
        <w:rPr>
          <w:noProof/>
        </w:rPr>
        <w:fldChar w:fldCharType="separate"/>
      </w:r>
      <w:r w:rsidRPr="00EE338A">
        <w:rPr>
          <w:noProof/>
          <w:lang w:val="en-US"/>
        </w:rPr>
        <w:t>10</w:t>
      </w:r>
      <w:r>
        <w:rPr>
          <w:noProof/>
        </w:rPr>
        <w:fldChar w:fldCharType="end"/>
      </w:r>
    </w:p>
    <w:p w14:paraId="1ACBFD60" w14:textId="77777777" w:rsidR="00EE338A" w:rsidRPr="00EE338A" w:rsidRDefault="00EE338A">
      <w:pPr>
        <w:pStyle w:val="Verzeichnis2"/>
        <w:rPr>
          <w:rFonts w:asciiTheme="minorHAnsi" w:eastAsiaTheme="minorEastAsia" w:hAnsiTheme="minorHAnsi" w:cstheme="minorBidi"/>
          <w:noProof/>
          <w:szCs w:val="22"/>
          <w:lang w:val="en-US"/>
        </w:rPr>
      </w:pPr>
      <w:r w:rsidRPr="009948D7">
        <w:rPr>
          <w:rFonts w:cs="Arial"/>
          <w:noProof/>
          <w:lang w:val="en-GB"/>
        </w:rPr>
        <w:t>3.2</w:t>
      </w:r>
      <w:r w:rsidRPr="00EE338A">
        <w:rPr>
          <w:rFonts w:asciiTheme="minorHAnsi" w:eastAsiaTheme="minorEastAsia" w:hAnsiTheme="minorHAnsi" w:cstheme="minorBidi"/>
          <w:noProof/>
          <w:szCs w:val="22"/>
          <w:lang w:val="en-US"/>
        </w:rPr>
        <w:tab/>
      </w:r>
      <w:r w:rsidRPr="009948D7">
        <w:rPr>
          <w:rFonts w:cs="Arial"/>
          <w:noProof/>
          <w:lang w:val="en-GB"/>
        </w:rPr>
        <w:t>Databases as documents</w:t>
      </w:r>
      <w:r w:rsidRPr="00EE338A">
        <w:rPr>
          <w:noProof/>
          <w:lang w:val="en-US"/>
        </w:rPr>
        <w:tab/>
      </w:r>
      <w:r>
        <w:rPr>
          <w:noProof/>
        </w:rPr>
        <w:fldChar w:fldCharType="begin"/>
      </w:r>
      <w:r w:rsidRPr="00EE338A">
        <w:rPr>
          <w:noProof/>
          <w:lang w:val="en-US"/>
        </w:rPr>
        <w:instrText xml:space="preserve"> PAGEREF _Toc423960712 \h </w:instrText>
      </w:r>
      <w:r>
        <w:rPr>
          <w:noProof/>
        </w:rPr>
      </w:r>
      <w:r>
        <w:rPr>
          <w:noProof/>
        </w:rPr>
        <w:fldChar w:fldCharType="separate"/>
      </w:r>
      <w:r w:rsidRPr="00EE338A">
        <w:rPr>
          <w:noProof/>
          <w:lang w:val="en-US"/>
        </w:rPr>
        <w:t>10</w:t>
      </w:r>
      <w:r>
        <w:rPr>
          <w:noProof/>
        </w:rPr>
        <w:fldChar w:fldCharType="end"/>
      </w:r>
    </w:p>
    <w:p w14:paraId="1EC41D8D" w14:textId="77777777" w:rsidR="00EE338A" w:rsidRPr="00EE338A" w:rsidRDefault="00EE338A">
      <w:pPr>
        <w:pStyle w:val="Verzeichnis2"/>
        <w:rPr>
          <w:rFonts w:asciiTheme="minorHAnsi" w:eastAsiaTheme="minorEastAsia" w:hAnsiTheme="minorHAnsi" w:cstheme="minorBidi"/>
          <w:noProof/>
          <w:szCs w:val="22"/>
          <w:lang w:val="en-US"/>
        </w:rPr>
      </w:pPr>
      <w:r w:rsidRPr="009948D7">
        <w:rPr>
          <w:rFonts w:cs="Arial"/>
          <w:noProof/>
          <w:lang w:val="en-GB"/>
        </w:rPr>
        <w:t>3.3</w:t>
      </w:r>
      <w:r w:rsidRPr="00EE338A">
        <w:rPr>
          <w:rFonts w:asciiTheme="minorHAnsi" w:eastAsiaTheme="minorEastAsia" w:hAnsiTheme="minorHAnsi" w:cstheme="minorBidi"/>
          <w:noProof/>
          <w:szCs w:val="22"/>
          <w:lang w:val="en-US"/>
        </w:rPr>
        <w:tab/>
      </w:r>
      <w:r w:rsidRPr="009948D7">
        <w:rPr>
          <w:rFonts w:cs="Arial"/>
          <w:noProof/>
          <w:lang w:val="en-GB"/>
        </w:rPr>
        <w:t>Character sets and characters</w:t>
      </w:r>
      <w:r w:rsidRPr="00EE338A">
        <w:rPr>
          <w:noProof/>
          <w:lang w:val="en-US"/>
        </w:rPr>
        <w:tab/>
      </w:r>
      <w:r>
        <w:rPr>
          <w:noProof/>
        </w:rPr>
        <w:fldChar w:fldCharType="begin"/>
      </w:r>
      <w:r w:rsidRPr="00EE338A">
        <w:rPr>
          <w:noProof/>
          <w:lang w:val="en-US"/>
        </w:rPr>
        <w:instrText xml:space="preserve"> PAGEREF _Toc423960713 \h </w:instrText>
      </w:r>
      <w:r>
        <w:rPr>
          <w:noProof/>
        </w:rPr>
      </w:r>
      <w:r>
        <w:rPr>
          <w:noProof/>
        </w:rPr>
        <w:fldChar w:fldCharType="separate"/>
      </w:r>
      <w:r w:rsidRPr="00EE338A">
        <w:rPr>
          <w:noProof/>
          <w:lang w:val="en-US"/>
        </w:rPr>
        <w:t>10</w:t>
      </w:r>
      <w:r>
        <w:rPr>
          <w:noProof/>
        </w:rPr>
        <w:fldChar w:fldCharType="end"/>
      </w:r>
    </w:p>
    <w:p w14:paraId="64AE5D3F" w14:textId="77777777" w:rsidR="00EE338A" w:rsidRPr="00EE338A" w:rsidRDefault="00EE338A">
      <w:pPr>
        <w:pStyle w:val="Verzeichnis2"/>
        <w:rPr>
          <w:rFonts w:asciiTheme="minorHAnsi" w:eastAsiaTheme="minorEastAsia" w:hAnsiTheme="minorHAnsi" w:cstheme="minorBidi"/>
          <w:noProof/>
          <w:szCs w:val="22"/>
          <w:lang w:val="en-US"/>
        </w:rPr>
      </w:pPr>
      <w:r w:rsidRPr="009948D7">
        <w:rPr>
          <w:noProof/>
          <w:lang w:val="en-GB"/>
        </w:rPr>
        <w:t>3.4</w:t>
      </w:r>
      <w:r w:rsidRPr="00EE338A">
        <w:rPr>
          <w:rFonts w:asciiTheme="minorHAnsi" w:eastAsiaTheme="minorEastAsia" w:hAnsiTheme="minorHAnsi" w:cstheme="minorBidi"/>
          <w:noProof/>
          <w:szCs w:val="22"/>
          <w:lang w:val="en-US"/>
        </w:rPr>
        <w:tab/>
      </w:r>
      <w:r w:rsidRPr="009948D7">
        <w:rPr>
          <w:noProof/>
          <w:lang w:val="en-GB"/>
        </w:rPr>
        <w:t>File URI Scheme</w:t>
      </w:r>
      <w:r w:rsidRPr="00EE338A">
        <w:rPr>
          <w:noProof/>
          <w:lang w:val="en-US"/>
        </w:rPr>
        <w:tab/>
      </w:r>
      <w:r>
        <w:rPr>
          <w:noProof/>
        </w:rPr>
        <w:fldChar w:fldCharType="begin"/>
      </w:r>
      <w:r w:rsidRPr="00EE338A">
        <w:rPr>
          <w:noProof/>
          <w:lang w:val="en-US"/>
        </w:rPr>
        <w:instrText xml:space="preserve"> PAGEREF _Toc423960714 \h </w:instrText>
      </w:r>
      <w:r>
        <w:rPr>
          <w:noProof/>
        </w:rPr>
      </w:r>
      <w:r>
        <w:rPr>
          <w:noProof/>
        </w:rPr>
        <w:fldChar w:fldCharType="separate"/>
      </w:r>
      <w:r w:rsidRPr="00EE338A">
        <w:rPr>
          <w:noProof/>
          <w:lang w:val="en-US"/>
        </w:rPr>
        <w:t>11</w:t>
      </w:r>
      <w:r>
        <w:rPr>
          <w:noProof/>
        </w:rPr>
        <w:fldChar w:fldCharType="end"/>
      </w:r>
    </w:p>
    <w:p w14:paraId="103C2E7A" w14:textId="77777777" w:rsidR="00EE338A" w:rsidRPr="00EE338A" w:rsidRDefault="00EE338A">
      <w:pPr>
        <w:pStyle w:val="Verzeichnis2"/>
        <w:rPr>
          <w:rFonts w:asciiTheme="minorHAnsi" w:eastAsiaTheme="minorEastAsia" w:hAnsiTheme="minorHAnsi" w:cstheme="minorBidi"/>
          <w:noProof/>
          <w:szCs w:val="22"/>
          <w:lang w:val="en-US"/>
        </w:rPr>
      </w:pPr>
      <w:r w:rsidRPr="009948D7">
        <w:rPr>
          <w:rFonts w:cs="Arial"/>
          <w:noProof/>
          <w:lang w:val="en-GB"/>
        </w:rPr>
        <w:t>3.5</w:t>
      </w:r>
      <w:r w:rsidRPr="00EE338A">
        <w:rPr>
          <w:rFonts w:asciiTheme="minorHAnsi" w:eastAsiaTheme="minorEastAsia" w:hAnsiTheme="minorHAnsi" w:cstheme="minorBidi"/>
          <w:noProof/>
          <w:szCs w:val="22"/>
          <w:lang w:val="en-US"/>
        </w:rPr>
        <w:tab/>
      </w:r>
      <w:r w:rsidRPr="009948D7">
        <w:rPr>
          <w:noProof/>
          <w:lang w:val="en-GB"/>
        </w:rPr>
        <w:t>Identifiers and regular identifiers</w:t>
      </w:r>
      <w:r w:rsidRPr="00EE338A">
        <w:rPr>
          <w:noProof/>
          <w:lang w:val="en-US"/>
        </w:rPr>
        <w:tab/>
      </w:r>
      <w:r>
        <w:rPr>
          <w:noProof/>
        </w:rPr>
        <w:fldChar w:fldCharType="begin"/>
      </w:r>
      <w:r w:rsidRPr="00EE338A">
        <w:rPr>
          <w:noProof/>
          <w:lang w:val="en-US"/>
        </w:rPr>
        <w:instrText xml:space="preserve"> PAGEREF _Toc423960715 \h </w:instrText>
      </w:r>
      <w:r>
        <w:rPr>
          <w:noProof/>
        </w:rPr>
      </w:r>
      <w:r>
        <w:rPr>
          <w:noProof/>
        </w:rPr>
        <w:fldChar w:fldCharType="separate"/>
      </w:r>
      <w:r w:rsidRPr="00EE338A">
        <w:rPr>
          <w:noProof/>
          <w:lang w:val="en-US"/>
        </w:rPr>
        <w:t>11</w:t>
      </w:r>
      <w:r>
        <w:rPr>
          <w:noProof/>
        </w:rPr>
        <w:fldChar w:fldCharType="end"/>
      </w:r>
    </w:p>
    <w:p w14:paraId="6FCFCA12" w14:textId="77777777" w:rsidR="00EE338A" w:rsidRPr="00EE338A" w:rsidRDefault="00EE338A">
      <w:pPr>
        <w:pStyle w:val="Verzeichnis1"/>
        <w:tabs>
          <w:tab w:val="left" w:pos="425"/>
        </w:tabs>
        <w:rPr>
          <w:rFonts w:asciiTheme="minorHAnsi" w:eastAsiaTheme="minorEastAsia" w:hAnsiTheme="minorHAnsi" w:cstheme="minorBidi"/>
          <w:b w:val="0"/>
          <w:noProof/>
          <w:szCs w:val="22"/>
          <w:lang w:val="en-US"/>
        </w:rPr>
      </w:pPr>
      <w:r w:rsidRPr="009948D7">
        <w:rPr>
          <w:noProof/>
          <w:lang w:val="en-GB"/>
        </w:rPr>
        <w:t>4</w:t>
      </w:r>
      <w:r w:rsidRPr="00EE338A">
        <w:rPr>
          <w:rFonts w:asciiTheme="minorHAnsi" w:eastAsiaTheme="minorEastAsia" w:hAnsiTheme="minorHAnsi" w:cstheme="minorBidi"/>
          <w:b w:val="0"/>
          <w:noProof/>
          <w:szCs w:val="22"/>
          <w:lang w:val="en-US"/>
        </w:rPr>
        <w:tab/>
      </w:r>
      <w:r w:rsidRPr="009948D7">
        <w:rPr>
          <w:rFonts w:cs="Arial"/>
          <w:noProof/>
          <w:lang w:val="en-GB"/>
        </w:rPr>
        <w:t>Requirements for the format structure</w:t>
      </w:r>
      <w:r w:rsidRPr="00EE338A">
        <w:rPr>
          <w:noProof/>
          <w:lang w:val="en-US"/>
        </w:rPr>
        <w:tab/>
      </w:r>
      <w:r>
        <w:rPr>
          <w:noProof/>
        </w:rPr>
        <w:fldChar w:fldCharType="begin"/>
      </w:r>
      <w:r w:rsidRPr="00EE338A">
        <w:rPr>
          <w:noProof/>
          <w:lang w:val="en-US"/>
        </w:rPr>
        <w:instrText xml:space="preserve"> PAGEREF _Toc423960716 \h </w:instrText>
      </w:r>
      <w:r>
        <w:rPr>
          <w:noProof/>
        </w:rPr>
      </w:r>
      <w:r>
        <w:rPr>
          <w:noProof/>
        </w:rPr>
        <w:fldChar w:fldCharType="separate"/>
      </w:r>
      <w:r w:rsidRPr="00EE338A">
        <w:rPr>
          <w:noProof/>
          <w:lang w:val="en-US"/>
        </w:rPr>
        <w:t>13</w:t>
      </w:r>
      <w:r>
        <w:rPr>
          <w:noProof/>
        </w:rPr>
        <w:fldChar w:fldCharType="end"/>
      </w:r>
    </w:p>
    <w:p w14:paraId="118806E2" w14:textId="77777777" w:rsidR="00EE338A" w:rsidRPr="00EE338A" w:rsidRDefault="00EE338A">
      <w:pPr>
        <w:pStyle w:val="Verzeichnis2"/>
        <w:rPr>
          <w:rFonts w:asciiTheme="minorHAnsi" w:eastAsiaTheme="minorEastAsia" w:hAnsiTheme="minorHAnsi" w:cstheme="minorBidi"/>
          <w:noProof/>
          <w:szCs w:val="22"/>
          <w:lang w:val="en-US"/>
        </w:rPr>
      </w:pPr>
      <w:r w:rsidRPr="009948D7">
        <w:rPr>
          <w:rFonts w:cs="Arial"/>
          <w:noProof/>
          <w:lang w:val="en-GB"/>
        </w:rPr>
        <w:t>4.1</w:t>
      </w:r>
      <w:r w:rsidRPr="00EE338A">
        <w:rPr>
          <w:rFonts w:asciiTheme="minorHAnsi" w:eastAsiaTheme="minorEastAsia" w:hAnsiTheme="minorHAnsi" w:cstheme="minorBidi"/>
          <w:noProof/>
          <w:szCs w:val="22"/>
          <w:lang w:val="en-US"/>
        </w:rPr>
        <w:tab/>
      </w:r>
      <w:r w:rsidRPr="009948D7">
        <w:rPr>
          <w:noProof/>
          <w:lang w:val="en-GB"/>
        </w:rPr>
        <w:t>Construction of the SIARD archive file</w:t>
      </w:r>
      <w:r w:rsidRPr="00EE338A">
        <w:rPr>
          <w:noProof/>
          <w:lang w:val="en-US"/>
        </w:rPr>
        <w:tab/>
      </w:r>
      <w:r>
        <w:rPr>
          <w:noProof/>
        </w:rPr>
        <w:fldChar w:fldCharType="begin"/>
      </w:r>
      <w:r w:rsidRPr="00EE338A">
        <w:rPr>
          <w:noProof/>
          <w:lang w:val="en-US"/>
        </w:rPr>
        <w:instrText xml:space="preserve"> PAGEREF _Toc423960717 \h </w:instrText>
      </w:r>
      <w:r>
        <w:rPr>
          <w:noProof/>
        </w:rPr>
      </w:r>
      <w:r>
        <w:rPr>
          <w:noProof/>
        </w:rPr>
        <w:fldChar w:fldCharType="separate"/>
      </w:r>
      <w:r w:rsidRPr="00EE338A">
        <w:rPr>
          <w:noProof/>
          <w:lang w:val="en-US"/>
        </w:rPr>
        <w:t>13</w:t>
      </w:r>
      <w:r>
        <w:rPr>
          <w:noProof/>
        </w:rPr>
        <w:fldChar w:fldCharType="end"/>
      </w:r>
    </w:p>
    <w:p w14:paraId="2A7CC6C6" w14:textId="77777777" w:rsidR="00EE338A" w:rsidRPr="00EE338A" w:rsidRDefault="00EE338A">
      <w:pPr>
        <w:pStyle w:val="Verzeichnis2"/>
        <w:rPr>
          <w:rFonts w:asciiTheme="minorHAnsi" w:eastAsiaTheme="minorEastAsia" w:hAnsiTheme="minorHAnsi" w:cstheme="minorBidi"/>
          <w:noProof/>
          <w:szCs w:val="22"/>
          <w:lang w:val="en-US"/>
        </w:rPr>
      </w:pPr>
      <w:r w:rsidRPr="009948D7">
        <w:rPr>
          <w:rFonts w:cs="Arial"/>
          <w:noProof/>
          <w:lang w:val="en-GB"/>
        </w:rPr>
        <w:t>4.2</w:t>
      </w:r>
      <w:r w:rsidRPr="00EE338A">
        <w:rPr>
          <w:rFonts w:asciiTheme="minorHAnsi" w:eastAsiaTheme="minorEastAsia" w:hAnsiTheme="minorHAnsi" w:cstheme="minorBidi"/>
          <w:noProof/>
          <w:szCs w:val="22"/>
          <w:lang w:val="en-US"/>
        </w:rPr>
        <w:tab/>
      </w:r>
      <w:r w:rsidRPr="009948D7">
        <w:rPr>
          <w:rFonts w:cs="Arial"/>
          <w:noProof/>
          <w:lang w:val="en-GB"/>
        </w:rPr>
        <w:t>Structure of the SIARD archive file</w:t>
      </w:r>
      <w:r w:rsidRPr="00EE338A">
        <w:rPr>
          <w:noProof/>
          <w:lang w:val="en-US"/>
        </w:rPr>
        <w:tab/>
      </w:r>
      <w:r>
        <w:rPr>
          <w:noProof/>
        </w:rPr>
        <w:fldChar w:fldCharType="begin"/>
      </w:r>
      <w:r w:rsidRPr="00EE338A">
        <w:rPr>
          <w:noProof/>
          <w:lang w:val="en-US"/>
        </w:rPr>
        <w:instrText xml:space="preserve"> PAGEREF _Toc423960718 \h </w:instrText>
      </w:r>
      <w:r>
        <w:rPr>
          <w:noProof/>
        </w:rPr>
      </w:r>
      <w:r>
        <w:rPr>
          <w:noProof/>
        </w:rPr>
        <w:fldChar w:fldCharType="separate"/>
      </w:r>
      <w:r w:rsidRPr="00EE338A">
        <w:rPr>
          <w:noProof/>
          <w:lang w:val="en-US"/>
        </w:rPr>
        <w:t>13</w:t>
      </w:r>
      <w:r>
        <w:rPr>
          <w:noProof/>
        </w:rPr>
        <w:fldChar w:fldCharType="end"/>
      </w:r>
    </w:p>
    <w:p w14:paraId="0FE25607" w14:textId="77777777" w:rsidR="00EE338A" w:rsidRPr="00EE338A" w:rsidRDefault="00EE338A">
      <w:pPr>
        <w:pStyle w:val="Verzeichnis2"/>
        <w:rPr>
          <w:rFonts w:asciiTheme="minorHAnsi" w:eastAsiaTheme="minorEastAsia" w:hAnsiTheme="minorHAnsi" w:cstheme="minorBidi"/>
          <w:noProof/>
          <w:szCs w:val="22"/>
          <w:lang w:val="en-US"/>
        </w:rPr>
      </w:pPr>
      <w:r w:rsidRPr="009948D7">
        <w:rPr>
          <w:rFonts w:cs="Arial"/>
          <w:noProof/>
          <w:lang w:val="en-GB"/>
        </w:rPr>
        <w:t>4.3</w:t>
      </w:r>
      <w:r w:rsidRPr="00EE338A">
        <w:rPr>
          <w:rFonts w:asciiTheme="minorHAnsi" w:eastAsiaTheme="minorEastAsia" w:hAnsiTheme="minorHAnsi" w:cstheme="minorBidi"/>
          <w:noProof/>
          <w:szCs w:val="22"/>
          <w:lang w:val="en-US"/>
        </w:rPr>
        <w:tab/>
      </w:r>
      <w:r w:rsidRPr="009948D7">
        <w:rPr>
          <w:rFonts w:cs="Arial"/>
          <w:noProof/>
          <w:lang w:val="en-GB"/>
        </w:rPr>
        <w:t>Correspondence between metadata and table data</w:t>
      </w:r>
      <w:r w:rsidRPr="00EE338A">
        <w:rPr>
          <w:noProof/>
          <w:lang w:val="en-US"/>
        </w:rPr>
        <w:tab/>
      </w:r>
      <w:r>
        <w:rPr>
          <w:noProof/>
        </w:rPr>
        <w:fldChar w:fldCharType="begin"/>
      </w:r>
      <w:r w:rsidRPr="00EE338A">
        <w:rPr>
          <w:noProof/>
          <w:lang w:val="en-US"/>
        </w:rPr>
        <w:instrText xml:space="preserve"> PAGEREF _Toc423960719 \h </w:instrText>
      </w:r>
      <w:r>
        <w:rPr>
          <w:noProof/>
        </w:rPr>
      </w:r>
      <w:r>
        <w:rPr>
          <w:noProof/>
        </w:rPr>
        <w:fldChar w:fldCharType="separate"/>
      </w:r>
      <w:r w:rsidRPr="00EE338A">
        <w:rPr>
          <w:noProof/>
          <w:lang w:val="en-US"/>
        </w:rPr>
        <w:t>16</w:t>
      </w:r>
      <w:r>
        <w:rPr>
          <w:noProof/>
        </w:rPr>
        <w:fldChar w:fldCharType="end"/>
      </w:r>
    </w:p>
    <w:p w14:paraId="790AF194" w14:textId="77777777" w:rsidR="00EE338A" w:rsidRPr="00EE338A" w:rsidRDefault="00EE338A">
      <w:pPr>
        <w:pStyle w:val="Verzeichnis1"/>
        <w:tabs>
          <w:tab w:val="left" w:pos="425"/>
        </w:tabs>
        <w:rPr>
          <w:rFonts w:asciiTheme="minorHAnsi" w:eastAsiaTheme="minorEastAsia" w:hAnsiTheme="minorHAnsi" w:cstheme="minorBidi"/>
          <w:b w:val="0"/>
          <w:noProof/>
          <w:szCs w:val="22"/>
          <w:lang w:val="en-US"/>
        </w:rPr>
      </w:pPr>
      <w:r w:rsidRPr="009948D7">
        <w:rPr>
          <w:noProof/>
          <w:lang w:val="en-GB"/>
        </w:rPr>
        <w:t>5</w:t>
      </w:r>
      <w:r w:rsidRPr="00EE338A">
        <w:rPr>
          <w:rFonts w:asciiTheme="minorHAnsi" w:eastAsiaTheme="minorEastAsia" w:hAnsiTheme="minorHAnsi" w:cstheme="minorBidi"/>
          <w:b w:val="0"/>
          <w:noProof/>
          <w:szCs w:val="22"/>
          <w:lang w:val="en-US"/>
        </w:rPr>
        <w:tab/>
      </w:r>
      <w:r w:rsidRPr="009948D7">
        <w:rPr>
          <w:rFonts w:cs="Arial"/>
          <w:noProof/>
          <w:lang w:val="en-GB"/>
        </w:rPr>
        <w:t>Requirements for metadata</w:t>
      </w:r>
      <w:r w:rsidRPr="00EE338A">
        <w:rPr>
          <w:noProof/>
          <w:lang w:val="en-US"/>
        </w:rPr>
        <w:tab/>
      </w:r>
      <w:r>
        <w:rPr>
          <w:noProof/>
        </w:rPr>
        <w:fldChar w:fldCharType="begin"/>
      </w:r>
      <w:r w:rsidRPr="00EE338A">
        <w:rPr>
          <w:noProof/>
          <w:lang w:val="en-US"/>
        </w:rPr>
        <w:instrText xml:space="preserve"> PAGEREF _Toc423960720 \h </w:instrText>
      </w:r>
      <w:r>
        <w:rPr>
          <w:noProof/>
        </w:rPr>
      </w:r>
      <w:r>
        <w:rPr>
          <w:noProof/>
        </w:rPr>
        <w:fldChar w:fldCharType="separate"/>
      </w:r>
      <w:r w:rsidRPr="00EE338A">
        <w:rPr>
          <w:noProof/>
          <w:lang w:val="en-US"/>
        </w:rPr>
        <w:t>21</w:t>
      </w:r>
      <w:r>
        <w:rPr>
          <w:noProof/>
        </w:rPr>
        <w:fldChar w:fldCharType="end"/>
      </w:r>
    </w:p>
    <w:p w14:paraId="33E2ACF5" w14:textId="77777777" w:rsidR="00EE338A" w:rsidRPr="00EE338A" w:rsidRDefault="00EE338A">
      <w:pPr>
        <w:pStyle w:val="Verzeichnis2"/>
        <w:rPr>
          <w:rFonts w:asciiTheme="minorHAnsi" w:eastAsiaTheme="minorEastAsia" w:hAnsiTheme="minorHAnsi" w:cstheme="minorBidi"/>
          <w:noProof/>
          <w:szCs w:val="22"/>
          <w:lang w:val="en-US"/>
        </w:rPr>
      </w:pPr>
      <w:r w:rsidRPr="009948D7">
        <w:rPr>
          <w:noProof/>
          <w:lang w:val="en-GB"/>
        </w:rPr>
        <w:t>5.1</w:t>
      </w:r>
      <w:r w:rsidRPr="00EE338A">
        <w:rPr>
          <w:rFonts w:asciiTheme="minorHAnsi" w:eastAsiaTheme="minorEastAsia" w:hAnsiTheme="minorHAnsi" w:cstheme="minorBidi"/>
          <w:noProof/>
          <w:szCs w:val="22"/>
          <w:lang w:val="en-US"/>
        </w:rPr>
        <w:tab/>
      </w:r>
      <w:r w:rsidRPr="009948D7">
        <w:rPr>
          <w:noProof/>
          <w:lang w:val="en-GB"/>
        </w:rPr>
        <w:t>Database level metadata</w:t>
      </w:r>
      <w:r w:rsidRPr="00EE338A">
        <w:rPr>
          <w:noProof/>
          <w:lang w:val="en-US"/>
        </w:rPr>
        <w:tab/>
      </w:r>
      <w:r>
        <w:rPr>
          <w:noProof/>
        </w:rPr>
        <w:fldChar w:fldCharType="begin"/>
      </w:r>
      <w:r w:rsidRPr="00EE338A">
        <w:rPr>
          <w:noProof/>
          <w:lang w:val="en-US"/>
        </w:rPr>
        <w:instrText xml:space="preserve"> PAGEREF _Toc423960721 \h </w:instrText>
      </w:r>
      <w:r>
        <w:rPr>
          <w:noProof/>
        </w:rPr>
      </w:r>
      <w:r>
        <w:rPr>
          <w:noProof/>
        </w:rPr>
        <w:fldChar w:fldCharType="separate"/>
      </w:r>
      <w:r w:rsidRPr="00EE338A">
        <w:rPr>
          <w:noProof/>
          <w:lang w:val="en-US"/>
        </w:rPr>
        <w:t>21</w:t>
      </w:r>
      <w:r>
        <w:rPr>
          <w:noProof/>
        </w:rPr>
        <w:fldChar w:fldCharType="end"/>
      </w:r>
    </w:p>
    <w:p w14:paraId="1A1205F4" w14:textId="77777777" w:rsidR="00EE338A" w:rsidRPr="00EE338A" w:rsidRDefault="00EE338A">
      <w:pPr>
        <w:pStyle w:val="Verzeichnis2"/>
        <w:rPr>
          <w:rFonts w:asciiTheme="minorHAnsi" w:eastAsiaTheme="minorEastAsia" w:hAnsiTheme="minorHAnsi" w:cstheme="minorBidi"/>
          <w:noProof/>
          <w:szCs w:val="22"/>
          <w:lang w:val="en-US"/>
        </w:rPr>
      </w:pPr>
      <w:r w:rsidRPr="009948D7">
        <w:rPr>
          <w:noProof/>
          <w:lang w:val="en-GB"/>
        </w:rPr>
        <w:t>5.2</w:t>
      </w:r>
      <w:r w:rsidRPr="00EE338A">
        <w:rPr>
          <w:rFonts w:asciiTheme="minorHAnsi" w:eastAsiaTheme="minorEastAsia" w:hAnsiTheme="minorHAnsi" w:cstheme="minorBidi"/>
          <w:noProof/>
          <w:szCs w:val="22"/>
          <w:lang w:val="en-US"/>
        </w:rPr>
        <w:tab/>
      </w:r>
      <w:r w:rsidRPr="009948D7">
        <w:rPr>
          <w:noProof/>
          <w:lang w:val="en-GB"/>
        </w:rPr>
        <w:t>Schema level metadata</w:t>
      </w:r>
      <w:r w:rsidRPr="00EE338A">
        <w:rPr>
          <w:noProof/>
          <w:lang w:val="en-US"/>
        </w:rPr>
        <w:tab/>
      </w:r>
      <w:r>
        <w:rPr>
          <w:noProof/>
        </w:rPr>
        <w:fldChar w:fldCharType="begin"/>
      </w:r>
      <w:r w:rsidRPr="00EE338A">
        <w:rPr>
          <w:noProof/>
          <w:lang w:val="en-US"/>
        </w:rPr>
        <w:instrText xml:space="preserve"> PAGEREF _Toc423960722 \h </w:instrText>
      </w:r>
      <w:r>
        <w:rPr>
          <w:noProof/>
        </w:rPr>
      </w:r>
      <w:r>
        <w:rPr>
          <w:noProof/>
        </w:rPr>
        <w:fldChar w:fldCharType="separate"/>
      </w:r>
      <w:r w:rsidRPr="00EE338A">
        <w:rPr>
          <w:noProof/>
          <w:lang w:val="en-US"/>
        </w:rPr>
        <w:t>23</w:t>
      </w:r>
      <w:r>
        <w:rPr>
          <w:noProof/>
        </w:rPr>
        <w:fldChar w:fldCharType="end"/>
      </w:r>
    </w:p>
    <w:p w14:paraId="407B180A" w14:textId="77777777" w:rsidR="00EE338A" w:rsidRPr="00EE338A" w:rsidRDefault="00EE338A">
      <w:pPr>
        <w:pStyle w:val="Verzeichnis2"/>
        <w:rPr>
          <w:rFonts w:asciiTheme="minorHAnsi" w:eastAsiaTheme="minorEastAsia" w:hAnsiTheme="minorHAnsi" w:cstheme="minorBidi"/>
          <w:noProof/>
          <w:szCs w:val="22"/>
          <w:lang w:val="en-US"/>
        </w:rPr>
      </w:pPr>
      <w:r w:rsidRPr="009948D7">
        <w:rPr>
          <w:noProof/>
          <w:lang w:val="en-GB"/>
        </w:rPr>
        <w:t>5.3</w:t>
      </w:r>
      <w:r w:rsidRPr="00EE338A">
        <w:rPr>
          <w:rFonts w:asciiTheme="minorHAnsi" w:eastAsiaTheme="minorEastAsia" w:hAnsiTheme="minorHAnsi" w:cstheme="minorBidi"/>
          <w:noProof/>
          <w:szCs w:val="22"/>
          <w:lang w:val="en-US"/>
        </w:rPr>
        <w:tab/>
      </w:r>
      <w:r w:rsidRPr="009948D7">
        <w:rPr>
          <w:noProof/>
          <w:lang w:val="en-GB"/>
        </w:rPr>
        <w:t>Type level metadata</w:t>
      </w:r>
      <w:r w:rsidRPr="00EE338A">
        <w:rPr>
          <w:noProof/>
          <w:lang w:val="en-US"/>
        </w:rPr>
        <w:tab/>
      </w:r>
      <w:r>
        <w:rPr>
          <w:noProof/>
        </w:rPr>
        <w:fldChar w:fldCharType="begin"/>
      </w:r>
      <w:r w:rsidRPr="00EE338A">
        <w:rPr>
          <w:noProof/>
          <w:lang w:val="en-US"/>
        </w:rPr>
        <w:instrText xml:space="preserve"> PAGEREF _Toc423960723 \h </w:instrText>
      </w:r>
      <w:r>
        <w:rPr>
          <w:noProof/>
        </w:rPr>
      </w:r>
      <w:r>
        <w:rPr>
          <w:noProof/>
        </w:rPr>
        <w:fldChar w:fldCharType="separate"/>
      </w:r>
      <w:r w:rsidRPr="00EE338A">
        <w:rPr>
          <w:noProof/>
          <w:lang w:val="en-US"/>
        </w:rPr>
        <w:t>24</w:t>
      </w:r>
      <w:r>
        <w:rPr>
          <w:noProof/>
        </w:rPr>
        <w:fldChar w:fldCharType="end"/>
      </w:r>
    </w:p>
    <w:p w14:paraId="4D560C87" w14:textId="77777777" w:rsidR="00EE338A" w:rsidRPr="00EE338A" w:rsidRDefault="00EE338A">
      <w:pPr>
        <w:pStyle w:val="Verzeichnis2"/>
        <w:rPr>
          <w:rFonts w:asciiTheme="minorHAnsi" w:eastAsiaTheme="minorEastAsia" w:hAnsiTheme="minorHAnsi" w:cstheme="minorBidi"/>
          <w:noProof/>
          <w:szCs w:val="22"/>
          <w:lang w:val="en-US"/>
        </w:rPr>
      </w:pPr>
      <w:r w:rsidRPr="009948D7">
        <w:rPr>
          <w:noProof/>
          <w:lang w:val="en-GB"/>
        </w:rPr>
        <w:t>5.4</w:t>
      </w:r>
      <w:r w:rsidRPr="00EE338A">
        <w:rPr>
          <w:rFonts w:asciiTheme="minorHAnsi" w:eastAsiaTheme="minorEastAsia" w:hAnsiTheme="minorHAnsi" w:cstheme="minorBidi"/>
          <w:noProof/>
          <w:szCs w:val="22"/>
          <w:lang w:val="en-US"/>
        </w:rPr>
        <w:tab/>
      </w:r>
      <w:r w:rsidRPr="009948D7">
        <w:rPr>
          <w:noProof/>
          <w:lang w:val="en-GB"/>
        </w:rPr>
        <w:t>Attribute level metadata</w:t>
      </w:r>
      <w:r w:rsidRPr="00EE338A">
        <w:rPr>
          <w:noProof/>
          <w:lang w:val="en-US"/>
        </w:rPr>
        <w:tab/>
      </w:r>
      <w:r>
        <w:rPr>
          <w:noProof/>
        </w:rPr>
        <w:fldChar w:fldCharType="begin"/>
      </w:r>
      <w:r w:rsidRPr="00EE338A">
        <w:rPr>
          <w:noProof/>
          <w:lang w:val="en-US"/>
        </w:rPr>
        <w:instrText xml:space="preserve"> PAGEREF _Toc423960724 \h </w:instrText>
      </w:r>
      <w:r>
        <w:rPr>
          <w:noProof/>
        </w:rPr>
      </w:r>
      <w:r>
        <w:rPr>
          <w:noProof/>
        </w:rPr>
        <w:fldChar w:fldCharType="separate"/>
      </w:r>
      <w:r w:rsidRPr="00EE338A">
        <w:rPr>
          <w:noProof/>
          <w:lang w:val="en-US"/>
        </w:rPr>
        <w:t>25</w:t>
      </w:r>
      <w:r>
        <w:rPr>
          <w:noProof/>
        </w:rPr>
        <w:fldChar w:fldCharType="end"/>
      </w:r>
    </w:p>
    <w:p w14:paraId="792B6929" w14:textId="77777777" w:rsidR="00EE338A" w:rsidRPr="00EE338A" w:rsidRDefault="00EE338A">
      <w:pPr>
        <w:pStyle w:val="Verzeichnis2"/>
        <w:rPr>
          <w:rFonts w:asciiTheme="minorHAnsi" w:eastAsiaTheme="minorEastAsia" w:hAnsiTheme="minorHAnsi" w:cstheme="minorBidi"/>
          <w:noProof/>
          <w:szCs w:val="22"/>
          <w:lang w:val="en-US"/>
        </w:rPr>
      </w:pPr>
      <w:r w:rsidRPr="009948D7">
        <w:rPr>
          <w:noProof/>
          <w:lang w:val="en-GB"/>
        </w:rPr>
        <w:t>5.5</w:t>
      </w:r>
      <w:r w:rsidRPr="00EE338A">
        <w:rPr>
          <w:rFonts w:asciiTheme="minorHAnsi" w:eastAsiaTheme="minorEastAsia" w:hAnsiTheme="minorHAnsi" w:cstheme="minorBidi"/>
          <w:noProof/>
          <w:szCs w:val="22"/>
          <w:lang w:val="en-US"/>
        </w:rPr>
        <w:tab/>
      </w:r>
      <w:r w:rsidRPr="009948D7">
        <w:rPr>
          <w:noProof/>
          <w:lang w:val="en-GB"/>
        </w:rPr>
        <w:t>Table level metadata</w:t>
      </w:r>
      <w:r w:rsidRPr="00EE338A">
        <w:rPr>
          <w:noProof/>
          <w:lang w:val="en-US"/>
        </w:rPr>
        <w:tab/>
      </w:r>
      <w:r>
        <w:rPr>
          <w:noProof/>
        </w:rPr>
        <w:fldChar w:fldCharType="begin"/>
      </w:r>
      <w:r w:rsidRPr="00EE338A">
        <w:rPr>
          <w:noProof/>
          <w:lang w:val="en-US"/>
        </w:rPr>
        <w:instrText xml:space="preserve"> PAGEREF _Toc423960725 \h </w:instrText>
      </w:r>
      <w:r>
        <w:rPr>
          <w:noProof/>
        </w:rPr>
      </w:r>
      <w:r>
        <w:rPr>
          <w:noProof/>
        </w:rPr>
        <w:fldChar w:fldCharType="separate"/>
      </w:r>
      <w:r w:rsidRPr="00EE338A">
        <w:rPr>
          <w:noProof/>
          <w:lang w:val="en-US"/>
        </w:rPr>
        <w:t>25</w:t>
      </w:r>
      <w:r>
        <w:rPr>
          <w:noProof/>
        </w:rPr>
        <w:fldChar w:fldCharType="end"/>
      </w:r>
    </w:p>
    <w:p w14:paraId="116E4D19" w14:textId="77777777" w:rsidR="00EE338A" w:rsidRPr="00EE338A" w:rsidRDefault="00EE338A">
      <w:pPr>
        <w:pStyle w:val="Verzeichnis2"/>
        <w:rPr>
          <w:rFonts w:asciiTheme="minorHAnsi" w:eastAsiaTheme="minorEastAsia" w:hAnsiTheme="minorHAnsi" w:cstheme="minorBidi"/>
          <w:noProof/>
          <w:szCs w:val="22"/>
          <w:lang w:val="en-US"/>
        </w:rPr>
      </w:pPr>
      <w:r w:rsidRPr="009948D7">
        <w:rPr>
          <w:noProof/>
          <w:lang w:val="en-GB"/>
        </w:rPr>
        <w:t>5.6</w:t>
      </w:r>
      <w:r w:rsidRPr="00EE338A">
        <w:rPr>
          <w:rFonts w:asciiTheme="minorHAnsi" w:eastAsiaTheme="minorEastAsia" w:hAnsiTheme="minorHAnsi" w:cstheme="minorBidi"/>
          <w:noProof/>
          <w:szCs w:val="22"/>
          <w:lang w:val="en-US"/>
        </w:rPr>
        <w:tab/>
      </w:r>
      <w:r w:rsidRPr="009948D7">
        <w:rPr>
          <w:noProof/>
          <w:lang w:val="en-GB"/>
        </w:rPr>
        <w:t>Column level metadata</w:t>
      </w:r>
      <w:r w:rsidRPr="00EE338A">
        <w:rPr>
          <w:noProof/>
          <w:lang w:val="en-US"/>
        </w:rPr>
        <w:tab/>
      </w:r>
      <w:r>
        <w:rPr>
          <w:noProof/>
        </w:rPr>
        <w:fldChar w:fldCharType="begin"/>
      </w:r>
      <w:r w:rsidRPr="00EE338A">
        <w:rPr>
          <w:noProof/>
          <w:lang w:val="en-US"/>
        </w:rPr>
        <w:instrText xml:space="preserve"> PAGEREF _Toc423960726 \h </w:instrText>
      </w:r>
      <w:r>
        <w:rPr>
          <w:noProof/>
        </w:rPr>
      </w:r>
      <w:r>
        <w:rPr>
          <w:noProof/>
        </w:rPr>
        <w:fldChar w:fldCharType="separate"/>
      </w:r>
      <w:r w:rsidRPr="00EE338A">
        <w:rPr>
          <w:noProof/>
          <w:lang w:val="en-US"/>
        </w:rPr>
        <w:t>27</w:t>
      </w:r>
      <w:r>
        <w:rPr>
          <w:noProof/>
        </w:rPr>
        <w:fldChar w:fldCharType="end"/>
      </w:r>
    </w:p>
    <w:p w14:paraId="4F906DA8" w14:textId="77777777" w:rsidR="00EE338A" w:rsidRPr="00EE338A" w:rsidRDefault="00EE338A">
      <w:pPr>
        <w:pStyle w:val="Verzeichnis2"/>
        <w:rPr>
          <w:rFonts w:asciiTheme="minorHAnsi" w:eastAsiaTheme="minorEastAsia" w:hAnsiTheme="minorHAnsi" w:cstheme="minorBidi"/>
          <w:noProof/>
          <w:szCs w:val="22"/>
          <w:lang w:val="en-US"/>
        </w:rPr>
      </w:pPr>
      <w:r w:rsidRPr="009948D7">
        <w:rPr>
          <w:noProof/>
          <w:lang w:val="en-GB"/>
        </w:rPr>
        <w:t>5.7</w:t>
      </w:r>
      <w:r w:rsidRPr="00EE338A">
        <w:rPr>
          <w:rFonts w:asciiTheme="minorHAnsi" w:eastAsiaTheme="minorEastAsia" w:hAnsiTheme="minorHAnsi" w:cstheme="minorBidi"/>
          <w:noProof/>
          <w:szCs w:val="22"/>
          <w:lang w:val="en-US"/>
        </w:rPr>
        <w:tab/>
      </w:r>
      <w:r w:rsidRPr="009948D7">
        <w:rPr>
          <w:noProof/>
          <w:lang w:val="en-GB"/>
        </w:rPr>
        <w:t>Field metadata</w:t>
      </w:r>
      <w:r w:rsidRPr="00EE338A">
        <w:rPr>
          <w:noProof/>
          <w:lang w:val="en-US"/>
        </w:rPr>
        <w:tab/>
      </w:r>
      <w:r>
        <w:rPr>
          <w:noProof/>
        </w:rPr>
        <w:fldChar w:fldCharType="begin"/>
      </w:r>
      <w:r w:rsidRPr="00EE338A">
        <w:rPr>
          <w:noProof/>
          <w:lang w:val="en-US"/>
        </w:rPr>
        <w:instrText xml:space="preserve"> PAGEREF _Toc423960727 \h </w:instrText>
      </w:r>
      <w:r>
        <w:rPr>
          <w:noProof/>
        </w:rPr>
      </w:r>
      <w:r>
        <w:rPr>
          <w:noProof/>
        </w:rPr>
        <w:fldChar w:fldCharType="separate"/>
      </w:r>
      <w:r w:rsidRPr="00EE338A">
        <w:rPr>
          <w:noProof/>
          <w:lang w:val="en-US"/>
        </w:rPr>
        <w:t>28</w:t>
      </w:r>
      <w:r>
        <w:rPr>
          <w:noProof/>
        </w:rPr>
        <w:fldChar w:fldCharType="end"/>
      </w:r>
    </w:p>
    <w:p w14:paraId="72CB9AFF" w14:textId="77777777" w:rsidR="00EE338A" w:rsidRPr="00EE338A" w:rsidRDefault="00EE338A">
      <w:pPr>
        <w:pStyle w:val="Verzeichnis2"/>
        <w:rPr>
          <w:rFonts w:asciiTheme="minorHAnsi" w:eastAsiaTheme="minorEastAsia" w:hAnsiTheme="minorHAnsi" w:cstheme="minorBidi"/>
          <w:noProof/>
          <w:szCs w:val="22"/>
          <w:lang w:val="en-US"/>
        </w:rPr>
      </w:pPr>
      <w:r w:rsidRPr="009948D7">
        <w:rPr>
          <w:noProof/>
          <w:lang w:val="en-GB"/>
        </w:rPr>
        <w:t>5.8</w:t>
      </w:r>
      <w:r w:rsidRPr="00EE338A">
        <w:rPr>
          <w:rFonts w:asciiTheme="minorHAnsi" w:eastAsiaTheme="minorEastAsia" w:hAnsiTheme="minorHAnsi" w:cstheme="minorBidi"/>
          <w:noProof/>
          <w:szCs w:val="22"/>
          <w:lang w:val="en-US"/>
        </w:rPr>
        <w:tab/>
      </w:r>
      <w:r w:rsidRPr="009948D7">
        <w:rPr>
          <w:noProof/>
          <w:lang w:val="en-GB"/>
        </w:rPr>
        <w:t>Primary key metadata</w:t>
      </w:r>
      <w:r w:rsidRPr="00EE338A">
        <w:rPr>
          <w:noProof/>
          <w:lang w:val="en-US"/>
        </w:rPr>
        <w:tab/>
      </w:r>
      <w:r>
        <w:rPr>
          <w:noProof/>
        </w:rPr>
        <w:fldChar w:fldCharType="begin"/>
      </w:r>
      <w:r w:rsidRPr="00EE338A">
        <w:rPr>
          <w:noProof/>
          <w:lang w:val="en-US"/>
        </w:rPr>
        <w:instrText xml:space="preserve"> PAGEREF _Toc423960728 \h </w:instrText>
      </w:r>
      <w:r>
        <w:rPr>
          <w:noProof/>
        </w:rPr>
      </w:r>
      <w:r>
        <w:rPr>
          <w:noProof/>
        </w:rPr>
        <w:fldChar w:fldCharType="separate"/>
      </w:r>
      <w:r w:rsidRPr="00EE338A">
        <w:rPr>
          <w:noProof/>
          <w:lang w:val="en-US"/>
        </w:rPr>
        <w:t>29</w:t>
      </w:r>
      <w:r>
        <w:rPr>
          <w:noProof/>
        </w:rPr>
        <w:fldChar w:fldCharType="end"/>
      </w:r>
    </w:p>
    <w:p w14:paraId="08062818" w14:textId="77777777" w:rsidR="00EE338A" w:rsidRPr="00EE338A" w:rsidRDefault="00EE338A">
      <w:pPr>
        <w:pStyle w:val="Verzeichnis2"/>
        <w:rPr>
          <w:rFonts w:asciiTheme="minorHAnsi" w:eastAsiaTheme="minorEastAsia" w:hAnsiTheme="minorHAnsi" w:cstheme="minorBidi"/>
          <w:noProof/>
          <w:szCs w:val="22"/>
          <w:lang w:val="en-US"/>
        </w:rPr>
      </w:pPr>
      <w:r w:rsidRPr="009948D7">
        <w:rPr>
          <w:noProof/>
          <w:lang w:val="en-GB"/>
        </w:rPr>
        <w:t>5.9</w:t>
      </w:r>
      <w:r w:rsidRPr="00EE338A">
        <w:rPr>
          <w:rFonts w:asciiTheme="minorHAnsi" w:eastAsiaTheme="minorEastAsia" w:hAnsiTheme="minorHAnsi" w:cstheme="minorBidi"/>
          <w:noProof/>
          <w:szCs w:val="22"/>
          <w:lang w:val="en-US"/>
        </w:rPr>
        <w:tab/>
      </w:r>
      <w:r w:rsidRPr="009948D7">
        <w:rPr>
          <w:noProof/>
          <w:lang w:val="en-GB"/>
        </w:rPr>
        <w:t>Foreign key metadata</w:t>
      </w:r>
      <w:r w:rsidRPr="00EE338A">
        <w:rPr>
          <w:noProof/>
          <w:lang w:val="en-US"/>
        </w:rPr>
        <w:tab/>
      </w:r>
      <w:r>
        <w:rPr>
          <w:noProof/>
        </w:rPr>
        <w:fldChar w:fldCharType="begin"/>
      </w:r>
      <w:r w:rsidRPr="00EE338A">
        <w:rPr>
          <w:noProof/>
          <w:lang w:val="en-US"/>
        </w:rPr>
        <w:instrText xml:space="preserve"> PAGEREF _Toc423960729 \h </w:instrText>
      </w:r>
      <w:r>
        <w:rPr>
          <w:noProof/>
        </w:rPr>
      </w:r>
      <w:r>
        <w:rPr>
          <w:noProof/>
        </w:rPr>
        <w:fldChar w:fldCharType="separate"/>
      </w:r>
      <w:r w:rsidRPr="00EE338A">
        <w:rPr>
          <w:noProof/>
          <w:lang w:val="en-US"/>
        </w:rPr>
        <w:t>30</w:t>
      </w:r>
      <w:r>
        <w:rPr>
          <w:noProof/>
        </w:rPr>
        <w:fldChar w:fldCharType="end"/>
      </w:r>
    </w:p>
    <w:p w14:paraId="6F3CD325" w14:textId="77777777" w:rsidR="00EE338A" w:rsidRPr="00EE338A" w:rsidRDefault="00EE338A">
      <w:pPr>
        <w:pStyle w:val="Verzeichnis2"/>
        <w:rPr>
          <w:rFonts w:asciiTheme="minorHAnsi" w:eastAsiaTheme="minorEastAsia" w:hAnsiTheme="minorHAnsi" w:cstheme="minorBidi"/>
          <w:noProof/>
          <w:szCs w:val="22"/>
          <w:lang w:val="en-US"/>
        </w:rPr>
      </w:pPr>
      <w:r w:rsidRPr="009948D7">
        <w:rPr>
          <w:noProof/>
          <w:lang w:val="en-GB"/>
        </w:rPr>
        <w:lastRenderedPageBreak/>
        <w:t>5.10</w:t>
      </w:r>
      <w:r w:rsidRPr="00EE338A">
        <w:rPr>
          <w:rFonts w:asciiTheme="minorHAnsi" w:eastAsiaTheme="minorEastAsia" w:hAnsiTheme="minorHAnsi" w:cstheme="minorBidi"/>
          <w:noProof/>
          <w:szCs w:val="22"/>
          <w:lang w:val="en-US"/>
        </w:rPr>
        <w:tab/>
      </w:r>
      <w:r w:rsidRPr="009948D7">
        <w:rPr>
          <w:noProof/>
          <w:lang w:val="en-GB"/>
        </w:rPr>
        <w:t>Reference metadata</w:t>
      </w:r>
      <w:r w:rsidRPr="00EE338A">
        <w:rPr>
          <w:noProof/>
          <w:lang w:val="en-US"/>
        </w:rPr>
        <w:tab/>
      </w:r>
      <w:r>
        <w:rPr>
          <w:noProof/>
        </w:rPr>
        <w:fldChar w:fldCharType="begin"/>
      </w:r>
      <w:r w:rsidRPr="00EE338A">
        <w:rPr>
          <w:noProof/>
          <w:lang w:val="en-US"/>
        </w:rPr>
        <w:instrText xml:space="preserve"> PAGEREF _Toc423960730 \h </w:instrText>
      </w:r>
      <w:r>
        <w:rPr>
          <w:noProof/>
        </w:rPr>
      </w:r>
      <w:r>
        <w:rPr>
          <w:noProof/>
        </w:rPr>
        <w:fldChar w:fldCharType="separate"/>
      </w:r>
      <w:r w:rsidRPr="00EE338A">
        <w:rPr>
          <w:noProof/>
          <w:lang w:val="en-US"/>
        </w:rPr>
        <w:t>30</w:t>
      </w:r>
      <w:r>
        <w:rPr>
          <w:noProof/>
        </w:rPr>
        <w:fldChar w:fldCharType="end"/>
      </w:r>
    </w:p>
    <w:p w14:paraId="0B7D15A6" w14:textId="77777777" w:rsidR="00EE338A" w:rsidRPr="00EE338A" w:rsidRDefault="00EE338A">
      <w:pPr>
        <w:pStyle w:val="Verzeichnis2"/>
        <w:rPr>
          <w:rFonts w:asciiTheme="minorHAnsi" w:eastAsiaTheme="minorEastAsia" w:hAnsiTheme="minorHAnsi" w:cstheme="minorBidi"/>
          <w:noProof/>
          <w:szCs w:val="22"/>
          <w:lang w:val="en-US"/>
        </w:rPr>
      </w:pPr>
      <w:r w:rsidRPr="009948D7">
        <w:rPr>
          <w:noProof/>
          <w:lang w:val="en-GB"/>
        </w:rPr>
        <w:t>5.11</w:t>
      </w:r>
      <w:r w:rsidRPr="00EE338A">
        <w:rPr>
          <w:rFonts w:asciiTheme="minorHAnsi" w:eastAsiaTheme="minorEastAsia" w:hAnsiTheme="minorHAnsi" w:cstheme="minorBidi"/>
          <w:noProof/>
          <w:szCs w:val="22"/>
          <w:lang w:val="en-US"/>
        </w:rPr>
        <w:tab/>
      </w:r>
      <w:r w:rsidRPr="009948D7">
        <w:rPr>
          <w:noProof/>
          <w:lang w:val="en-GB"/>
        </w:rPr>
        <w:t>Candidate key metadata</w:t>
      </w:r>
      <w:r w:rsidRPr="00EE338A">
        <w:rPr>
          <w:noProof/>
          <w:lang w:val="en-US"/>
        </w:rPr>
        <w:tab/>
      </w:r>
      <w:r>
        <w:rPr>
          <w:noProof/>
        </w:rPr>
        <w:fldChar w:fldCharType="begin"/>
      </w:r>
      <w:r w:rsidRPr="00EE338A">
        <w:rPr>
          <w:noProof/>
          <w:lang w:val="en-US"/>
        </w:rPr>
        <w:instrText xml:space="preserve"> PAGEREF _Toc423960731 \h </w:instrText>
      </w:r>
      <w:r>
        <w:rPr>
          <w:noProof/>
        </w:rPr>
      </w:r>
      <w:r>
        <w:rPr>
          <w:noProof/>
        </w:rPr>
        <w:fldChar w:fldCharType="separate"/>
      </w:r>
      <w:r w:rsidRPr="00EE338A">
        <w:rPr>
          <w:noProof/>
          <w:lang w:val="en-US"/>
        </w:rPr>
        <w:t>31</w:t>
      </w:r>
      <w:r>
        <w:rPr>
          <w:noProof/>
        </w:rPr>
        <w:fldChar w:fldCharType="end"/>
      </w:r>
    </w:p>
    <w:p w14:paraId="58B447A9" w14:textId="77777777" w:rsidR="00EE338A" w:rsidRPr="00EE338A" w:rsidRDefault="00EE338A">
      <w:pPr>
        <w:pStyle w:val="Verzeichnis2"/>
        <w:rPr>
          <w:rFonts w:asciiTheme="minorHAnsi" w:eastAsiaTheme="minorEastAsia" w:hAnsiTheme="minorHAnsi" w:cstheme="minorBidi"/>
          <w:noProof/>
          <w:szCs w:val="22"/>
          <w:lang w:val="en-US"/>
        </w:rPr>
      </w:pPr>
      <w:r w:rsidRPr="009948D7">
        <w:rPr>
          <w:noProof/>
          <w:lang w:val="en-GB"/>
        </w:rPr>
        <w:t>5.12</w:t>
      </w:r>
      <w:r w:rsidRPr="00EE338A">
        <w:rPr>
          <w:rFonts w:asciiTheme="minorHAnsi" w:eastAsiaTheme="minorEastAsia" w:hAnsiTheme="minorHAnsi" w:cstheme="minorBidi"/>
          <w:noProof/>
          <w:szCs w:val="22"/>
          <w:lang w:val="en-US"/>
        </w:rPr>
        <w:tab/>
      </w:r>
      <w:r w:rsidRPr="009948D7">
        <w:rPr>
          <w:noProof/>
          <w:lang w:val="en-GB"/>
        </w:rPr>
        <w:t>Check constraint metadata</w:t>
      </w:r>
      <w:r w:rsidRPr="00EE338A">
        <w:rPr>
          <w:noProof/>
          <w:lang w:val="en-US"/>
        </w:rPr>
        <w:tab/>
      </w:r>
      <w:r>
        <w:rPr>
          <w:noProof/>
        </w:rPr>
        <w:fldChar w:fldCharType="begin"/>
      </w:r>
      <w:r w:rsidRPr="00EE338A">
        <w:rPr>
          <w:noProof/>
          <w:lang w:val="en-US"/>
        </w:rPr>
        <w:instrText xml:space="preserve"> PAGEREF _Toc423960732 \h </w:instrText>
      </w:r>
      <w:r>
        <w:rPr>
          <w:noProof/>
        </w:rPr>
      </w:r>
      <w:r>
        <w:rPr>
          <w:noProof/>
        </w:rPr>
        <w:fldChar w:fldCharType="separate"/>
      </w:r>
      <w:r w:rsidRPr="00EE338A">
        <w:rPr>
          <w:noProof/>
          <w:lang w:val="en-US"/>
        </w:rPr>
        <w:t>31</w:t>
      </w:r>
      <w:r>
        <w:rPr>
          <w:noProof/>
        </w:rPr>
        <w:fldChar w:fldCharType="end"/>
      </w:r>
    </w:p>
    <w:p w14:paraId="172E0DBE" w14:textId="77777777" w:rsidR="00EE338A" w:rsidRPr="00EE338A" w:rsidRDefault="00EE338A">
      <w:pPr>
        <w:pStyle w:val="Verzeichnis2"/>
        <w:rPr>
          <w:rFonts w:asciiTheme="minorHAnsi" w:eastAsiaTheme="minorEastAsia" w:hAnsiTheme="minorHAnsi" w:cstheme="minorBidi"/>
          <w:noProof/>
          <w:szCs w:val="22"/>
          <w:lang w:val="en-US"/>
        </w:rPr>
      </w:pPr>
      <w:r w:rsidRPr="009948D7">
        <w:rPr>
          <w:noProof/>
          <w:lang w:val="en-GB"/>
        </w:rPr>
        <w:t>5.13</w:t>
      </w:r>
      <w:r w:rsidRPr="00EE338A">
        <w:rPr>
          <w:rFonts w:asciiTheme="minorHAnsi" w:eastAsiaTheme="minorEastAsia" w:hAnsiTheme="minorHAnsi" w:cstheme="minorBidi"/>
          <w:noProof/>
          <w:szCs w:val="22"/>
          <w:lang w:val="en-US"/>
        </w:rPr>
        <w:tab/>
      </w:r>
      <w:r w:rsidRPr="009948D7">
        <w:rPr>
          <w:noProof/>
          <w:lang w:val="en-GB"/>
        </w:rPr>
        <w:t>Trigger level metadata</w:t>
      </w:r>
      <w:r w:rsidRPr="00EE338A">
        <w:rPr>
          <w:noProof/>
          <w:lang w:val="en-US"/>
        </w:rPr>
        <w:tab/>
      </w:r>
      <w:r>
        <w:rPr>
          <w:noProof/>
        </w:rPr>
        <w:fldChar w:fldCharType="begin"/>
      </w:r>
      <w:r w:rsidRPr="00EE338A">
        <w:rPr>
          <w:noProof/>
          <w:lang w:val="en-US"/>
        </w:rPr>
        <w:instrText xml:space="preserve"> PAGEREF _Toc423960733 \h </w:instrText>
      </w:r>
      <w:r>
        <w:rPr>
          <w:noProof/>
        </w:rPr>
      </w:r>
      <w:r>
        <w:rPr>
          <w:noProof/>
        </w:rPr>
        <w:fldChar w:fldCharType="separate"/>
      </w:r>
      <w:r w:rsidRPr="00EE338A">
        <w:rPr>
          <w:noProof/>
          <w:lang w:val="en-US"/>
        </w:rPr>
        <w:t>32</w:t>
      </w:r>
      <w:r>
        <w:rPr>
          <w:noProof/>
        </w:rPr>
        <w:fldChar w:fldCharType="end"/>
      </w:r>
    </w:p>
    <w:p w14:paraId="5CD1E25A" w14:textId="77777777" w:rsidR="00EE338A" w:rsidRPr="00EE338A" w:rsidRDefault="00EE338A">
      <w:pPr>
        <w:pStyle w:val="Verzeichnis2"/>
        <w:rPr>
          <w:rFonts w:asciiTheme="minorHAnsi" w:eastAsiaTheme="minorEastAsia" w:hAnsiTheme="minorHAnsi" w:cstheme="minorBidi"/>
          <w:noProof/>
          <w:szCs w:val="22"/>
          <w:lang w:val="en-US"/>
        </w:rPr>
      </w:pPr>
      <w:r w:rsidRPr="009948D7">
        <w:rPr>
          <w:noProof/>
          <w:lang w:val="en-GB"/>
        </w:rPr>
        <w:t>5.14</w:t>
      </w:r>
      <w:r w:rsidRPr="00EE338A">
        <w:rPr>
          <w:rFonts w:asciiTheme="minorHAnsi" w:eastAsiaTheme="minorEastAsia" w:hAnsiTheme="minorHAnsi" w:cstheme="minorBidi"/>
          <w:noProof/>
          <w:szCs w:val="22"/>
          <w:lang w:val="en-US"/>
        </w:rPr>
        <w:tab/>
      </w:r>
      <w:r w:rsidRPr="009948D7">
        <w:rPr>
          <w:noProof/>
          <w:lang w:val="en-GB"/>
        </w:rPr>
        <w:t>View level metadata</w:t>
      </w:r>
      <w:r w:rsidRPr="00EE338A">
        <w:rPr>
          <w:noProof/>
          <w:lang w:val="en-US"/>
        </w:rPr>
        <w:tab/>
      </w:r>
      <w:r>
        <w:rPr>
          <w:noProof/>
        </w:rPr>
        <w:fldChar w:fldCharType="begin"/>
      </w:r>
      <w:r w:rsidRPr="00EE338A">
        <w:rPr>
          <w:noProof/>
          <w:lang w:val="en-US"/>
        </w:rPr>
        <w:instrText xml:space="preserve"> PAGEREF _Toc423960734 \h </w:instrText>
      </w:r>
      <w:r>
        <w:rPr>
          <w:noProof/>
        </w:rPr>
      </w:r>
      <w:r>
        <w:rPr>
          <w:noProof/>
        </w:rPr>
        <w:fldChar w:fldCharType="separate"/>
      </w:r>
      <w:r w:rsidRPr="00EE338A">
        <w:rPr>
          <w:noProof/>
          <w:lang w:val="en-US"/>
        </w:rPr>
        <w:t>32</w:t>
      </w:r>
      <w:r>
        <w:rPr>
          <w:noProof/>
        </w:rPr>
        <w:fldChar w:fldCharType="end"/>
      </w:r>
    </w:p>
    <w:p w14:paraId="7AE5769A" w14:textId="77777777" w:rsidR="00EE338A" w:rsidRPr="00EE338A" w:rsidRDefault="00EE338A">
      <w:pPr>
        <w:pStyle w:val="Verzeichnis2"/>
        <w:rPr>
          <w:rFonts w:asciiTheme="minorHAnsi" w:eastAsiaTheme="minorEastAsia" w:hAnsiTheme="minorHAnsi" w:cstheme="minorBidi"/>
          <w:noProof/>
          <w:szCs w:val="22"/>
          <w:lang w:val="en-US"/>
        </w:rPr>
      </w:pPr>
      <w:r w:rsidRPr="009948D7">
        <w:rPr>
          <w:noProof/>
          <w:lang w:val="en-GB"/>
        </w:rPr>
        <w:t>5.15</w:t>
      </w:r>
      <w:r w:rsidRPr="00EE338A">
        <w:rPr>
          <w:rFonts w:asciiTheme="minorHAnsi" w:eastAsiaTheme="minorEastAsia" w:hAnsiTheme="minorHAnsi" w:cstheme="minorBidi"/>
          <w:noProof/>
          <w:szCs w:val="22"/>
          <w:lang w:val="en-US"/>
        </w:rPr>
        <w:tab/>
      </w:r>
      <w:r w:rsidRPr="009948D7">
        <w:rPr>
          <w:noProof/>
          <w:lang w:val="en-GB"/>
        </w:rPr>
        <w:t>Routine level metadata</w:t>
      </w:r>
      <w:r w:rsidRPr="00EE338A">
        <w:rPr>
          <w:noProof/>
          <w:lang w:val="en-US"/>
        </w:rPr>
        <w:tab/>
      </w:r>
      <w:r>
        <w:rPr>
          <w:noProof/>
        </w:rPr>
        <w:fldChar w:fldCharType="begin"/>
      </w:r>
      <w:r w:rsidRPr="00EE338A">
        <w:rPr>
          <w:noProof/>
          <w:lang w:val="en-US"/>
        </w:rPr>
        <w:instrText xml:space="preserve"> PAGEREF _Toc423960735 \h </w:instrText>
      </w:r>
      <w:r>
        <w:rPr>
          <w:noProof/>
        </w:rPr>
      </w:r>
      <w:r>
        <w:rPr>
          <w:noProof/>
        </w:rPr>
        <w:fldChar w:fldCharType="separate"/>
      </w:r>
      <w:r w:rsidRPr="00EE338A">
        <w:rPr>
          <w:noProof/>
          <w:lang w:val="en-US"/>
        </w:rPr>
        <w:t>33</w:t>
      </w:r>
      <w:r>
        <w:rPr>
          <w:noProof/>
        </w:rPr>
        <w:fldChar w:fldCharType="end"/>
      </w:r>
    </w:p>
    <w:p w14:paraId="5003DEF7" w14:textId="77777777" w:rsidR="00EE338A" w:rsidRPr="00EE338A" w:rsidRDefault="00EE338A">
      <w:pPr>
        <w:pStyle w:val="Verzeichnis2"/>
        <w:rPr>
          <w:rFonts w:asciiTheme="minorHAnsi" w:eastAsiaTheme="minorEastAsia" w:hAnsiTheme="minorHAnsi" w:cstheme="minorBidi"/>
          <w:noProof/>
          <w:szCs w:val="22"/>
          <w:lang w:val="en-US"/>
        </w:rPr>
      </w:pPr>
      <w:r w:rsidRPr="009948D7">
        <w:rPr>
          <w:noProof/>
          <w:lang w:val="en-GB"/>
        </w:rPr>
        <w:t>5.16</w:t>
      </w:r>
      <w:r w:rsidRPr="00EE338A">
        <w:rPr>
          <w:rFonts w:asciiTheme="minorHAnsi" w:eastAsiaTheme="minorEastAsia" w:hAnsiTheme="minorHAnsi" w:cstheme="minorBidi"/>
          <w:noProof/>
          <w:szCs w:val="22"/>
          <w:lang w:val="en-US"/>
        </w:rPr>
        <w:tab/>
      </w:r>
      <w:r w:rsidRPr="009948D7">
        <w:rPr>
          <w:noProof/>
          <w:lang w:val="en-GB"/>
        </w:rPr>
        <w:t>Parameter metadata</w:t>
      </w:r>
      <w:r w:rsidRPr="00EE338A">
        <w:rPr>
          <w:noProof/>
          <w:lang w:val="en-US"/>
        </w:rPr>
        <w:tab/>
      </w:r>
      <w:r>
        <w:rPr>
          <w:noProof/>
        </w:rPr>
        <w:fldChar w:fldCharType="begin"/>
      </w:r>
      <w:r w:rsidRPr="00EE338A">
        <w:rPr>
          <w:noProof/>
          <w:lang w:val="en-US"/>
        </w:rPr>
        <w:instrText xml:space="preserve"> PAGEREF _Toc423960736 \h </w:instrText>
      </w:r>
      <w:r>
        <w:rPr>
          <w:noProof/>
        </w:rPr>
      </w:r>
      <w:r>
        <w:rPr>
          <w:noProof/>
        </w:rPr>
        <w:fldChar w:fldCharType="separate"/>
      </w:r>
      <w:r w:rsidRPr="00EE338A">
        <w:rPr>
          <w:noProof/>
          <w:lang w:val="en-US"/>
        </w:rPr>
        <w:t>33</w:t>
      </w:r>
      <w:r>
        <w:rPr>
          <w:noProof/>
        </w:rPr>
        <w:fldChar w:fldCharType="end"/>
      </w:r>
    </w:p>
    <w:p w14:paraId="3F8D8EA9" w14:textId="77777777" w:rsidR="00EE338A" w:rsidRPr="00EE338A" w:rsidRDefault="00EE338A">
      <w:pPr>
        <w:pStyle w:val="Verzeichnis2"/>
        <w:rPr>
          <w:rFonts w:asciiTheme="minorHAnsi" w:eastAsiaTheme="minorEastAsia" w:hAnsiTheme="minorHAnsi" w:cstheme="minorBidi"/>
          <w:noProof/>
          <w:szCs w:val="22"/>
          <w:lang w:val="en-US"/>
        </w:rPr>
      </w:pPr>
      <w:r w:rsidRPr="009948D7">
        <w:rPr>
          <w:noProof/>
          <w:lang w:val="en-GB"/>
        </w:rPr>
        <w:t>5.17</w:t>
      </w:r>
      <w:r w:rsidRPr="00EE338A">
        <w:rPr>
          <w:rFonts w:asciiTheme="minorHAnsi" w:eastAsiaTheme="minorEastAsia" w:hAnsiTheme="minorHAnsi" w:cstheme="minorBidi"/>
          <w:noProof/>
          <w:szCs w:val="22"/>
          <w:lang w:val="en-US"/>
        </w:rPr>
        <w:tab/>
      </w:r>
      <w:r w:rsidRPr="009948D7">
        <w:rPr>
          <w:noProof/>
          <w:lang w:val="en-GB"/>
        </w:rPr>
        <w:t>ParameterField metadata</w:t>
      </w:r>
      <w:r w:rsidRPr="00EE338A">
        <w:rPr>
          <w:noProof/>
          <w:lang w:val="en-US"/>
        </w:rPr>
        <w:tab/>
      </w:r>
      <w:r>
        <w:rPr>
          <w:noProof/>
        </w:rPr>
        <w:fldChar w:fldCharType="begin"/>
      </w:r>
      <w:r w:rsidRPr="00EE338A">
        <w:rPr>
          <w:noProof/>
          <w:lang w:val="en-US"/>
        </w:rPr>
        <w:instrText xml:space="preserve"> PAGEREF _Toc423960737 \h </w:instrText>
      </w:r>
      <w:r>
        <w:rPr>
          <w:noProof/>
        </w:rPr>
      </w:r>
      <w:r>
        <w:rPr>
          <w:noProof/>
        </w:rPr>
        <w:fldChar w:fldCharType="separate"/>
      </w:r>
      <w:r w:rsidRPr="00EE338A">
        <w:rPr>
          <w:noProof/>
          <w:lang w:val="en-US"/>
        </w:rPr>
        <w:t>34</w:t>
      </w:r>
      <w:r>
        <w:rPr>
          <w:noProof/>
        </w:rPr>
        <w:fldChar w:fldCharType="end"/>
      </w:r>
    </w:p>
    <w:p w14:paraId="34A6B692" w14:textId="77777777" w:rsidR="00EE338A" w:rsidRPr="00EE338A" w:rsidRDefault="00EE338A">
      <w:pPr>
        <w:pStyle w:val="Verzeichnis2"/>
        <w:rPr>
          <w:rFonts w:asciiTheme="minorHAnsi" w:eastAsiaTheme="minorEastAsia" w:hAnsiTheme="minorHAnsi" w:cstheme="minorBidi"/>
          <w:noProof/>
          <w:szCs w:val="22"/>
          <w:lang w:val="en-US"/>
        </w:rPr>
      </w:pPr>
      <w:r w:rsidRPr="009948D7">
        <w:rPr>
          <w:noProof/>
          <w:lang w:val="en-GB"/>
        </w:rPr>
        <w:t>5.18</w:t>
      </w:r>
      <w:r w:rsidRPr="00EE338A">
        <w:rPr>
          <w:rFonts w:asciiTheme="minorHAnsi" w:eastAsiaTheme="minorEastAsia" w:hAnsiTheme="minorHAnsi" w:cstheme="minorBidi"/>
          <w:noProof/>
          <w:szCs w:val="22"/>
          <w:lang w:val="en-US"/>
        </w:rPr>
        <w:tab/>
      </w:r>
      <w:r w:rsidRPr="009948D7">
        <w:rPr>
          <w:noProof/>
          <w:lang w:val="en-GB"/>
        </w:rPr>
        <w:t>User level metadata</w:t>
      </w:r>
      <w:r w:rsidRPr="00EE338A">
        <w:rPr>
          <w:noProof/>
          <w:lang w:val="en-US"/>
        </w:rPr>
        <w:tab/>
      </w:r>
      <w:r>
        <w:rPr>
          <w:noProof/>
        </w:rPr>
        <w:fldChar w:fldCharType="begin"/>
      </w:r>
      <w:r w:rsidRPr="00EE338A">
        <w:rPr>
          <w:noProof/>
          <w:lang w:val="en-US"/>
        </w:rPr>
        <w:instrText xml:space="preserve"> PAGEREF _Toc423960738 \h </w:instrText>
      </w:r>
      <w:r>
        <w:rPr>
          <w:noProof/>
        </w:rPr>
      </w:r>
      <w:r>
        <w:rPr>
          <w:noProof/>
        </w:rPr>
        <w:fldChar w:fldCharType="separate"/>
      </w:r>
      <w:r w:rsidRPr="00EE338A">
        <w:rPr>
          <w:noProof/>
          <w:lang w:val="en-US"/>
        </w:rPr>
        <w:t>35</w:t>
      </w:r>
      <w:r>
        <w:rPr>
          <w:noProof/>
        </w:rPr>
        <w:fldChar w:fldCharType="end"/>
      </w:r>
    </w:p>
    <w:p w14:paraId="7AB6DC52" w14:textId="77777777" w:rsidR="00EE338A" w:rsidRPr="00EE338A" w:rsidRDefault="00EE338A">
      <w:pPr>
        <w:pStyle w:val="Verzeichnis2"/>
        <w:rPr>
          <w:rFonts w:asciiTheme="minorHAnsi" w:eastAsiaTheme="minorEastAsia" w:hAnsiTheme="minorHAnsi" w:cstheme="minorBidi"/>
          <w:noProof/>
          <w:szCs w:val="22"/>
          <w:lang w:val="en-US"/>
        </w:rPr>
      </w:pPr>
      <w:r w:rsidRPr="009948D7">
        <w:rPr>
          <w:noProof/>
          <w:lang w:val="en-GB"/>
        </w:rPr>
        <w:t>5.19</w:t>
      </w:r>
      <w:r w:rsidRPr="00EE338A">
        <w:rPr>
          <w:rFonts w:asciiTheme="minorHAnsi" w:eastAsiaTheme="minorEastAsia" w:hAnsiTheme="minorHAnsi" w:cstheme="minorBidi"/>
          <w:noProof/>
          <w:szCs w:val="22"/>
          <w:lang w:val="en-US"/>
        </w:rPr>
        <w:tab/>
      </w:r>
      <w:r w:rsidRPr="009948D7">
        <w:rPr>
          <w:noProof/>
          <w:lang w:val="en-GB"/>
        </w:rPr>
        <w:t>Role level metadata</w:t>
      </w:r>
      <w:r w:rsidRPr="00EE338A">
        <w:rPr>
          <w:noProof/>
          <w:lang w:val="en-US"/>
        </w:rPr>
        <w:tab/>
      </w:r>
      <w:r>
        <w:rPr>
          <w:noProof/>
        </w:rPr>
        <w:fldChar w:fldCharType="begin"/>
      </w:r>
      <w:r w:rsidRPr="00EE338A">
        <w:rPr>
          <w:noProof/>
          <w:lang w:val="en-US"/>
        </w:rPr>
        <w:instrText xml:space="preserve"> PAGEREF _Toc423960739 \h </w:instrText>
      </w:r>
      <w:r>
        <w:rPr>
          <w:noProof/>
        </w:rPr>
      </w:r>
      <w:r>
        <w:rPr>
          <w:noProof/>
        </w:rPr>
        <w:fldChar w:fldCharType="separate"/>
      </w:r>
      <w:r w:rsidRPr="00EE338A">
        <w:rPr>
          <w:noProof/>
          <w:lang w:val="en-US"/>
        </w:rPr>
        <w:t>35</w:t>
      </w:r>
      <w:r>
        <w:rPr>
          <w:noProof/>
        </w:rPr>
        <w:fldChar w:fldCharType="end"/>
      </w:r>
    </w:p>
    <w:p w14:paraId="542F3B76" w14:textId="77777777" w:rsidR="00EE338A" w:rsidRPr="00EE338A" w:rsidRDefault="00EE338A">
      <w:pPr>
        <w:pStyle w:val="Verzeichnis2"/>
        <w:rPr>
          <w:rFonts w:asciiTheme="minorHAnsi" w:eastAsiaTheme="minorEastAsia" w:hAnsiTheme="minorHAnsi" w:cstheme="minorBidi"/>
          <w:noProof/>
          <w:szCs w:val="22"/>
          <w:lang w:val="en-US"/>
        </w:rPr>
      </w:pPr>
      <w:r w:rsidRPr="009948D7">
        <w:rPr>
          <w:noProof/>
          <w:lang w:val="en-GB"/>
        </w:rPr>
        <w:t>5.20</w:t>
      </w:r>
      <w:r w:rsidRPr="00EE338A">
        <w:rPr>
          <w:rFonts w:asciiTheme="minorHAnsi" w:eastAsiaTheme="minorEastAsia" w:hAnsiTheme="minorHAnsi" w:cstheme="minorBidi"/>
          <w:noProof/>
          <w:szCs w:val="22"/>
          <w:lang w:val="en-US"/>
        </w:rPr>
        <w:tab/>
      </w:r>
      <w:r w:rsidRPr="009948D7">
        <w:rPr>
          <w:noProof/>
          <w:lang w:val="en-GB"/>
        </w:rPr>
        <w:t>Privilege level metadata</w:t>
      </w:r>
      <w:r w:rsidRPr="00EE338A">
        <w:rPr>
          <w:noProof/>
          <w:lang w:val="en-US"/>
        </w:rPr>
        <w:tab/>
      </w:r>
      <w:r>
        <w:rPr>
          <w:noProof/>
        </w:rPr>
        <w:fldChar w:fldCharType="begin"/>
      </w:r>
      <w:r w:rsidRPr="00EE338A">
        <w:rPr>
          <w:noProof/>
          <w:lang w:val="en-US"/>
        </w:rPr>
        <w:instrText xml:space="preserve"> PAGEREF _Toc423960740 \h </w:instrText>
      </w:r>
      <w:r>
        <w:rPr>
          <w:noProof/>
        </w:rPr>
      </w:r>
      <w:r>
        <w:rPr>
          <w:noProof/>
        </w:rPr>
        <w:fldChar w:fldCharType="separate"/>
      </w:r>
      <w:r w:rsidRPr="00EE338A">
        <w:rPr>
          <w:noProof/>
          <w:lang w:val="en-US"/>
        </w:rPr>
        <w:t>35</w:t>
      </w:r>
      <w:r>
        <w:rPr>
          <w:noProof/>
        </w:rPr>
        <w:fldChar w:fldCharType="end"/>
      </w:r>
    </w:p>
    <w:p w14:paraId="3308F981" w14:textId="77777777" w:rsidR="00EE338A" w:rsidRPr="00EE338A" w:rsidRDefault="00EE338A">
      <w:pPr>
        <w:pStyle w:val="Verzeichnis1"/>
        <w:tabs>
          <w:tab w:val="left" w:pos="425"/>
        </w:tabs>
        <w:rPr>
          <w:rFonts w:asciiTheme="minorHAnsi" w:eastAsiaTheme="minorEastAsia" w:hAnsiTheme="minorHAnsi" w:cstheme="minorBidi"/>
          <w:b w:val="0"/>
          <w:noProof/>
          <w:szCs w:val="22"/>
          <w:lang w:val="en-US"/>
        </w:rPr>
      </w:pPr>
      <w:r w:rsidRPr="009948D7">
        <w:rPr>
          <w:noProof/>
          <w:lang w:val="en-GB"/>
        </w:rPr>
        <w:t>6</w:t>
      </w:r>
      <w:r w:rsidRPr="00EE338A">
        <w:rPr>
          <w:rFonts w:asciiTheme="minorHAnsi" w:eastAsiaTheme="minorEastAsia" w:hAnsiTheme="minorHAnsi" w:cstheme="minorBidi"/>
          <w:b w:val="0"/>
          <w:noProof/>
          <w:szCs w:val="22"/>
          <w:lang w:val="en-US"/>
        </w:rPr>
        <w:tab/>
      </w:r>
      <w:r w:rsidRPr="009948D7">
        <w:rPr>
          <w:rFonts w:cs="Arial"/>
          <w:noProof/>
          <w:lang w:val="en-GB"/>
        </w:rPr>
        <w:t>Requirements for table data</w:t>
      </w:r>
      <w:r w:rsidRPr="00EE338A">
        <w:rPr>
          <w:noProof/>
          <w:lang w:val="en-US"/>
        </w:rPr>
        <w:tab/>
      </w:r>
      <w:r>
        <w:rPr>
          <w:noProof/>
        </w:rPr>
        <w:fldChar w:fldCharType="begin"/>
      </w:r>
      <w:r w:rsidRPr="00EE338A">
        <w:rPr>
          <w:noProof/>
          <w:lang w:val="en-US"/>
        </w:rPr>
        <w:instrText xml:space="preserve"> PAGEREF _Toc423960741 \h </w:instrText>
      </w:r>
      <w:r>
        <w:rPr>
          <w:noProof/>
        </w:rPr>
      </w:r>
      <w:r>
        <w:rPr>
          <w:noProof/>
        </w:rPr>
        <w:fldChar w:fldCharType="separate"/>
      </w:r>
      <w:r w:rsidRPr="00EE338A">
        <w:rPr>
          <w:noProof/>
          <w:lang w:val="en-US"/>
        </w:rPr>
        <w:t>37</w:t>
      </w:r>
      <w:r>
        <w:rPr>
          <w:noProof/>
        </w:rPr>
        <w:fldChar w:fldCharType="end"/>
      </w:r>
    </w:p>
    <w:p w14:paraId="7A58A952" w14:textId="77777777" w:rsidR="00EE338A" w:rsidRPr="00EE338A" w:rsidRDefault="00EE338A">
      <w:pPr>
        <w:pStyle w:val="Verzeichnis2"/>
        <w:rPr>
          <w:rFonts w:asciiTheme="minorHAnsi" w:eastAsiaTheme="minorEastAsia" w:hAnsiTheme="minorHAnsi" w:cstheme="minorBidi"/>
          <w:noProof/>
          <w:szCs w:val="22"/>
          <w:lang w:val="en-US"/>
        </w:rPr>
      </w:pPr>
      <w:r w:rsidRPr="009948D7">
        <w:rPr>
          <w:noProof/>
          <w:lang w:val="en-GB"/>
        </w:rPr>
        <w:t>6.1</w:t>
      </w:r>
      <w:r w:rsidRPr="00EE338A">
        <w:rPr>
          <w:rFonts w:asciiTheme="minorHAnsi" w:eastAsiaTheme="minorEastAsia" w:hAnsiTheme="minorHAnsi" w:cstheme="minorBidi"/>
          <w:noProof/>
          <w:szCs w:val="22"/>
          <w:lang w:val="en-US"/>
        </w:rPr>
        <w:tab/>
      </w:r>
      <w:r w:rsidRPr="009948D7">
        <w:rPr>
          <w:noProof/>
          <w:lang w:val="en-GB"/>
        </w:rPr>
        <w:t>Table schema definition</w:t>
      </w:r>
      <w:r w:rsidRPr="00EE338A">
        <w:rPr>
          <w:noProof/>
          <w:lang w:val="en-US"/>
        </w:rPr>
        <w:tab/>
      </w:r>
      <w:r>
        <w:rPr>
          <w:noProof/>
        </w:rPr>
        <w:fldChar w:fldCharType="begin"/>
      </w:r>
      <w:r w:rsidRPr="00EE338A">
        <w:rPr>
          <w:noProof/>
          <w:lang w:val="en-US"/>
        </w:rPr>
        <w:instrText xml:space="preserve"> PAGEREF _Toc423960742 \h </w:instrText>
      </w:r>
      <w:r>
        <w:rPr>
          <w:noProof/>
        </w:rPr>
      </w:r>
      <w:r>
        <w:rPr>
          <w:noProof/>
        </w:rPr>
        <w:fldChar w:fldCharType="separate"/>
      </w:r>
      <w:r w:rsidRPr="00EE338A">
        <w:rPr>
          <w:noProof/>
          <w:lang w:val="en-US"/>
        </w:rPr>
        <w:t>37</w:t>
      </w:r>
      <w:r>
        <w:rPr>
          <w:noProof/>
        </w:rPr>
        <w:fldChar w:fldCharType="end"/>
      </w:r>
    </w:p>
    <w:p w14:paraId="3664985D" w14:textId="77777777" w:rsidR="00EE338A" w:rsidRPr="00EE338A" w:rsidRDefault="00EE338A">
      <w:pPr>
        <w:pStyle w:val="Verzeichnis2"/>
        <w:rPr>
          <w:rFonts w:asciiTheme="minorHAnsi" w:eastAsiaTheme="minorEastAsia" w:hAnsiTheme="minorHAnsi" w:cstheme="minorBidi"/>
          <w:noProof/>
          <w:szCs w:val="22"/>
          <w:lang w:val="en-US"/>
        </w:rPr>
      </w:pPr>
      <w:r w:rsidRPr="009948D7">
        <w:rPr>
          <w:noProof/>
          <w:lang w:val="en-GB"/>
        </w:rPr>
        <w:t>6.2</w:t>
      </w:r>
      <w:r w:rsidRPr="00EE338A">
        <w:rPr>
          <w:rFonts w:asciiTheme="minorHAnsi" w:eastAsiaTheme="minorEastAsia" w:hAnsiTheme="minorHAnsi" w:cstheme="minorBidi"/>
          <w:noProof/>
          <w:szCs w:val="22"/>
          <w:lang w:val="en-US"/>
        </w:rPr>
        <w:tab/>
      </w:r>
      <w:r w:rsidRPr="00EE338A">
        <w:rPr>
          <w:noProof/>
          <w:lang w:val="en-US"/>
        </w:rPr>
        <w:t>Large</w:t>
      </w:r>
      <w:r w:rsidRPr="009948D7">
        <w:rPr>
          <w:noProof/>
          <w:lang w:val="en-GB"/>
        </w:rPr>
        <w:t xml:space="preserve"> object data cells</w:t>
      </w:r>
      <w:r w:rsidRPr="00EE338A">
        <w:rPr>
          <w:noProof/>
          <w:lang w:val="en-US"/>
        </w:rPr>
        <w:tab/>
      </w:r>
      <w:r>
        <w:rPr>
          <w:noProof/>
        </w:rPr>
        <w:fldChar w:fldCharType="begin"/>
      </w:r>
      <w:r w:rsidRPr="00EE338A">
        <w:rPr>
          <w:noProof/>
          <w:lang w:val="en-US"/>
        </w:rPr>
        <w:instrText xml:space="preserve"> PAGEREF _Toc423960743 \h </w:instrText>
      </w:r>
      <w:r>
        <w:rPr>
          <w:noProof/>
        </w:rPr>
      </w:r>
      <w:r>
        <w:rPr>
          <w:noProof/>
        </w:rPr>
        <w:fldChar w:fldCharType="separate"/>
      </w:r>
      <w:r w:rsidRPr="00EE338A">
        <w:rPr>
          <w:noProof/>
          <w:lang w:val="en-US"/>
        </w:rPr>
        <w:t>38</w:t>
      </w:r>
      <w:r>
        <w:rPr>
          <w:noProof/>
        </w:rPr>
        <w:fldChar w:fldCharType="end"/>
      </w:r>
    </w:p>
    <w:p w14:paraId="4C35FF14" w14:textId="77777777" w:rsidR="00EE338A" w:rsidRPr="00EE338A" w:rsidRDefault="00EE338A">
      <w:pPr>
        <w:pStyle w:val="Verzeichnis2"/>
        <w:rPr>
          <w:rFonts w:asciiTheme="minorHAnsi" w:eastAsiaTheme="minorEastAsia" w:hAnsiTheme="minorHAnsi" w:cstheme="minorBidi"/>
          <w:noProof/>
          <w:szCs w:val="22"/>
          <w:lang w:val="en-US"/>
        </w:rPr>
      </w:pPr>
      <w:r w:rsidRPr="009948D7">
        <w:rPr>
          <w:noProof/>
          <w:lang w:val="en-GB"/>
        </w:rPr>
        <w:t>6.3</w:t>
      </w:r>
      <w:r w:rsidRPr="00EE338A">
        <w:rPr>
          <w:rFonts w:asciiTheme="minorHAnsi" w:eastAsiaTheme="minorEastAsia" w:hAnsiTheme="minorHAnsi" w:cstheme="minorBidi"/>
          <w:noProof/>
          <w:szCs w:val="22"/>
          <w:lang w:val="en-US"/>
        </w:rPr>
        <w:tab/>
      </w:r>
      <w:r w:rsidRPr="009948D7">
        <w:rPr>
          <w:noProof/>
          <w:lang w:val="en-GB"/>
        </w:rPr>
        <w:t>Date and timestamp data cells</w:t>
      </w:r>
      <w:r w:rsidRPr="00EE338A">
        <w:rPr>
          <w:noProof/>
          <w:lang w:val="en-US"/>
        </w:rPr>
        <w:tab/>
      </w:r>
      <w:r>
        <w:rPr>
          <w:noProof/>
        </w:rPr>
        <w:fldChar w:fldCharType="begin"/>
      </w:r>
      <w:r w:rsidRPr="00EE338A">
        <w:rPr>
          <w:noProof/>
          <w:lang w:val="en-US"/>
        </w:rPr>
        <w:instrText xml:space="preserve"> PAGEREF _Toc423960744 \h </w:instrText>
      </w:r>
      <w:r>
        <w:rPr>
          <w:noProof/>
        </w:rPr>
      </w:r>
      <w:r>
        <w:rPr>
          <w:noProof/>
        </w:rPr>
        <w:fldChar w:fldCharType="separate"/>
      </w:r>
      <w:r w:rsidRPr="00EE338A">
        <w:rPr>
          <w:noProof/>
          <w:lang w:val="en-US"/>
        </w:rPr>
        <w:t>39</w:t>
      </w:r>
      <w:r>
        <w:rPr>
          <w:noProof/>
        </w:rPr>
        <w:fldChar w:fldCharType="end"/>
      </w:r>
    </w:p>
    <w:p w14:paraId="4E876D31" w14:textId="77777777" w:rsidR="00EE338A" w:rsidRPr="00EE338A" w:rsidRDefault="00EE338A">
      <w:pPr>
        <w:pStyle w:val="Verzeichnis2"/>
        <w:rPr>
          <w:rFonts w:asciiTheme="minorHAnsi" w:eastAsiaTheme="minorEastAsia" w:hAnsiTheme="minorHAnsi" w:cstheme="minorBidi"/>
          <w:noProof/>
          <w:szCs w:val="22"/>
          <w:lang w:val="en-US"/>
        </w:rPr>
      </w:pPr>
      <w:r w:rsidRPr="009948D7">
        <w:rPr>
          <w:noProof/>
          <w:lang w:val="en-GB"/>
        </w:rPr>
        <w:t>6.4</w:t>
      </w:r>
      <w:r w:rsidRPr="00EE338A">
        <w:rPr>
          <w:rFonts w:asciiTheme="minorHAnsi" w:eastAsiaTheme="minorEastAsia" w:hAnsiTheme="minorHAnsi" w:cstheme="minorBidi"/>
          <w:noProof/>
          <w:szCs w:val="22"/>
          <w:lang w:val="en-US"/>
        </w:rPr>
        <w:tab/>
      </w:r>
      <w:r w:rsidRPr="009948D7">
        <w:rPr>
          <w:noProof/>
          <w:lang w:val="en-GB"/>
        </w:rPr>
        <w:t>Table data</w:t>
      </w:r>
      <w:r w:rsidRPr="00EE338A">
        <w:rPr>
          <w:noProof/>
          <w:lang w:val="en-US"/>
        </w:rPr>
        <w:tab/>
      </w:r>
      <w:r>
        <w:rPr>
          <w:noProof/>
        </w:rPr>
        <w:fldChar w:fldCharType="begin"/>
      </w:r>
      <w:r w:rsidRPr="00EE338A">
        <w:rPr>
          <w:noProof/>
          <w:lang w:val="en-US"/>
        </w:rPr>
        <w:instrText xml:space="preserve"> PAGEREF _Toc423960745 \h </w:instrText>
      </w:r>
      <w:r>
        <w:rPr>
          <w:noProof/>
        </w:rPr>
      </w:r>
      <w:r>
        <w:rPr>
          <w:noProof/>
        </w:rPr>
        <w:fldChar w:fldCharType="separate"/>
      </w:r>
      <w:r w:rsidRPr="00EE338A">
        <w:rPr>
          <w:noProof/>
          <w:lang w:val="en-US"/>
        </w:rPr>
        <w:t>39</w:t>
      </w:r>
      <w:r>
        <w:rPr>
          <w:noProof/>
        </w:rPr>
        <w:fldChar w:fldCharType="end"/>
      </w:r>
    </w:p>
    <w:p w14:paraId="3C74E338" w14:textId="77777777" w:rsidR="00EE338A" w:rsidRPr="00EE338A" w:rsidRDefault="00EE338A">
      <w:pPr>
        <w:pStyle w:val="Verzeichnis1"/>
        <w:tabs>
          <w:tab w:val="left" w:pos="425"/>
        </w:tabs>
        <w:rPr>
          <w:rFonts w:asciiTheme="minorHAnsi" w:eastAsiaTheme="minorEastAsia" w:hAnsiTheme="minorHAnsi" w:cstheme="minorBidi"/>
          <w:b w:val="0"/>
          <w:noProof/>
          <w:szCs w:val="22"/>
          <w:lang w:val="en-US"/>
        </w:rPr>
      </w:pPr>
      <w:r w:rsidRPr="009948D7">
        <w:rPr>
          <w:noProof/>
          <w:lang w:val="en-GB"/>
        </w:rPr>
        <w:t>7</w:t>
      </w:r>
      <w:r w:rsidRPr="00EE338A">
        <w:rPr>
          <w:rFonts w:asciiTheme="minorHAnsi" w:eastAsiaTheme="minorEastAsia" w:hAnsiTheme="minorHAnsi" w:cstheme="minorBidi"/>
          <w:b w:val="0"/>
          <w:noProof/>
          <w:szCs w:val="22"/>
          <w:lang w:val="en-US"/>
        </w:rPr>
        <w:tab/>
      </w:r>
      <w:r w:rsidRPr="009948D7">
        <w:rPr>
          <w:noProof/>
          <w:lang w:val="en-GB"/>
        </w:rPr>
        <w:t>Version and validity of the specification</w:t>
      </w:r>
      <w:r w:rsidRPr="00EE338A">
        <w:rPr>
          <w:noProof/>
          <w:lang w:val="en-US"/>
        </w:rPr>
        <w:tab/>
      </w:r>
      <w:r>
        <w:rPr>
          <w:noProof/>
        </w:rPr>
        <w:fldChar w:fldCharType="begin"/>
      </w:r>
      <w:r w:rsidRPr="00EE338A">
        <w:rPr>
          <w:noProof/>
          <w:lang w:val="en-US"/>
        </w:rPr>
        <w:instrText xml:space="preserve"> PAGEREF _Toc423960746 \h </w:instrText>
      </w:r>
      <w:r>
        <w:rPr>
          <w:noProof/>
        </w:rPr>
      </w:r>
      <w:r>
        <w:rPr>
          <w:noProof/>
        </w:rPr>
        <w:fldChar w:fldCharType="separate"/>
      </w:r>
      <w:r w:rsidRPr="00EE338A">
        <w:rPr>
          <w:noProof/>
          <w:lang w:val="en-US"/>
        </w:rPr>
        <w:t>42</w:t>
      </w:r>
      <w:r>
        <w:rPr>
          <w:noProof/>
        </w:rPr>
        <w:fldChar w:fldCharType="end"/>
      </w:r>
    </w:p>
    <w:p w14:paraId="6B3D9CD4" w14:textId="77777777" w:rsidR="00EE338A" w:rsidRPr="00EE338A" w:rsidRDefault="00EE338A">
      <w:pPr>
        <w:pStyle w:val="Verzeichnis1"/>
        <w:tabs>
          <w:tab w:val="left" w:pos="425"/>
        </w:tabs>
        <w:rPr>
          <w:rFonts w:asciiTheme="minorHAnsi" w:eastAsiaTheme="minorEastAsia" w:hAnsiTheme="minorHAnsi" w:cstheme="minorBidi"/>
          <w:b w:val="0"/>
          <w:noProof/>
          <w:szCs w:val="22"/>
          <w:lang w:val="en-US"/>
        </w:rPr>
      </w:pPr>
      <w:r w:rsidRPr="009948D7">
        <w:rPr>
          <w:noProof/>
          <w:lang w:val="en-GB"/>
        </w:rPr>
        <w:t>8</w:t>
      </w:r>
      <w:r w:rsidRPr="00EE338A">
        <w:rPr>
          <w:rFonts w:asciiTheme="minorHAnsi" w:eastAsiaTheme="minorEastAsia" w:hAnsiTheme="minorHAnsi" w:cstheme="minorBidi"/>
          <w:b w:val="0"/>
          <w:noProof/>
          <w:szCs w:val="22"/>
          <w:lang w:val="en-US"/>
        </w:rPr>
        <w:tab/>
      </w:r>
      <w:r w:rsidRPr="009948D7">
        <w:rPr>
          <w:noProof/>
          <w:lang w:val="en-GB"/>
        </w:rPr>
        <w:t>Change management process</w:t>
      </w:r>
      <w:r w:rsidRPr="00EE338A">
        <w:rPr>
          <w:noProof/>
          <w:lang w:val="en-US"/>
        </w:rPr>
        <w:tab/>
      </w:r>
      <w:r>
        <w:rPr>
          <w:noProof/>
        </w:rPr>
        <w:fldChar w:fldCharType="begin"/>
      </w:r>
      <w:r w:rsidRPr="00EE338A">
        <w:rPr>
          <w:noProof/>
          <w:lang w:val="en-US"/>
        </w:rPr>
        <w:instrText xml:space="preserve"> PAGEREF _Toc423960747 \h </w:instrText>
      </w:r>
      <w:r>
        <w:rPr>
          <w:noProof/>
        </w:rPr>
      </w:r>
      <w:r>
        <w:rPr>
          <w:noProof/>
        </w:rPr>
        <w:fldChar w:fldCharType="separate"/>
      </w:r>
      <w:r w:rsidRPr="00EE338A">
        <w:rPr>
          <w:noProof/>
          <w:lang w:val="en-US"/>
        </w:rPr>
        <w:t>42</w:t>
      </w:r>
      <w:r>
        <w:rPr>
          <w:noProof/>
        </w:rPr>
        <w:fldChar w:fldCharType="end"/>
      </w:r>
    </w:p>
    <w:p w14:paraId="35B667C7" w14:textId="77777777" w:rsidR="00EE338A" w:rsidRPr="00EE338A" w:rsidRDefault="00EE338A">
      <w:pPr>
        <w:pStyle w:val="Verzeichnis1"/>
        <w:tabs>
          <w:tab w:val="left" w:pos="425"/>
        </w:tabs>
        <w:rPr>
          <w:rFonts w:asciiTheme="minorHAnsi" w:eastAsiaTheme="minorEastAsia" w:hAnsiTheme="minorHAnsi" w:cstheme="minorBidi"/>
          <w:b w:val="0"/>
          <w:noProof/>
          <w:szCs w:val="22"/>
          <w:lang w:val="en-US"/>
        </w:rPr>
      </w:pPr>
      <w:r w:rsidRPr="009948D7">
        <w:rPr>
          <w:noProof/>
          <w:lang w:val="en-GB"/>
        </w:rPr>
        <w:t>9</w:t>
      </w:r>
      <w:r w:rsidRPr="00EE338A">
        <w:rPr>
          <w:rFonts w:asciiTheme="minorHAnsi" w:eastAsiaTheme="minorEastAsia" w:hAnsiTheme="minorHAnsi" w:cstheme="minorBidi"/>
          <w:b w:val="0"/>
          <w:noProof/>
          <w:szCs w:val="22"/>
          <w:lang w:val="en-US"/>
        </w:rPr>
        <w:tab/>
      </w:r>
      <w:r w:rsidRPr="009948D7">
        <w:rPr>
          <w:noProof/>
          <w:lang w:val="en-GB"/>
        </w:rPr>
        <w:t>Exclusion of liability / notice regarding third-party rights</w:t>
      </w:r>
      <w:r w:rsidRPr="00EE338A">
        <w:rPr>
          <w:noProof/>
          <w:lang w:val="en-US"/>
        </w:rPr>
        <w:tab/>
      </w:r>
      <w:r>
        <w:rPr>
          <w:noProof/>
        </w:rPr>
        <w:fldChar w:fldCharType="begin"/>
      </w:r>
      <w:r w:rsidRPr="00EE338A">
        <w:rPr>
          <w:noProof/>
          <w:lang w:val="en-US"/>
        </w:rPr>
        <w:instrText xml:space="preserve"> PAGEREF _Toc423960748 \h </w:instrText>
      </w:r>
      <w:r>
        <w:rPr>
          <w:noProof/>
        </w:rPr>
      </w:r>
      <w:r>
        <w:rPr>
          <w:noProof/>
        </w:rPr>
        <w:fldChar w:fldCharType="separate"/>
      </w:r>
      <w:r w:rsidRPr="00EE338A">
        <w:rPr>
          <w:noProof/>
          <w:lang w:val="en-US"/>
        </w:rPr>
        <w:t>42</w:t>
      </w:r>
      <w:r>
        <w:rPr>
          <w:noProof/>
        </w:rPr>
        <w:fldChar w:fldCharType="end"/>
      </w:r>
    </w:p>
    <w:p w14:paraId="31B81363" w14:textId="77777777" w:rsidR="00EE338A" w:rsidRPr="00EE338A" w:rsidRDefault="00EE338A">
      <w:pPr>
        <w:pStyle w:val="Verzeichnis1"/>
        <w:tabs>
          <w:tab w:val="left" w:pos="629"/>
        </w:tabs>
        <w:rPr>
          <w:rFonts w:asciiTheme="minorHAnsi" w:eastAsiaTheme="minorEastAsia" w:hAnsiTheme="minorHAnsi" w:cstheme="minorBidi"/>
          <w:b w:val="0"/>
          <w:noProof/>
          <w:szCs w:val="22"/>
          <w:lang w:val="en-US"/>
        </w:rPr>
      </w:pPr>
      <w:r w:rsidRPr="009948D7">
        <w:rPr>
          <w:noProof/>
          <w:lang w:val="en-GB"/>
        </w:rPr>
        <w:t>10</w:t>
      </w:r>
      <w:r w:rsidRPr="00EE338A">
        <w:rPr>
          <w:rFonts w:asciiTheme="minorHAnsi" w:eastAsiaTheme="minorEastAsia" w:hAnsiTheme="minorHAnsi" w:cstheme="minorBidi"/>
          <w:b w:val="0"/>
          <w:noProof/>
          <w:szCs w:val="22"/>
          <w:lang w:val="en-US"/>
        </w:rPr>
        <w:tab/>
      </w:r>
      <w:r w:rsidRPr="009948D7">
        <w:rPr>
          <w:noProof/>
          <w:lang w:val="en-GB"/>
        </w:rPr>
        <w:t>Copyright</w:t>
      </w:r>
      <w:r w:rsidRPr="00EE338A">
        <w:rPr>
          <w:noProof/>
          <w:lang w:val="en-US"/>
        </w:rPr>
        <w:tab/>
      </w:r>
      <w:r>
        <w:rPr>
          <w:noProof/>
        </w:rPr>
        <w:fldChar w:fldCharType="begin"/>
      </w:r>
      <w:r w:rsidRPr="00EE338A">
        <w:rPr>
          <w:noProof/>
          <w:lang w:val="en-US"/>
        </w:rPr>
        <w:instrText xml:space="preserve"> PAGEREF _Toc423960749 \h </w:instrText>
      </w:r>
      <w:r>
        <w:rPr>
          <w:noProof/>
        </w:rPr>
      </w:r>
      <w:r>
        <w:rPr>
          <w:noProof/>
        </w:rPr>
        <w:fldChar w:fldCharType="separate"/>
      </w:r>
      <w:r w:rsidRPr="00EE338A">
        <w:rPr>
          <w:noProof/>
          <w:lang w:val="en-US"/>
        </w:rPr>
        <w:t>42</w:t>
      </w:r>
      <w:r>
        <w:rPr>
          <w:noProof/>
        </w:rPr>
        <w:fldChar w:fldCharType="end"/>
      </w:r>
    </w:p>
    <w:p w14:paraId="7DCC8B7C" w14:textId="77777777" w:rsidR="00EE338A" w:rsidRPr="00EE338A" w:rsidRDefault="00EE338A">
      <w:pPr>
        <w:pStyle w:val="Verzeichnis1"/>
        <w:rPr>
          <w:rFonts w:asciiTheme="minorHAnsi" w:eastAsiaTheme="minorEastAsia" w:hAnsiTheme="minorHAnsi" w:cstheme="minorBidi"/>
          <w:b w:val="0"/>
          <w:noProof/>
          <w:szCs w:val="22"/>
          <w:lang w:val="en-US"/>
        </w:rPr>
      </w:pPr>
      <w:r w:rsidRPr="009948D7">
        <w:rPr>
          <w:noProof/>
          <w:lang w:val="en-GB"/>
        </w:rPr>
        <w:t>Appendix A – Participation and Review</w:t>
      </w:r>
      <w:r w:rsidRPr="00EE338A">
        <w:rPr>
          <w:noProof/>
          <w:lang w:val="en-US"/>
        </w:rPr>
        <w:tab/>
      </w:r>
      <w:r>
        <w:rPr>
          <w:noProof/>
        </w:rPr>
        <w:fldChar w:fldCharType="begin"/>
      </w:r>
      <w:r w:rsidRPr="00EE338A">
        <w:rPr>
          <w:noProof/>
          <w:lang w:val="en-US"/>
        </w:rPr>
        <w:instrText xml:space="preserve"> PAGEREF _Toc423960750 \h </w:instrText>
      </w:r>
      <w:r>
        <w:rPr>
          <w:noProof/>
        </w:rPr>
      </w:r>
      <w:r>
        <w:rPr>
          <w:noProof/>
        </w:rPr>
        <w:fldChar w:fldCharType="separate"/>
      </w:r>
      <w:r w:rsidRPr="00EE338A">
        <w:rPr>
          <w:noProof/>
          <w:lang w:val="en-US"/>
        </w:rPr>
        <w:t>45</w:t>
      </w:r>
      <w:r>
        <w:rPr>
          <w:noProof/>
        </w:rPr>
        <w:fldChar w:fldCharType="end"/>
      </w:r>
    </w:p>
    <w:p w14:paraId="2B10220A" w14:textId="77777777" w:rsidR="00EE338A" w:rsidRPr="00EE338A" w:rsidRDefault="00EE338A">
      <w:pPr>
        <w:pStyle w:val="Verzeichnis1"/>
        <w:rPr>
          <w:rFonts w:asciiTheme="minorHAnsi" w:eastAsiaTheme="minorEastAsia" w:hAnsiTheme="minorHAnsi" w:cstheme="minorBidi"/>
          <w:b w:val="0"/>
          <w:noProof/>
          <w:szCs w:val="22"/>
          <w:lang w:val="en-US"/>
        </w:rPr>
      </w:pPr>
      <w:r w:rsidRPr="009948D7">
        <w:rPr>
          <w:noProof/>
          <w:lang w:val="en-GB"/>
        </w:rPr>
        <w:t>Appendix B – Abbreviations and Glossary</w:t>
      </w:r>
      <w:r w:rsidRPr="00EE338A">
        <w:rPr>
          <w:noProof/>
          <w:lang w:val="en-US"/>
        </w:rPr>
        <w:tab/>
      </w:r>
      <w:r>
        <w:rPr>
          <w:noProof/>
        </w:rPr>
        <w:fldChar w:fldCharType="begin"/>
      </w:r>
      <w:r w:rsidRPr="00EE338A">
        <w:rPr>
          <w:noProof/>
          <w:lang w:val="en-US"/>
        </w:rPr>
        <w:instrText xml:space="preserve"> PAGEREF _Toc423960751 \h </w:instrText>
      </w:r>
      <w:r>
        <w:rPr>
          <w:noProof/>
        </w:rPr>
      </w:r>
      <w:r>
        <w:rPr>
          <w:noProof/>
        </w:rPr>
        <w:fldChar w:fldCharType="separate"/>
      </w:r>
      <w:r w:rsidRPr="00EE338A">
        <w:rPr>
          <w:noProof/>
          <w:lang w:val="en-US"/>
        </w:rPr>
        <w:t>46</w:t>
      </w:r>
      <w:r>
        <w:rPr>
          <w:noProof/>
        </w:rPr>
        <w:fldChar w:fldCharType="end"/>
      </w:r>
    </w:p>
    <w:p w14:paraId="24F69534" w14:textId="77777777" w:rsidR="00EE338A" w:rsidRPr="00EE338A" w:rsidRDefault="00EE338A">
      <w:pPr>
        <w:pStyle w:val="Verzeichnis1"/>
        <w:rPr>
          <w:rFonts w:asciiTheme="minorHAnsi" w:eastAsiaTheme="minorEastAsia" w:hAnsiTheme="minorHAnsi" w:cstheme="minorBidi"/>
          <w:b w:val="0"/>
          <w:noProof/>
          <w:szCs w:val="22"/>
          <w:lang w:val="en-US"/>
        </w:rPr>
      </w:pPr>
      <w:r w:rsidRPr="009948D7">
        <w:rPr>
          <w:noProof/>
          <w:lang w:val="en-GB"/>
        </w:rPr>
        <w:t>Appendix C – List of Standards Used</w:t>
      </w:r>
      <w:r w:rsidRPr="00EE338A">
        <w:rPr>
          <w:noProof/>
          <w:lang w:val="en-US"/>
        </w:rPr>
        <w:tab/>
      </w:r>
      <w:r>
        <w:rPr>
          <w:noProof/>
        </w:rPr>
        <w:fldChar w:fldCharType="begin"/>
      </w:r>
      <w:r w:rsidRPr="00EE338A">
        <w:rPr>
          <w:noProof/>
          <w:lang w:val="en-US"/>
        </w:rPr>
        <w:instrText xml:space="preserve"> PAGEREF _Toc423960752 \h </w:instrText>
      </w:r>
      <w:r>
        <w:rPr>
          <w:noProof/>
        </w:rPr>
      </w:r>
      <w:r>
        <w:rPr>
          <w:noProof/>
        </w:rPr>
        <w:fldChar w:fldCharType="separate"/>
      </w:r>
      <w:r w:rsidRPr="00EE338A">
        <w:rPr>
          <w:noProof/>
          <w:lang w:val="en-US"/>
        </w:rPr>
        <w:t>48</w:t>
      </w:r>
      <w:r>
        <w:rPr>
          <w:noProof/>
        </w:rPr>
        <w:fldChar w:fldCharType="end"/>
      </w:r>
    </w:p>
    <w:p w14:paraId="22C6AEE1" w14:textId="77777777" w:rsidR="00EE338A" w:rsidRDefault="00EE338A">
      <w:pPr>
        <w:pStyle w:val="Verzeichnis1"/>
        <w:rPr>
          <w:rFonts w:asciiTheme="minorHAnsi" w:eastAsiaTheme="minorEastAsia" w:hAnsiTheme="minorHAnsi" w:cstheme="minorBidi"/>
          <w:b w:val="0"/>
          <w:noProof/>
          <w:szCs w:val="22"/>
        </w:rPr>
      </w:pPr>
      <w:r>
        <w:rPr>
          <w:noProof/>
        </w:rPr>
        <w:t>Appendix D – XML Schema Definitions</w:t>
      </w:r>
      <w:r>
        <w:rPr>
          <w:noProof/>
        </w:rPr>
        <w:tab/>
      </w:r>
      <w:r>
        <w:rPr>
          <w:noProof/>
        </w:rPr>
        <w:fldChar w:fldCharType="begin"/>
      </w:r>
      <w:r>
        <w:rPr>
          <w:noProof/>
        </w:rPr>
        <w:instrText xml:space="preserve"> PAGEREF _Toc423960753 \h </w:instrText>
      </w:r>
      <w:r>
        <w:rPr>
          <w:noProof/>
        </w:rPr>
      </w:r>
      <w:r>
        <w:rPr>
          <w:noProof/>
        </w:rPr>
        <w:fldChar w:fldCharType="separate"/>
      </w:r>
      <w:r>
        <w:rPr>
          <w:noProof/>
        </w:rPr>
        <w:t>49</w:t>
      </w:r>
      <w:r>
        <w:rPr>
          <w:noProof/>
        </w:rPr>
        <w:fldChar w:fldCharType="end"/>
      </w:r>
    </w:p>
    <w:p w14:paraId="3B2FB00D" w14:textId="77777777" w:rsidR="00EE338A" w:rsidRPr="00EE338A" w:rsidRDefault="00EE338A">
      <w:pPr>
        <w:pStyle w:val="Verzeichnis1"/>
        <w:rPr>
          <w:rFonts w:asciiTheme="minorHAnsi" w:eastAsiaTheme="minorEastAsia" w:hAnsiTheme="minorHAnsi" w:cstheme="minorBidi"/>
          <w:b w:val="0"/>
          <w:noProof/>
          <w:szCs w:val="22"/>
          <w:lang w:val="en-US"/>
        </w:rPr>
      </w:pPr>
      <w:r w:rsidRPr="00EE338A">
        <w:rPr>
          <w:noProof/>
          <w:lang w:val="en-US"/>
        </w:rPr>
        <w:t xml:space="preserve">D.1 </w:t>
      </w:r>
      <w:r w:rsidRPr="00EE338A">
        <w:rPr>
          <w:rFonts w:ascii="Courier New" w:hAnsi="Courier New" w:cs="Courier New"/>
          <w:noProof/>
          <w:lang w:val="en-US"/>
        </w:rPr>
        <w:t>metadata.xsd</w:t>
      </w:r>
      <w:r w:rsidRPr="00EE338A">
        <w:rPr>
          <w:noProof/>
          <w:lang w:val="en-US"/>
        </w:rPr>
        <w:tab/>
      </w:r>
      <w:r>
        <w:rPr>
          <w:noProof/>
        </w:rPr>
        <w:fldChar w:fldCharType="begin"/>
      </w:r>
      <w:r w:rsidRPr="00EE338A">
        <w:rPr>
          <w:noProof/>
          <w:lang w:val="en-US"/>
        </w:rPr>
        <w:instrText xml:space="preserve"> PAGEREF _Toc423960754 \h </w:instrText>
      </w:r>
      <w:r>
        <w:rPr>
          <w:noProof/>
        </w:rPr>
      </w:r>
      <w:r>
        <w:rPr>
          <w:noProof/>
        </w:rPr>
        <w:fldChar w:fldCharType="separate"/>
      </w:r>
      <w:r w:rsidRPr="00EE338A">
        <w:rPr>
          <w:noProof/>
          <w:lang w:val="en-US"/>
        </w:rPr>
        <w:t>49</w:t>
      </w:r>
      <w:r>
        <w:rPr>
          <w:noProof/>
        </w:rPr>
        <w:fldChar w:fldCharType="end"/>
      </w:r>
    </w:p>
    <w:p w14:paraId="2F81B30C" w14:textId="77777777" w:rsidR="00EE338A" w:rsidRPr="00EE338A" w:rsidRDefault="00EE338A">
      <w:pPr>
        <w:pStyle w:val="Verzeichnis1"/>
        <w:rPr>
          <w:rFonts w:asciiTheme="minorHAnsi" w:eastAsiaTheme="minorEastAsia" w:hAnsiTheme="minorHAnsi" w:cstheme="minorBidi"/>
          <w:b w:val="0"/>
          <w:noProof/>
          <w:szCs w:val="22"/>
          <w:lang w:val="en-US"/>
        </w:rPr>
      </w:pPr>
      <w:r w:rsidRPr="009948D7">
        <w:rPr>
          <w:noProof/>
          <w:lang w:val="en-GB"/>
        </w:rPr>
        <w:t xml:space="preserve">D.2 Example of a </w:t>
      </w:r>
      <w:r w:rsidRPr="009948D7">
        <w:rPr>
          <w:rFonts w:ascii="Courier New" w:hAnsi="Courier New" w:cs="Courier New"/>
          <w:noProof/>
          <w:lang w:val="en-GB"/>
        </w:rPr>
        <w:t>metadata.xml</w:t>
      </w:r>
      <w:r w:rsidRPr="00EE338A">
        <w:rPr>
          <w:noProof/>
          <w:lang w:val="en-US"/>
        </w:rPr>
        <w:tab/>
      </w:r>
      <w:r>
        <w:rPr>
          <w:noProof/>
        </w:rPr>
        <w:fldChar w:fldCharType="begin"/>
      </w:r>
      <w:r w:rsidRPr="00EE338A">
        <w:rPr>
          <w:noProof/>
          <w:lang w:val="en-US"/>
        </w:rPr>
        <w:instrText xml:space="preserve"> PAGEREF _Toc423960755 \h </w:instrText>
      </w:r>
      <w:r>
        <w:rPr>
          <w:noProof/>
        </w:rPr>
      </w:r>
      <w:r>
        <w:rPr>
          <w:noProof/>
        </w:rPr>
        <w:fldChar w:fldCharType="separate"/>
      </w:r>
      <w:r w:rsidRPr="00EE338A">
        <w:rPr>
          <w:noProof/>
          <w:lang w:val="en-US"/>
        </w:rPr>
        <w:t>65</w:t>
      </w:r>
      <w:r>
        <w:rPr>
          <w:noProof/>
        </w:rPr>
        <w:fldChar w:fldCharType="end"/>
      </w:r>
    </w:p>
    <w:p w14:paraId="1DBEA269" w14:textId="77777777" w:rsidR="00EE338A" w:rsidRPr="00EE338A" w:rsidRDefault="00EE338A">
      <w:pPr>
        <w:pStyle w:val="Verzeichnis1"/>
        <w:rPr>
          <w:rFonts w:asciiTheme="minorHAnsi" w:eastAsiaTheme="minorEastAsia" w:hAnsiTheme="minorHAnsi" w:cstheme="minorBidi"/>
          <w:b w:val="0"/>
          <w:noProof/>
          <w:szCs w:val="22"/>
          <w:lang w:val="en-US"/>
        </w:rPr>
      </w:pPr>
      <w:r w:rsidRPr="009948D7">
        <w:rPr>
          <w:noProof/>
          <w:lang w:val="en-GB"/>
        </w:rPr>
        <w:t xml:space="preserve">D.3 Example of the XML schema definition of a table: </w:t>
      </w:r>
      <w:r w:rsidRPr="009948D7">
        <w:rPr>
          <w:rFonts w:ascii="Courier New" w:hAnsi="Courier New" w:cs="Courier New"/>
          <w:noProof/>
          <w:lang w:val="en-GB"/>
        </w:rPr>
        <w:t>table0.xsd</w:t>
      </w:r>
      <w:r w:rsidRPr="00EE338A">
        <w:rPr>
          <w:noProof/>
          <w:lang w:val="en-US"/>
        </w:rPr>
        <w:tab/>
      </w:r>
      <w:r>
        <w:rPr>
          <w:noProof/>
        </w:rPr>
        <w:fldChar w:fldCharType="begin"/>
      </w:r>
      <w:r w:rsidRPr="00EE338A">
        <w:rPr>
          <w:noProof/>
          <w:lang w:val="en-US"/>
        </w:rPr>
        <w:instrText xml:space="preserve"> PAGEREF _Toc423960756 \h </w:instrText>
      </w:r>
      <w:r>
        <w:rPr>
          <w:noProof/>
        </w:rPr>
      </w:r>
      <w:r>
        <w:rPr>
          <w:noProof/>
        </w:rPr>
        <w:fldChar w:fldCharType="separate"/>
      </w:r>
      <w:r w:rsidRPr="00EE338A">
        <w:rPr>
          <w:noProof/>
          <w:lang w:val="en-US"/>
        </w:rPr>
        <w:t>73</w:t>
      </w:r>
      <w:r>
        <w:rPr>
          <w:noProof/>
        </w:rPr>
        <w:fldChar w:fldCharType="end"/>
      </w:r>
    </w:p>
    <w:p w14:paraId="356961D3" w14:textId="77777777" w:rsidR="00EE338A" w:rsidRPr="00EE338A" w:rsidRDefault="00EE338A">
      <w:pPr>
        <w:pStyle w:val="Verzeichnis1"/>
        <w:rPr>
          <w:rFonts w:asciiTheme="minorHAnsi" w:eastAsiaTheme="minorEastAsia" w:hAnsiTheme="minorHAnsi" w:cstheme="minorBidi"/>
          <w:b w:val="0"/>
          <w:noProof/>
          <w:szCs w:val="22"/>
          <w:lang w:val="en-US"/>
        </w:rPr>
      </w:pPr>
      <w:r w:rsidRPr="009948D7">
        <w:rPr>
          <w:noProof/>
          <w:lang w:val="en-GB"/>
        </w:rPr>
        <w:t xml:space="preserve">D.4 Example of the table data of a table: </w:t>
      </w:r>
      <w:r w:rsidRPr="009948D7">
        <w:rPr>
          <w:rFonts w:ascii="Courier New" w:hAnsi="Courier New" w:cs="Courier New"/>
          <w:noProof/>
          <w:lang w:val="en-GB"/>
        </w:rPr>
        <w:t>table0.xml</w:t>
      </w:r>
      <w:r w:rsidRPr="00EE338A">
        <w:rPr>
          <w:noProof/>
          <w:lang w:val="en-US"/>
        </w:rPr>
        <w:tab/>
      </w:r>
      <w:r>
        <w:rPr>
          <w:noProof/>
        </w:rPr>
        <w:fldChar w:fldCharType="begin"/>
      </w:r>
      <w:r w:rsidRPr="00EE338A">
        <w:rPr>
          <w:noProof/>
          <w:lang w:val="en-US"/>
        </w:rPr>
        <w:instrText xml:space="preserve"> PAGEREF _Toc423960757 \h </w:instrText>
      </w:r>
      <w:r>
        <w:rPr>
          <w:noProof/>
        </w:rPr>
      </w:r>
      <w:r>
        <w:rPr>
          <w:noProof/>
        </w:rPr>
        <w:fldChar w:fldCharType="separate"/>
      </w:r>
      <w:r w:rsidRPr="00EE338A">
        <w:rPr>
          <w:noProof/>
          <w:lang w:val="en-US"/>
        </w:rPr>
        <w:t>75</w:t>
      </w:r>
      <w:r>
        <w:rPr>
          <w:noProof/>
        </w:rPr>
        <w:fldChar w:fldCharType="end"/>
      </w:r>
    </w:p>
    <w:p w14:paraId="26DAA0AA" w14:textId="77777777" w:rsidR="00EE338A" w:rsidRPr="00EE338A" w:rsidRDefault="00EE338A">
      <w:pPr>
        <w:pStyle w:val="Verzeichnis1"/>
        <w:rPr>
          <w:rFonts w:asciiTheme="minorHAnsi" w:eastAsiaTheme="minorEastAsia" w:hAnsiTheme="minorHAnsi" w:cstheme="minorBidi"/>
          <w:b w:val="0"/>
          <w:noProof/>
          <w:szCs w:val="22"/>
          <w:lang w:val="en-US"/>
        </w:rPr>
      </w:pPr>
      <w:r w:rsidRPr="009948D7">
        <w:rPr>
          <w:noProof/>
          <w:lang w:val="en-GB"/>
        </w:rPr>
        <w:t>D.5 Example of the XML schema definition of a table with advanced and structured data types: table1.xsd</w:t>
      </w:r>
      <w:r w:rsidRPr="00EE338A">
        <w:rPr>
          <w:noProof/>
          <w:lang w:val="en-US"/>
        </w:rPr>
        <w:tab/>
      </w:r>
      <w:r>
        <w:rPr>
          <w:noProof/>
        </w:rPr>
        <w:fldChar w:fldCharType="begin"/>
      </w:r>
      <w:r w:rsidRPr="00EE338A">
        <w:rPr>
          <w:noProof/>
          <w:lang w:val="en-US"/>
        </w:rPr>
        <w:instrText xml:space="preserve"> PAGEREF _Toc423960758 \h </w:instrText>
      </w:r>
      <w:r>
        <w:rPr>
          <w:noProof/>
        </w:rPr>
      </w:r>
      <w:r>
        <w:rPr>
          <w:noProof/>
        </w:rPr>
        <w:fldChar w:fldCharType="separate"/>
      </w:r>
      <w:r w:rsidRPr="00EE338A">
        <w:rPr>
          <w:noProof/>
          <w:lang w:val="en-US"/>
        </w:rPr>
        <w:t>76</w:t>
      </w:r>
      <w:r>
        <w:rPr>
          <w:noProof/>
        </w:rPr>
        <w:fldChar w:fldCharType="end"/>
      </w:r>
    </w:p>
    <w:p w14:paraId="2C525866" w14:textId="77777777" w:rsidR="00EE338A" w:rsidRPr="00EE338A" w:rsidRDefault="00EE338A">
      <w:pPr>
        <w:pStyle w:val="Verzeichnis1"/>
        <w:rPr>
          <w:rFonts w:asciiTheme="minorHAnsi" w:eastAsiaTheme="minorEastAsia" w:hAnsiTheme="minorHAnsi" w:cstheme="minorBidi"/>
          <w:b w:val="0"/>
          <w:noProof/>
          <w:szCs w:val="22"/>
          <w:lang w:val="en-US"/>
        </w:rPr>
      </w:pPr>
      <w:r w:rsidRPr="009948D7">
        <w:rPr>
          <w:noProof/>
          <w:lang w:val="en-GB"/>
        </w:rPr>
        <w:t>D.6 Example of the table data of a table with advanced and structured data types: table1.xml</w:t>
      </w:r>
      <w:r w:rsidRPr="00EE338A">
        <w:rPr>
          <w:noProof/>
          <w:lang w:val="en-US"/>
        </w:rPr>
        <w:tab/>
      </w:r>
      <w:r>
        <w:rPr>
          <w:noProof/>
        </w:rPr>
        <w:fldChar w:fldCharType="begin"/>
      </w:r>
      <w:r w:rsidRPr="00EE338A">
        <w:rPr>
          <w:noProof/>
          <w:lang w:val="en-US"/>
        </w:rPr>
        <w:instrText xml:space="preserve"> PAGEREF _Toc423960759 \h </w:instrText>
      </w:r>
      <w:r>
        <w:rPr>
          <w:noProof/>
        </w:rPr>
      </w:r>
      <w:r>
        <w:rPr>
          <w:noProof/>
        </w:rPr>
        <w:fldChar w:fldCharType="separate"/>
      </w:r>
      <w:r w:rsidRPr="00EE338A">
        <w:rPr>
          <w:noProof/>
          <w:lang w:val="en-US"/>
        </w:rPr>
        <w:t>78</w:t>
      </w:r>
      <w:r>
        <w:rPr>
          <w:noProof/>
        </w:rPr>
        <w:fldChar w:fldCharType="end"/>
      </w:r>
    </w:p>
    <w:p w14:paraId="6C69E3CB" w14:textId="77777777" w:rsidR="00565A37" w:rsidRPr="000136C4" w:rsidRDefault="006C2969">
      <w:pPr>
        <w:pStyle w:val="Leerzeile"/>
        <w:rPr>
          <w:lang w:val="en-GB"/>
        </w:rPr>
      </w:pPr>
      <w:r w:rsidRPr="000136C4">
        <w:rPr>
          <w:lang w:val="en-GB"/>
        </w:rPr>
        <w:fldChar w:fldCharType="end"/>
      </w:r>
    </w:p>
    <w:p w14:paraId="3554DA2F" w14:textId="77777777" w:rsidR="00565A37" w:rsidRPr="000136C4" w:rsidRDefault="00565A37" w:rsidP="00B07515">
      <w:pPr>
        <w:pStyle w:val="berschrift1"/>
        <w:rPr>
          <w:lang w:val="en-GB"/>
        </w:rPr>
      </w:pPr>
      <w:r w:rsidRPr="000136C4">
        <w:rPr>
          <w:lang w:val="en-GB"/>
        </w:rPr>
        <w:br w:type="page"/>
      </w:r>
      <w:bookmarkStart w:id="35" w:name="_Toc423960699"/>
      <w:r w:rsidR="00E54509" w:rsidRPr="000136C4">
        <w:rPr>
          <w:szCs w:val="24"/>
          <w:lang w:val="en-GB"/>
        </w:rPr>
        <w:lastRenderedPageBreak/>
        <w:t>Status of the document</w:t>
      </w:r>
      <w:bookmarkEnd w:id="35"/>
    </w:p>
    <w:p w14:paraId="1343053C" w14:textId="77777777" w:rsidR="00AD76D7" w:rsidRDefault="00E54509" w:rsidP="00AD76D7">
      <w:pPr>
        <w:rPr>
          <w:szCs w:val="24"/>
          <w:lang w:val="en-GB"/>
        </w:rPr>
      </w:pPr>
      <w:r w:rsidRPr="006B6F73">
        <w:rPr>
          <w:szCs w:val="24"/>
        </w:rPr>
        <w:t xml:space="preserve">This document </w:t>
      </w:r>
      <w:r w:rsidR="00FC3781" w:rsidRPr="006B6F73">
        <w:rPr>
          <w:szCs w:val="24"/>
        </w:rPr>
        <w:t>has been submitted to the Swiss Federal Archives, the</w:t>
      </w:r>
      <w:r w:rsidR="006B6F73" w:rsidRPr="006B6F73">
        <w:rPr>
          <w:szCs w:val="24"/>
        </w:rPr>
        <w:t xml:space="preserve"> Swiss Koordination</w:t>
      </w:r>
      <w:r w:rsidR="006B6F73" w:rsidRPr="006B6F73">
        <w:rPr>
          <w:szCs w:val="24"/>
        </w:rPr>
        <w:t>s</w:t>
      </w:r>
      <w:r w:rsidR="006B6F73" w:rsidRPr="006B6F73">
        <w:rPr>
          <w:szCs w:val="24"/>
        </w:rPr>
        <w:t>stelle für die dauerhafte Archivierung elektronischer Unterlagen</w:t>
      </w:r>
      <w:r w:rsidR="00FC3781" w:rsidRPr="006B6F73">
        <w:rPr>
          <w:szCs w:val="24"/>
        </w:rPr>
        <w:t xml:space="preserve"> </w:t>
      </w:r>
      <w:r w:rsidR="006B6F73">
        <w:rPr>
          <w:szCs w:val="24"/>
        </w:rPr>
        <w:t>(</w:t>
      </w:r>
      <w:r w:rsidR="00FC3781" w:rsidRPr="006B6F73">
        <w:rPr>
          <w:szCs w:val="24"/>
        </w:rPr>
        <w:t>KOS</w:t>
      </w:r>
      <w:r w:rsidR="006B6F73">
        <w:rPr>
          <w:szCs w:val="24"/>
        </w:rPr>
        <w:t>T)</w:t>
      </w:r>
      <w:r w:rsidR="007C593A">
        <w:rPr>
          <w:rStyle w:val="Funotenzeichen"/>
          <w:szCs w:val="24"/>
          <w:lang w:val="en-GB"/>
        </w:rPr>
        <w:footnoteReference w:id="1"/>
      </w:r>
      <w:r w:rsidR="00FC3781" w:rsidRPr="006B6F73">
        <w:rPr>
          <w:szCs w:val="24"/>
        </w:rPr>
        <w:t xml:space="preserve"> and the EU project E-ARK</w:t>
      </w:r>
      <w:r w:rsidR="007C593A">
        <w:rPr>
          <w:rStyle w:val="Funotenzeichen"/>
          <w:szCs w:val="24"/>
          <w:lang w:val="en-GB"/>
        </w:rPr>
        <w:footnoteReference w:id="2"/>
      </w:r>
      <w:r w:rsidR="00FC3781" w:rsidRPr="006B6F73">
        <w:rPr>
          <w:szCs w:val="24"/>
        </w:rPr>
        <w:t xml:space="preserve">. </w:t>
      </w:r>
      <w:r w:rsidR="00FC3781">
        <w:rPr>
          <w:szCs w:val="24"/>
          <w:lang w:val="en-GB"/>
        </w:rPr>
        <w:t xml:space="preserve">It is an extension of the standard eCH-0165 for the SIARD Format 1.0. </w:t>
      </w:r>
      <w:r w:rsidRPr="000136C4">
        <w:rPr>
          <w:szCs w:val="24"/>
          <w:lang w:val="en-GB"/>
        </w:rPr>
        <w:t>It has the force of a standard for its defined area of use in the specified scope of validity.</w:t>
      </w:r>
    </w:p>
    <w:p w14:paraId="0D2C7F34" w14:textId="77777777" w:rsidR="00FC3781" w:rsidRDefault="00FC3781" w:rsidP="00FC3781">
      <w:pPr>
        <w:pStyle w:val="berschrift2"/>
        <w:rPr>
          <w:lang w:val="en-GB"/>
        </w:rPr>
      </w:pPr>
      <w:bookmarkStart w:id="36" w:name="_Toc423960700"/>
      <w:r>
        <w:rPr>
          <w:lang w:val="en-GB"/>
        </w:rPr>
        <w:t>Version 2.0</w:t>
      </w:r>
      <w:bookmarkEnd w:id="36"/>
    </w:p>
    <w:p w14:paraId="7F18AE66" w14:textId="77777777" w:rsidR="007C593A" w:rsidRPr="000136C4" w:rsidRDefault="007C593A" w:rsidP="007C593A">
      <w:pPr>
        <w:rPr>
          <w:rFonts w:cs="Arial"/>
          <w:lang w:val="en-GB"/>
        </w:rPr>
      </w:pPr>
      <w:r>
        <w:rPr>
          <w:rFonts w:cs="Arial"/>
          <w:lang w:val="en-GB"/>
        </w:rPr>
        <w:t>Version 1.0 of the SIARD Format was developed in 2007 by Enter AG for the Swiss Federal Archives. It was homologized as standard eCH-0165 in 2013. This version 2.0 is based on version 1.0 and defines a format that is backward-compatible with version 1.0.</w:t>
      </w:r>
    </w:p>
    <w:p w14:paraId="70E78E51" w14:textId="77777777" w:rsidR="00FC3781" w:rsidRDefault="00FC3781" w:rsidP="00FC3781">
      <w:pPr>
        <w:pStyle w:val="Textkrper"/>
        <w:rPr>
          <w:lang w:val="en-GB"/>
        </w:rPr>
      </w:pPr>
      <w:r>
        <w:rPr>
          <w:lang w:val="en-GB"/>
        </w:rPr>
        <w:t>The main new features are:</w:t>
      </w:r>
    </w:p>
    <w:p w14:paraId="7E4B9EA7" w14:textId="77777777" w:rsidR="006B6F73" w:rsidRDefault="006B6F73" w:rsidP="00FC3781">
      <w:pPr>
        <w:pStyle w:val="Textkrper"/>
        <w:numPr>
          <w:ilvl w:val="0"/>
          <w:numId w:val="25"/>
        </w:numPr>
        <w:rPr>
          <w:lang w:val="en-GB"/>
        </w:rPr>
      </w:pPr>
      <w:r>
        <w:rPr>
          <w:lang w:val="en-GB"/>
        </w:rPr>
        <w:t>Upgrade of SQL:1999 support to SQL:2008 support.</w:t>
      </w:r>
    </w:p>
    <w:p w14:paraId="361255CB" w14:textId="77777777" w:rsidR="00FC3781" w:rsidRDefault="00FC3781" w:rsidP="00FC3781">
      <w:pPr>
        <w:pStyle w:val="Textkrper"/>
        <w:numPr>
          <w:ilvl w:val="0"/>
          <w:numId w:val="25"/>
        </w:numPr>
        <w:rPr>
          <w:lang w:val="en-GB"/>
        </w:rPr>
      </w:pPr>
      <w:r>
        <w:rPr>
          <w:lang w:val="en-GB"/>
        </w:rPr>
        <w:t>Support for all SQL:</w:t>
      </w:r>
      <w:r w:rsidR="006B6F73">
        <w:rPr>
          <w:lang w:val="en-GB"/>
        </w:rPr>
        <w:t>2008</w:t>
      </w:r>
      <w:r>
        <w:rPr>
          <w:lang w:val="en-GB"/>
        </w:rPr>
        <w:t xml:space="preserve"> types, in particular user-defined data types (UDTs),</w:t>
      </w:r>
    </w:p>
    <w:p w14:paraId="78722096" w14:textId="77777777" w:rsidR="00773CF7" w:rsidRDefault="00773CF7" w:rsidP="00FC3781">
      <w:pPr>
        <w:pStyle w:val="Textkrper"/>
        <w:numPr>
          <w:ilvl w:val="0"/>
          <w:numId w:val="25"/>
        </w:numPr>
        <w:rPr>
          <w:lang w:val="en-GB"/>
        </w:rPr>
      </w:pPr>
      <w:r>
        <w:rPr>
          <w:lang w:val="en-GB"/>
        </w:rPr>
        <w:t>More explicit validation rules for data type definitions using regular expressions,</w:t>
      </w:r>
    </w:p>
    <w:p w14:paraId="4D592482" w14:textId="41714350" w:rsidR="00FC3781" w:rsidRDefault="00FC3781" w:rsidP="00FC3781">
      <w:pPr>
        <w:pStyle w:val="Textkrper"/>
        <w:numPr>
          <w:ilvl w:val="0"/>
          <w:numId w:val="25"/>
        </w:numPr>
        <w:rPr>
          <w:lang w:val="en-GB"/>
        </w:rPr>
      </w:pPr>
      <w:r>
        <w:rPr>
          <w:lang w:val="en-GB"/>
        </w:rPr>
        <w:t xml:space="preserve">Small modification </w:t>
      </w:r>
      <w:r w:rsidR="00773CF7">
        <w:rPr>
          <w:lang w:val="en-GB"/>
        </w:rPr>
        <w:t xml:space="preserve">of the definition, </w:t>
      </w:r>
      <w:r w:rsidR="00201C20">
        <w:rPr>
          <w:lang w:val="en-GB"/>
        </w:rPr>
        <w:t xml:space="preserve">showing </w:t>
      </w:r>
      <w:r w:rsidR="00773CF7">
        <w:rPr>
          <w:lang w:val="en-GB"/>
        </w:rPr>
        <w:t>when to store large objects inline as part of the table XML,</w:t>
      </w:r>
    </w:p>
    <w:p w14:paraId="6FDA7F8B" w14:textId="5391397F" w:rsidR="00773CF7" w:rsidRDefault="00773CF7" w:rsidP="00FC3781">
      <w:pPr>
        <w:pStyle w:val="Textkrper"/>
        <w:numPr>
          <w:ilvl w:val="0"/>
          <w:numId w:val="25"/>
        </w:numPr>
        <w:rPr>
          <w:lang w:val="en-GB"/>
        </w:rPr>
      </w:pPr>
      <w:r>
        <w:rPr>
          <w:lang w:val="en-GB"/>
        </w:rPr>
        <w:t xml:space="preserve">Support </w:t>
      </w:r>
      <w:r w:rsidR="00701C0B">
        <w:rPr>
          <w:lang w:val="en-GB"/>
        </w:rPr>
        <w:t>for</w:t>
      </w:r>
      <w:r>
        <w:rPr>
          <w:lang w:val="en-GB"/>
        </w:rPr>
        <w:t xml:space="preserve"> storing large objects outside of the SIARD file using “file:” URIs</w:t>
      </w:r>
      <w:r>
        <w:rPr>
          <w:rStyle w:val="Funotenzeichen"/>
          <w:lang w:val="en-GB"/>
        </w:rPr>
        <w:footnoteReference w:id="3"/>
      </w:r>
      <w:r>
        <w:rPr>
          <w:lang w:val="en-GB"/>
        </w:rPr>
        <w:t>,</w:t>
      </w:r>
    </w:p>
    <w:p w14:paraId="2C5BDC0D" w14:textId="0557B19E" w:rsidR="00773CF7" w:rsidRPr="00FC3781" w:rsidRDefault="00773CF7" w:rsidP="00FC3781">
      <w:pPr>
        <w:pStyle w:val="Textkrper"/>
        <w:numPr>
          <w:ilvl w:val="0"/>
          <w:numId w:val="25"/>
        </w:numPr>
        <w:rPr>
          <w:lang w:val="en-GB"/>
        </w:rPr>
      </w:pPr>
      <w:r>
        <w:rPr>
          <w:lang w:val="en-GB"/>
        </w:rPr>
        <w:t xml:space="preserve">Support </w:t>
      </w:r>
      <w:r w:rsidR="00701C0B">
        <w:rPr>
          <w:lang w:val="en-GB"/>
        </w:rPr>
        <w:t>for</w:t>
      </w:r>
      <w:r>
        <w:rPr>
          <w:lang w:val="en-GB"/>
        </w:rPr>
        <w:t xml:space="preserve"> “deflate” as a compression mechanism</w:t>
      </w:r>
      <w:r w:rsidR="007C593A">
        <w:rPr>
          <w:rStyle w:val="Funotenzeichen"/>
          <w:lang w:val="en-GB"/>
        </w:rPr>
        <w:footnoteReference w:id="4"/>
      </w:r>
      <w:r>
        <w:rPr>
          <w:lang w:val="en-GB"/>
        </w:rPr>
        <w:t>.</w:t>
      </w:r>
    </w:p>
    <w:p w14:paraId="5B15AF92" w14:textId="77777777" w:rsidR="00565A37" w:rsidRPr="000136C4" w:rsidRDefault="00565A37">
      <w:pPr>
        <w:rPr>
          <w:lang w:val="en-GB"/>
        </w:rPr>
      </w:pPr>
    </w:p>
    <w:p w14:paraId="69FD4D80" w14:textId="77777777" w:rsidR="00565A37" w:rsidRPr="000136C4" w:rsidRDefault="00E54509" w:rsidP="00B07515">
      <w:pPr>
        <w:pStyle w:val="berschrift1"/>
        <w:rPr>
          <w:lang w:val="en-GB"/>
        </w:rPr>
      </w:pPr>
      <w:bookmarkStart w:id="37" w:name="_Toc423960701"/>
      <w:r w:rsidRPr="000136C4">
        <w:rPr>
          <w:szCs w:val="24"/>
          <w:lang w:val="en-GB"/>
        </w:rPr>
        <w:t>Introduction</w:t>
      </w:r>
      <w:bookmarkEnd w:id="37"/>
    </w:p>
    <w:p w14:paraId="3593230F" w14:textId="77777777" w:rsidR="00A664A9" w:rsidRPr="000136C4" w:rsidRDefault="00E54509" w:rsidP="00A664A9">
      <w:pPr>
        <w:pStyle w:val="berschrift2"/>
        <w:rPr>
          <w:lang w:val="en-GB"/>
        </w:rPr>
      </w:pPr>
      <w:bookmarkStart w:id="38" w:name="_Toc423960702"/>
      <w:r w:rsidRPr="000136C4">
        <w:rPr>
          <w:szCs w:val="24"/>
          <w:lang w:val="en-GB"/>
        </w:rPr>
        <w:t>Structure of the document</w:t>
      </w:r>
      <w:bookmarkEnd w:id="38"/>
    </w:p>
    <w:p w14:paraId="68B4BE14" w14:textId="77777777" w:rsidR="00A664A9" w:rsidRPr="000136C4" w:rsidRDefault="00E54509" w:rsidP="00A664A9">
      <w:pPr>
        <w:pStyle w:val="berschrift3"/>
        <w:keepNext/>
        <w:tabs>
          <w:tab w:val="clear" w:pos="794"/>
          <w:tab w:val="num" w:pos="720"/>
          <w:tab w:val="left" w:pos="2835"/>
        </w:tabs>
        <w:spacing w:before="240" w:line="200" w:lineRule="atLeast"/>
        <w:ind w:left="720" w:hanging="720"/>
        <w:rPr>
          <w:lang w:val="en-GB"/>
        </w:rPr>
      </w:pPr>
      <w:bookmarkStart w:id="39" w:name="_Toc423960703"/>
      <w:r w:rsidRPr="000136C4">
        <w:rPr>
          <w:szCs w:val="24"/>
          <w:lang w:val="en-GB"/>
        </w:rPr>
        <w:t>Structure of chapters</w:t>
      </w:r>
      <w:bookmarkEnd w:id="39"/>
    </w:p>
    <w:p w14:paraId="78ECF7FA" w14:textId="77777777" w:rsidR="00A664A9" w:rsidRPr="000136C4" w:rsidRDefault="00E54509" w:rsidP="00A664A9">
      <w:pPr>
        <w:spacing w:line="300" w:lineRule="atLeast"/>
        <w:jc w:val="both"/>
        <w:rPr>
          <w:lang w:val="en-GB"/>
        </w:rPr>
      </w:pPr>
      <w:r w:rsidRPr="000136C4">
        <w:rPr>
          <w:szCs w:val="24"/>
          <w:lang w:val="en-GB"/>
        </w:rPr>
        <w:t>Each chapter in this Specification is constructed according to the same pattern.</w:t>
      </w:r>
      <w:r w:rsidRPr="000136C4">
        <w:rPr>
          <w:spacing w:val="19"/>
          <w:szCs w:val="24"/>
          <w:lang w:val="en-GB"/>
        </w:rPr>
        <w:t xml:space="preserve"> </w:t>
      </w:r>
      <w:r w:rsidRPr="000136C4">
        <w:rPr>
          <w:szCs w:val="24"/>
          <w:lang w:val="en-GB"/>
        </w:rPr>
        <w:t>After a brief introduction, the requirements are listed in a table</w:t>
      </w:r>
      <w:r w:rsidR="00A664A9" w:rsidRPr="000136C4">
        <w:rPr>
          <w:lang w:val="en-GB"/>
        </w:rPr>
        <w:t>.</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843"/>
        <w:gridCol w:w="4961"/>
        <w:gridCol w:w="2410"/>
      </w:tblGrid>
      <w:tr w:rsidR="00A664A9" w:rsidRPr="000136C4" w14:paraId="157E7308" w14:textId="77777777" w:rsidTr="005647F2">
        <w:trPr>
          <w:cantSplit/>
          <w:tblHeader/>
        </w:trPr>
        <w:tc>
          <w:tcPr>
            <w:tcW w:w="1843" w:type="dxa"/>
            <w:shd w:val="clear" w:color="auto" w:fill="99CCFF"/>
          </w:tcPr>
          <w:p w14:paraId="35F2358C" w14:textId="77777777" w:rsidR="00A664A9" w:rsidRPr="000136C4" w:rsidRDefault="00A664A9" w:rsidP="00A664A9">
            <w:pPr>
              <w:pStyle w:val="TabelleGross"/>
              <w:rPr>
                <w:b/>
                <w:lang w:val="en-GB"/>
              </w:rPr>
            </w:pPr>
            <w:r w:rsidRPr="000136C4">
              <w:rPr>
                <w:b/>
                <w:lang w:val="en-GB"/>
              </w:rPr>
              <w:t>ID</w:t>
            </w:r>
          </w:p>
        </w:tc>
        <w:tc>
          <w:tcPr>
            <w:tcW w:w="4961" w:type="dxa"/>
            <w:shd w:val="clear" w:color="auto" w:fill="99CCFF"/>
          </w:tcPr>
          <w:p w14:paraId="27FCFBED" w14:textId="77777777" w:rsidR="00A664A9" w:rsidRPr="000136C4" w:rsidRDefault="00E54509" w:rsidP="00E54509">
            <w:pPr>
              <w:pStyle w:val="TabelleGross"/>
              <w:rPr>
                <w:b/>
                <w:lang w:val="en-GB"/>
              </w:rPr>
            </w:pPr>
            <w:r w:rsidRPr="000136C4">
              <w:rPr>
                <w:b/>
                <w:lang w:val="en-GB"/>
              </w:rPr>
              <w:t>Description of requirement</w:t>
            </w:r>
          </w:p>
        </w:tc>
        <w:tc>
          <w:tcPr>
            <w:tcW w:w="2410" w:type="dxa"/>
            <w:shd w:val="clear" w:color="auto" w:fill="99CCFF"/>
          </w:tcPr>
          <w:p w14:paraId="2F597230" w14:textId="77777777" w:rsidR="00A664A9" w:rsidRPr="000136C4" w:rsidRDefault="00A664A9" w:rsidP="00E54509">
            <w:pPr>
              <w:pStyle w:val="TabelleGross"/>
              <w:rPr>
                <w:b/>
                <w:lang w:val="en-GB"/>
              </w:rPr>
            </w:pPr>
            <w:r w:rsidRPr="000136C4">
              <w:rPr>
                <w:b/>
                <w:lang w:val="en-GB"/>
              </w:rPr>
              <w:t>M/</w:t>
            </w:r>
            <w:r w:rsidR="00E54509" w:rsidRPr="000136C4">
              <w:rPr>
                <w:b/>
                <w:lang w:val="en-GB"/>
              </w:rPr>
              <w:t>O</w:t>
            </w:r>
          </w:p>
        </w:tc>
      </w:tr>
      <w:tr w:rsidR="00A664A9" w:rsidRPr="006A636C" w14:paraId="62D4D48A" w14:textId="77777777" w:rsidTr="005647F2">
        <w:trPr>
          <w:cantSplit/>
        </w:trPr>
        <w:tc>
          <w:tcPr>
            <w:tcW w:w="1843" w:type="dxa"/>
          </w:tcPr>
          <w:p w14:paraId="2F0FBA59" w14:textId="77777777" w:rsidR="00A664A9" w:rsidRPr="000136C4" w:rsidRDefault="00E54509" w:rsidP="009D14BA">
            <w:pPr>
              <w:pStyle w:val="TabelleGross"/>
              <w:rPr>
                <w:lang w:val="en-GB"/>
              </w:rPr>
            </w:pPr>
            <w:r w:rsidRPr="000136C4">
              <w:rPr>
                <w:spacing w:val="-1"/>
                <w:szCs w:val="24"/>
                <w:lang w:val="en-GB"/>
              </w:rPr>
              <w:t>contains the ID of the requirement</w:t>
            </w:r>
          </w:p>
        </w:tc>
        <w:tc>
          <w:tcPr>
            <w:tcW w:w="4961" w:type="dxa"/>
          </w:tcPr>
          <w:p w14:paraId="096CA3E7" w14:textId="77777777" w:rsidR="00A664A9" w:rsidRPr="000136C4" w:rsidRDefault="00E54509" w:rsidP="00A664A9">
            <w:pPr>
              <w:pStyle w:val="TabelleGross"/>
              <w:rPr>
                <w:lang w:val="en-GB"/>
              </w:rPr>
            </w:pPr>
            <w:r w:rsidRPr="000136C4">
              <w:rPr>
                <w:szCs w:val="24"/>
                <w:lang w:val="en-GB"/>
              </w:rPr>
              <w:t>contains the text of the requirement</w:t>
            </w:r>
          </w:p>
          <w:p w14:paraId="27D897E8" w14:textId="77777777" w:rsidR="00A664A9" w:rsidRPr="000136C4" w:rsidRDefault="00A664A9" w:rsidP="00A664A9">
            <w:pPr>
              <w:pStyle w:val="TabelleGross"/>
              <w:rPr>
                <w:lang w:val="en-GB"/>
              </w:rPr>
            </w:pPr>
          </w:p>
        </w:tc>
        <w:tc>
          <w:tcPr>
            <w:tcW w:w="2410" w:type="dxa"/>
          </w:tcPr>
          <w:p w14:paraId="3B486198" w14:textId="77777777" w:rsidR="00A664A9" w:rsidRPr="000136C4" w:rsidRDefault="00E54509" w:rsidP="00A664A9">
            <w:pPr>
              <w:pStyle w:val="TabelleGross"/>
              <w:rPr>
                <w:lang w:val="en-GB"/>
              </w:rPr>
            </w:pPr>
            <w:r w:rsidRPr="000136C4">
              <w:rPr>
                <w:noProof/>
                <w:szCs w:val="24"/>
                <w:lang w:val="en-GB"/>
              </w:rPr>
              <w:t>stipulates whether mandatory or optional</w:t>
            </w:r>
          </w:p>
        </w:tc>
      </w:tr>
    </w:tbl>
    <w:p w14:paraId="19EAA78C" w14:textId="77777777" w:rsidR="00A664A9" w:rsidRPr="000136C4" w:rsidRDefault="00A664A9" w:rsidP="00A664A9">
      <w:pPr>
        <w:rPr>
          <w:lang w:val="en-GB"/>
        </w:rPr>
      </w:pPr>
    </w:p>
    <w:p w14:paraId="5A2A7189" w14:textId="77777777" w:rsidR="00A664A9" w:rsidRPr="000136C4" w:rsidRDefault="00E54509" w:rsidP="00A664A9">
      <w:pPr>
        <w:spacing w:line="300" w:lineRule="atLeast"/>
        <w:jc w:val="both"/>
        <w:rPr>
          <w:lang w:val="en-GB"/>
        </w:rPr>
      </w:pPr>
      <w:r w:rsidRPr="000136C4">
        <w:rPr>
          <w:szCs w:val="24"/>
          <w:lang w:val="en-GB"/>
        </w:rPr>
        <w:lastRenderedPageBreak/>
        <w:t>A requirement is frequently further explained by means of recommendations, notes and e</w:t>
      </w:r>
      <w:r w:rsidRPr="000136C4">
        <w:rPr>
          <w:szCs w:val="24"/>
          <w:lang w:val="en-GB"/>
        </w:rPr>
        <w:t>x</w:t>
      </w:r>
      <w:r w:rsidRPr="000136C4">
        <w:rPr>
          <w:szCs w:val="24"/>
          <w:lang w:val="en-GB"/>
        </w:rPr>
        <w:t>amples,</w:t>
      </w:r>
      <w:r w:rsidRPr="000136C4">
        <w:rPr>
          <w:spacing w:val="23"/>
          <w:szCs w:val="24"/>
          <w:lang w:val="en-GB"/>
        </w:rPr>
        <w:t xml:space="preserve"> </w:t>
      </w:r>
      <w:r w:rsidRPr="000136C4">
        <w:rPr>
          <w:szCs w:val="24"/>
          <w:lang w:val="en-GB"/>
        </w:rPr>
        <w:t>each of which is specifically indicated as such</w:t>
      </w:r>
      <w:r w:rsidR="00A664A9" w:rsidRPr="000136C4">
        <w:rPr>
          <w:lang w:val="en-GB"/>
        </w:rPr>
        <w:t>.</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7425"/>
        <w:gridCol w:w="709"/>
      </w:tblGrid>
      <w:tr w:rsidR="00A664A9" w:rsidRPr="000136C4" w14:paraId="09889419" w14:textId="77777777" w:rsidTr="005647F2">
        <w:trPr>
          <w:cantSplit/>
          <w:tblHeader/>
        </w:trPr>
        <w:tc>
          <w:tcPr>
            <w:tcW w:w="1080" w:type="dxa"/>
            <w:shd w:val="clear" w:color="auto" w:fill="99CCFF"/>
          </w:tcPr>
          <w:p w14:paraId="29528025" w14:textId="77777777" w:rsidR="00A664A9" w:rsidRPr="000136C4" w:rsidRDefault="00A664A9" w:rsidP="00A664A9">
            <w:pPr>
              <w:pStyle w:val="TabelleGross"/>
              <w:rPr>
                <w:b/>
                <w:lang w:val="en-GB"/>
              </w:rPr>
            </w:pPr>
            <w:r w:rsidRPr="000136C4">
              <w:rPr>
                <w:b/>
                <w:lang w:val="en-GB"/>
              </w:rPr>
              <w:t>ID</w:t>
            </w:r>
          </w:p>
        </w:tc>
        <w:tc>
          <w:tcPr>
            <w:tcW w:w="7425" w:type="dxa"/>
            <w:shd w:val="clear" w:color="auto" w:fill="99CCFF"/>
          </w:tcPr>
          <w:p w14:paraId="5D0ACA14" w14:textId="77777777" w:rsidR="00A664A9" w:rsidRPr="000136C4" w:rsidRDefault="00E54509" w:rsidP="00A664A9">
            <w:pPr>
              <w:pStyle w:val="TabelleGross"/>
              <w:rPr>
                <w:b/>
                <w:lang w:val="en-GB"/>
              </w:rPr>
            </w:pPr>
            <w:r w:rsidRPr="000136C4">
              <w:rPr>
                <w:b/>
                <w:lang w:val="en-GB"/>
              </w:rPr>
              <w:t>Description of requirement</w:t>
            </w:r>
          </w:p>
        </w:tc>
        <w:tc>
          <w:tcPr>
            <w:tcW w:w="709" w:type="dxa"/>
            <w:shd w:val="clear" w:color="auto" w:fill="99CCFF"/>
          </w:tcPr>
          <w:p w14:paraId="01F75BC7" w14:textId="77777777" w:rsidR="00A664A9" w:rsidRPr="000136C4" w:rsidRDefault="00E54509" w:rsidP="00A664A9">
            <w:pPr>
              <w:pStyle w:val="TabelleGross"/>
              <w:rPr>
                <w:b/>
                <w:lang w:val="en-GB"/>
              </w:rPr>
            </w:pPr>
            <w:r w:rsidRPr="000136C4">
              <w:rPr>
                <w:b/>
                <w:lang w:val="en-GB"/>
              </w:rPr>
              <w:t>M/O</w:t>
            </w:r>
          </w:p>
        </w:tc>
      </w:tr>
      <w:tr w:rsidR="00A664A9" w:rsidRPr="000136C4" w14:paraId="6984D43F" w14:textId="77777777" w:rsidTr="005647F2">
        <w:trPr>
          <w:cantSplit/>
        </w:trPr>
        <w:tc>
          <w:tcPr>
            <w:tcW w:w="1080" w:type="dxa"/>
          </w:tcPr>
          <w:p w14:paraId="57A63C67" w14:textId="77777777" w:rsidR="00A664A9" w:rsidRPr="000136C4" w:rsidRDefault="00A664A9" w:rsidP="00F74177">
            <w:pPr>
              <w:pStyle w:val="TabelleGross"/>
              <w:rPr>
                <w:lang w:val="en-GB"/>
              </w:rPr>
            </w:pPr>
            <w:r w:rsidRPr="000136C4">
              <w:rPr>
                <w:lang w:val="en-GB"/>
              </w:rPr>
              <w:t>A_</w:t>
            </w:r>
            <w:r w:rsidR="00F74177" w:rsidRPr="000136C4">
              <w:rPr>
                <w:lang w:val="en-GB"/>
              </w:rPr>
              <w:t>3</w:t>
            </w:r>
            <w:r w:rsidRPr="000136C4">
              <w:rPr>
                <w:lang w:val="en-GB"/>
              </w:rPr>
              <w:t>.1-1</w:t>
            </w:r>
          </w:p>
        </w:tc>
        <w:tc>
          <w:tcPr>
            <w:tcW w:w="7425" w:type="dxa"/>
          </w:tcPr>
          <w:p w14:paraId="1F682A88" w14:textId="77777777" w:rsidR="00A664A9" w:rsidRPr="000136C4" w:rsidRDefault="00E54509" w:rsidP="00A664A9">
            <w:pPr>
              <w:pStyle w:val="TabelleGross"/>
              <w:rPr>
                <w:lang w:val="en-GB"/>
              </w:rPr>
            </w:pPr>
            <w:r w:rsidRPr="000136C4">
              <w:rPr>
                <w:lang w:val="en-GB"/>
              </w:rPr>
              <w:t>Text of requirement</w:t>
            </w:r>
          </w:p>
          <w:p w14:paraId="7A3455E8" w14:textId="77777777" w:rsidR="00A664A9" w:rsidRPr="000136C4" w:rsidRDefault="00A664A9" w:rsidP="00A664A9">
            <w:pPr>
              <w:pStyle w:val="TabelleGross"/>
              <w:rPr>
                <w:lang w:val="en-GB"/>
              </w:rPr>
            </w:pPr>
          </w:p>
          <w:p w14:paraId="44D08F74" w14:textId="77777777" w:rsidR="009D14BA" w:rsidRPr="000136C4" w:rsidRDefault="00E54509" w:rsidP="009D14BA">
            <w:pPr>
              <w:pStyle w:val="TabelleGross"/>
              <w:rPr>
                <w:b/>
                <w:lang w:val="en-GB"/>
              </w:rPr>
            </w:pPr>
            <w:r w:rsidRPr="000136C4">
              <w:rPr>
                <w:b/>
                <w:lang w:val="en-GB"/>
              </w:rPr>
              <w:t>Example</w:t>
            </w:r>
          </w:p>
          <w:p w14:paraId="101C3DD2" w14:textId="77777777" w:rsidR="009D14BA" w:rsidRPr="000136C4" w:rsidRDefault="00E54509" w:rsidP="009D14BA">
            <w:pPr>
              <w:pStyle w:val="TabelleGross"/>
              <w:rPr>
                <w:lang w:val="en-GB"/>
              </w:rPr>
            </w:pPr>
            <w:r w:rsidRPr="000136C4">
              <w:rPr>
                <w:lang w:val="en-GB"/>
              </w:rPr>
              <w:t>Text of example</w:t>
            </w:r>
          </w:p>
          <w:p w14:paraId="267C4B40" w14:textId="77777777" w:rsidR="009D14BA" w:rsidRPr="000136C4" w:rsidRDefault="009D14BA" w:rsidP="009D14BA">
            <w:pPr>
              <w:pStyle w:val="TabelleGross"/>
              <w:rPr>
                <w:lang w:val="en-GB"/>
              </w:rPr>
            </w:pPr>
          </w:p>
          <w:p w14:paraId="095FA54E" w14:textId="77777777" w:rsidR="009D14BA" w:rsidRPr="000136C4" w:rsidRDefault="00E54509" w:rsidP="009D14BA">
            <w:pPr>
              <w:pStyle w:val="TabelleGross"/>
              <w:rPr>
                <w:b/>
                <w:lang w:val="en-GB"/>
              </w:rPr>
            </w:pPr>
            <w:r w:rsidRPr="000136C4">
              <w:rPr>
                <w:b/>
                <w:lang w:val="en-GB"/>
              </w:rPr>
              <w:t>Note</w:t>
            </w:r>
          </w:p>
          <w:p w14:paraId="355546A7" w14:textId="77777777" w:rsidR="009D14BA" w:rsidRPr="000136C4" w:rsidRDefault="00E54509" w:rsidP="009D14BA">
            <w:pPr>
              <w:pStyle w:val="TabelleGross"/>
              <w:rPr>
                <w:lang w:val="en-GB"/>
              </w:rPr>
            </w:pPr>
            <w:r w:rsidRPr="000136C4">
              <w:rPr>
                <w:lang w:val="en-GB"/>
              </w:rPr>
              <w:t>Text of note</w:t>
            </w:r>
          </w:p>
          <w:p w14:paraId="238439AE" w14:textId="77777777" w:rsidR="009D14BA" w:rsidRPr="000136C4" w:rsidRDefault="009D14BA" w:rsidP="009D14BA">
            <w:pPr>
              <w:pStyle w:val="TabelleGross"/>
              <w:rPr>
                <w:lang w:val="en-GB"/>
              </w:rPr>
            </w:pPr>
          </w:p>
          <w:p w14:paraId="22A586DA" w14:textId="77777777" w:rsidR="00A664A9" w:rsidRPr="000136C4" w:rsidRDefault="00E54509" w:rsidP="00A664A9">
            <w:pPr>
              <w:pStyle w:val="TabelleGross"/>
              <w:rPr>
                <w:b/>
                <w:i/>
                <w:iCs/>
                <w:lang w:val="en-GB"/>
              </w:rPr>
            </w:pPr>
            <w:r w:rsidRPr="000136C4">
              <w:rPr>
                <w:b/>
                <w:i/>
                <w:iCs/>
                <w:lang w:val="en-GB"/>
              </w:rPr>
              <w:t>Recommendation</w:t>
            </w:r>
          </w:p>
          <w:p w14:paraId="43332D57" w14:textId="77777777" w:rsidR="00A664A9" w:rsidRPr="000136C4" w:rsidRDefault="00E54509" w:rsidP="00564F7A">
            <w:pPr>
              <w:pStyle w:val="TabelleGross"/>
              <w:rPr>
                <w:i/>
                <w:iCs/>
                <w:lang w:val="en-GB"/>
              </w:rPr>
            </w:pPr>
            <w:r w:rsidRPr="000136C4">
              <w:rPr>
                <w:rFonts w:eastAsia="Arial" w:cs="Arial"/>
                <w:i/>
                <w:lang w:val="en-GB" w:eastAsia="en-US"/>
              </w:rPr>
              <w:t>The text of recommendations is in italics</w:t>
            </w:r>
            <w:r w:rsidR="00A664A9" w:rsidRPr="000136C4">
              <w:rPr>
                <w:i/>
                <w:iCs/>
                <w:lang w:val="en-GB"/>
              </w:rPr>
              <w:t>.</w:t>
            </w:r>
          </w:p>
        </w:tc>
        <w:tc>
          <w:tcPr>
            <w:tcW w:w="709" w:type="dxa"/>
          </w:tcPr>
          <w:p w14:paraId="1D5F3BC6" w14:textId="77777777" w:rsidR="00A664A9" w:rsidRPr="000136C4" w:rsidRDefault="00A664A9" w:rsidP="00A664A9">
            <w:pPr>
              <w:pStyle w:val="TabelleGross"/>
              <w:rPr>
                <w:lang w:val="en-GB"/>
              </w:rPr>
            </w:pPr>
            <w:r w:rsidRPr="000136C4">
              <w:rPr>
                <w:lang w:val="en-GB"/>
              </w:rPr>
              <w:t>M</w:t>
            </w:r>
          </w:p>
        </w:tc>
      </w:tr>
    </w:tbl>
    <w:p w14:paraId="27CF735E" w14:textId="77777777" w:rsidR="00A664A9" w:rsidRPr="000136C4" w:rsidRDefault="00A664A9" w:rsidP="00A664A9">
      <w:pPr>
        <w:rPr>
          <w:lang w:val="en-GB"/>
        </w:rPr>
      </w:pPr>
    </w:p>
    <w:p w14:paraId="5C89A800" w14:textId="77777777" w:rsidR="00A664A9" w:rsidRPr="000136C4" w:rsidRDefault="00E54509" w:rsidP="00A664A9">
      <w:pPr>
        <w:pStyle w:val="berschrift3"/>
        <w:keepNext/>
        <w:tabs>
          <w:tab w:val="clear" w:pos="794"/>
          <w:tab w:val="num" w:pos="720"/>
          <w:tab w:val="left" w:pos="2835"/>
        </w:tabs>
        <w:spacing w:before="240" w:line="200" w:lineRule="atLeast"/>
        <w:ind w:left="720" w:hanging="720"/>
        <w:rPr>
          <w:lang w:val="en-GB"/>
        </w:rPr>
      </w:pPr>
      <w:bookmarkStart w:id="40" w:name="_Toc423960704"/>
      <w:r w:rsidRPr="000136C4">
        <w:rPr>
          <w:szCs w:val="24"/>
          <w:lang w:val="en-GB"/>
        </w:rPr>
        <w:t>ID for requirements</w:t>
      </w:r>
      <w:bookmarkEnd w:id="40"/>
    </w:p>
    <w:p w14:paraId="27FEF373" w14:textId="77777777" w:rsidR="00A664A9" w:rsidRPr="000136C4" w:rsidRDefault="00E54509" w:rsidP="00A664A9">
      <w:pPr>
        <w:spacing w:line="300" w:lineRule="atLeast"/>
        <w:jc w:val="both"/>
        <w:rPr>
          <w:lang w:val="en-GB"/>
        </w:rPr>
      </w:pPr>
      <w:r w:rsidRPr="000136C4">
        <w:rPr>
          <w:position w:val="-1"/>
          <w:szCs w:val="24"/>
          <w:lang w:val="en-GB"/>
        </w:rPr>
        <w:t>The requirements are unambiguously identifiable by means of an ID</w:t>
      </w:r>
      <w:r w:rsidR="00A664A9" w:rsidRPr="000136C4">
        <w:rPr>
          <w:lang w:val="en-GB"/>
        </w:rPr>
        <w:t>.</w:t>
      </w:r>
    </w:p>
    <w:tbl>
      <w:tblPr>
        <w:tblW w:w="1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tblGrid>
      <w:tr w:rsidR="00A664A9" w:rsidRPr="000136C4" w14:paraId="56BBCDFD" w14:textId="77777777" w:rsidTr="00A664A9">
        <w:trPr>
          <w:cantSplit/>
          <w:tblHeader/>
        </w:trPr>
        <w:tc>
          <w:tcPr>
            <w:tcW w:w="1080" w:type="dxa"/>
            <w:shd w:val="clear" w:color="auto" w:fill="99CCFF"/>
          </w:tcPr>
          <w:p w14:paraId="7ACE4862" w14:textId="77777777" w:rsidR="00A664A9" w:rsidRPr="000136C4" w:rsidRDefault="00A664A9" w:rsidP="00A664A9">
            <w:pPr>
              <w:pStyle w:val="TabelleGross"/>
              <w:rPr>
                <w:b/>
                <w:lang w:val="en-GB"/>
              </w:rPr>
            </w:pPr>
            <w:r w:rsidRPr="000136C4">
              <w:rPr>
                <w:b/>
                <w:lang w:val="en-GB"/>
              </w:rPr>
              <w:t>ID</w:t>
            </w:r>
          </w:p>
        </w:tc>
      </w:tr>
      <w:tr w:rsidR="00A664A9" w:rsidRPr="000136C4" w14:paraId="384DE3F1" w14:textId="77777777" w:rsidTr="00A664A9">
        <w:trPr>
          <w:cantSplit/>
        </w:trPr>
        <w:tc>
          <w:tcPr>
            <w:tcW w:w="1080" w:type="dxa"/>
          </w:tcPr>
          <w:p w14:paraId="7DDA3C72" w14:textId="77777777" w:rsidR="00A664A9" w:rsidRPr="000136C4" w:rsidRDefault="00A664A9" w:rsidP="00F74177">
            <w:pPr>
              <w:pStyle w:val="TabelleGross"/>
              <w:rPr>
                <w:lang w:val="en-GB"/>
              </w:rPr>
            </w:pPr>
            <w:r w:rsidRPr="000136C4">
              <w:rPr>
                <w:lang w:val="en-GB"/>
              </w:rPr>
              <w:t>A_</w:t>
            </w:r>
            <w:r w:rsidR="00F74177" w:rsidRPr="000136C4">
              <w:rPr>
                <w:lang w:val="en-GB"/>
              </w:rPr>
              <w:t>3</w:t>
            </w:r>
            <w:r w:rsidRPr="000136C4">
              <w:rPr>
                <w:lang w:val="en-GB"/>
              </w:rPr>
              <w:t>.1-1</w:t>
            </w:r>
          </w:p>
        </w:tc>
      </w:tr>
    </w:tbl>
    <w:p w14:paraId="1F2E5837" w14:textId="77777777" w:rsidR="00A664A9" w:rsidRPr="000136C4" w:rsidRDefault="00A664A9" w:rsidP="00A664A9">
      <w:pPr>
        <w:spacing w:line="300" w:lineRule="atLeast"/>
        <w:jc w:val="both"/>
        <w:rPr>
          <w:lang w:val="en-GB"/>
        </w:rPr>
      </w:pPr>
    </w:p>
    <w:p w14:paraId="4FFAEA48" w14:textId="77777777" w:rsidR="00A664A9" w:rsidRPr="000136C4" w:rsidRDefault="00E54509" w:rsidP="00A664A9">
      <w:pPr>
        <w:spacing w:line="300" w:lineRule="atLeast"/>
        <w:jc w:val="both"/>
        <w:rPr>
          <w:lang w:val="en-GB"/>
        </w:rPr>
      </w:pPr>
      <w:r w:rsidRPr="000136C4">
        <w:rPr>
          <w:position w:val="-1"/>
          <w:szCs w:val="24"/>
          <w:lang w:val="en-GB"/>
        </w:rPr>
        <w:t>This ID is constructed according to the following pattern</w:t>
      </w:r>
      <w:r w:rsidR="00A664A9" w:rsidRPr="000136C4">
        <w:rPr>
          <w:lang w:val="en-GB"/>
        </w:rPr>
        <w:t>:</w:t>
      </w:r>
    </w:p>
    <w:tbl>
      <w:tblPr>
        <w:tblW w:w="0" w:type="auto"/>
        <w:tblInd w:w="108" w:type="dxa"/>
        <w:tblLook w:val="01E0" w:firstRow="1" w:lastRow="1" w:firstColumn="1" w:lastColumn="1" w:noHBand="0" w:noVBand="0"/>
      </w:tblPr>
      <w:tblGrid>
        <w:gridCol w:w="1059"/>
        <w:gridCol w:w="8120"/>
      </w:tblGrid>
      <w:tr w:rsidR="00A664A9" w:rsidRPr="006A636C" w14:paraId="6549B0F0" w14:textId="77777777" w:rsidTr="00A664A9">
        <w:tc>
          <w:tcPr>
            <w:tcW w:w="1059" w:type="dxa"/>
          </w:tcPr>
          <w:p w14:paraId="67FA9DC0" w14:textId="77777777" w:rsidR="00A664A9" w:rsidRPr="000136C4" w:rsidRDefault="00E54509" w:rsidP="00A664A9">
            <w:pPr>
              <w:pStyle w:val="TabelleGross"/>
              <w:rPr>
                <w:highlight w:val="yellow"/>
                <w:lang w:val="en-GB"/>
              </w:rPr>
            </w:pPr>
            <w:r w:rsidRPr="000136C4">
              <w:rPr>
                <w:spacing w:val="-1"/>
                <w:szCs w:val="24"/>
                <w:lang w:val="en-GB"/>
              </w:rPr>
              <w:t>G_</w:t>
            </w:r>
          </w:p>
        </w:tc>
        <w:tc>
          <w:tcPr>
            <w:tcW w:w="8120" w:type="dxa"/>
          </w:tcPr>
          <w:p w14:paraId="1482C78A" w14:textId="77777777" w:rsidR="00E54509" w:rsidRPr="000136C4" w:rsidRDefault="00E54509" w:rsidP="00E54509">
            <w:pPr>
              <w:spacing w:before="40" w:after="0" w:line="240" w:lineRule="auto"/>
              <w:ind w:left="18" w:right="-20"/>
              <w:rPr>
                <w:sz w:val="20"/>
                <w:szCs w:val="24"/>
                <w:lang w:val="en-GB"/>
              </w:rPr>
            </w:pPr>
            <w:r w:rsidRPr="000136C4">
              <w:rPr>
                <w:sz w:val="20"/>
                <w:szCs w:val="24"/>
                <w:lang w:val="en-GB"/>
              </w:rPr>
              <w:t>Letter + _</w:t>
            </w:r>
            <w:r w:rsidRPr="000136C4">
              <w:rPr>
                <w:sz w:val="20"/>
                <w:szCs w:val="24"/>
                <w:lang w:val="en-GB"/>
              </w:rPr>
              <w:tab/>
              <w:t>identifies main chapters</w:t>
            </w:r>
          </w:p>
          <w:p w14:paraId="782DA51D" w14:textId="77777777" w:rsidR="00E54509" w:rsidRPr="000136C4" w:rsidRDefault="00E54509" w:rsidP="00E54509">
            <w:pPr>
              <w:spacing w:before="60" w:after="0" w:line="240" w:lineRule="auto"/>
              <w:ind w:left="18" w:right="-20"/>
              <w:rPr>
                <w:szCs w:val="24"/>
                <w:lang w:val="en-GB"/>
              </w:rPr>
            </w:pPr>
            <w:r w:rsidRPr="000136C4">
              <w:rPr>
                <w:spacing w:val="-1"/>
                <w:sz w:val="20"/>
                <w:szCs w:val="24"/>
                <w:lang w:val="en-GB"/>
              </w:rPr>
              <w:t>G</w:t>
            </w:r>
            <w:r w:rsidRPr="000136C4">
              <w:rPr>
                <w:sz w:val="20"/>
                <w:szCs w:val="24"/>
                <w:lang w:val="en-GB"/>
              </w:rPr>
              <w:t>_</w:t>
            </w:r>
            <w:r w:rsidRPr="000136C4">
              <w:rPr>
                <w:sz w:val="20"/>
                <w:szCs w:val="24"/>
                <w:lang w:val="en-GB"/>
              </w:rPr>
              <w:tab/>
              <w:t>=</w:t>
            </w:r>
            <w:r w:rsidRPr="000136C4">
              <w:rPr>
                <w:sz w:val="20"/>
                <w:szCs w:val="24"/>
                <w:lang w:val="en-GB"/>
              </w:rPr>
              <w:tab/>
              <w:t>General requirements / principles</w:t>
            </w:r>
          </w:p>
          <w:p w14:paraId="0A243B48" w14:textId="77777777" w:rsidR="00E54509" w:rsidRPr="000136C4" w:rsidRDefault="00E54509" w:rsidP="00E54509">
            <w:pPr>
              <w:spacing w:before="60" w:after="0" w:line="240" w:lineRule="auto"/>
              <w:ind w:left="18" w:right="-20"/>
              <w:rPr>
                <w:szCs w:val="24"/>
                <w:lang w:val="en-GB"/>
              </w:rPr>
            </w:pPr>
            <w:r w:rsidRPr="000136C4">
              <w:rPr>
                <w:spacing w:val="3"/>
                <w:sz w:val="20"/>
                <w:szCs w:val="24"/>
                <w:lang w:val="en-GB"/>
              </w:rPr>
              <w:t>T</w:t>
            </w:r>
            <w:r w:rsidRPr="000136C4">
              <w:rPr>
                <w:sz w:val="20"/>
                <w:szCs w:val="24"/>
                <w:lang w:val="en-GB"/>
              </w:rPr>
              <w:t>_</w:t>
            </w:r>
            <w:r w:rsidRPr="000136C4">
              <w:rPr>
                <w:sz w:val="20"/>
                <w:szCs w:val="24"/>
                <w:lang w:val="en-GB"/>
              </w:rPr>
              <w:tab/>
              <w:t>=</w:t>
            </w:r>
            <w:r w:rsidRPr="000136C4">
              <w:rPr>
                <w:sz w:val="20"/>
                <w:szCs w:val="24"/>
                <w:lang w:val="en-GB"/>
              </w:rPr>
              <w:tab/>
              <w:t>Requirements for table data</w:t>
            </w:r>
          </w:p>
          <w:p w14:paraId="2B02E271" w14:textId="77777777" w:rsidR="00E54509" w:rsidRPr="000136C4" w:rsidRDefault="00E54509" w:rsidP="00E54509">
            <w:pPr>
              <w:spacing w:before="60" w:after="0" w:line="240" w:lineRule="auto"/>
              <w:ind w:left="18" w:right="-20"/>
              <w:rPr>
                <w:sz w:val="20"/>
                <w:szCs w:val="24"/>
                <w:lang w:val="en-GB"/>
              </w:rPr>
            </w:pPr>
            <w:r w:rsidRPr="000136C4">
              <w:rPr>
                <w:noProof/>
                <w:sz w:val="20"/>
                <w:szCs w:val="24"/>
                <w:lang w:val="en-GB"/>
              </w:rPr>
              <w:t>M_</w:t>
            </w:r>
            <w:r w:rsidRPr="000136C4">
              <w:rPr>
                <w:sz w:val="20"/>
                <w:szCs w:val="24"/>
                <w:lang w:val="en-GB"/>
              </w:rPr>
              <w:tab/>
              <w:t>=</w:t>
            </w:r>
            <w:r w:rsidRPr="000136C4">
              <w:rPr>
                <w:sz w:val="20"/>
                <w:szCs w:val="24"/>
                <w:lang w:val="en-GB"/>
              </w:rPr>
              <w:tab/>
            </w:r>
            <w:r w:rsidRPr="000136C4">
              <w:rPr>
                <w:noProof/>
                <w:spacing w:val="-1"/>
                <w:sz w:val="20"/>
                <w:szCs w:val="24"/>
                <w:lang w:val="en-GB"/>
              </w:rPr>
              <w:t>Requirements for metadata</w:t>
            </w:r>
          </w:p>
          <w:p w14:paraId="28B5E61D" w14:textId="77777777" w:rsidR="00A664A9" w:rsidRPr="000136C4" w:rsidRDefault="00E54509" w:rsidP="00E54509">
            <w:pPr>
              <w:pStyle w:val="TabelleGross"/>
              <w:ind w:left="18"/>
              <w:rPr>
                <w:lang w:val="en-GB"/>
              </w:rPr>
            </w:pPr>
            <w:r w:rsidRPr="000136C4">
              <w:rPr>
                <w:noProof/>
                <w:spacing w:val="-1"/>
                <w:szCs w:val="24"/>
                <w:lang w:val="en-GB"/>
              </w:rPr>
              <w:t>P</w:t>
            </w:r>
            <w:r w:rsidRPr="000136C4">
              <w:rPr>
                <w:noProof/>
                <w:szCs w:val="24"/>
                <w:lang w:val="en-GB"/>
              </w:rPr>
              <w:t>_</w:t>
            </w:r>
            <w:r w:rsidRPr="000136C4">
              <w:rPr>
                <w:szCs w:val="24"/>
                <w:lang w:val="en-GB"/>
              </w:rPr>
              <w:tab/>
              <w:t>=</w:t>
            </w:r>
            <w:r w:rsidRPr="000136C4">
              <w:rPr>
                <w:szCs w:val="24"/>
                <w:lang w:val="en-GB"/>
              </w:rPr>
              <w:tab/>
            </w:r>
            <w:r w:rsidRPr="000136C4">
              <w:rPr>
                <w:noProof/>
                <w:spacing w:val="-1"/>
                <w:szCs w:val="24"/>
                <w:lang w:val="en-GB"/>
              </w:rPr>
              <w:t>Requirements for package structure</w:t>
            </w:r>
          </w:p>
        </w:tc>
      </w:tr>
      <w:tr w:rsidR="00A664A9" w:rsidRPr="006A636C" w14:paraId="56A073B4" w14:textId="77777777" w:rsidTr="00A664A9">
        <w:tc>
          <w:tcPr>
            <w:tcW w:w="1059" w:type="dxa"/>
          </w:tcPr>
          <w:p w14:paraId="5715CF30" w14:textId="77777777" w:rsidR="00A664A9" w:rsidRPr="000136C4" w:rsidRDefault="00F74177" w:rsidP="00A664A9">
            <w:pPr>
              <w:pStyle w:val="TabelleGross"/>
              <w:rPr>
                <w:highlight w:val="yellow"/>
                <w:lang w:val="en-GB"/>
              </w:rPr>
            </w:pPr>
            <w:r w:rsidRPr="000136C4">
              <w:rPr>
                <w:lang w:val="en-GB"/>
              </w:rPr>
              <w:t>3</w:t>
            </w:r>
            <w:r w:rsidR="00A664A9" w:rsidRPr="000136C4">
              <w:rPr>
                <w:lang w:val="en-GB"/>
              </w:rPr>
              <w:t>.1-1</w:t>
            </w:r>
          </w:p>
        </w:tc>
        <w:tc>
          <w:tcPr>
            <w:tcW w:w="8120" w:type="dxa"/>
          </w:tcPr>
          <w:p w14:paraId="7ABA42C5" w14:textId="77777777" w:rsidR="00A664A9" w:rsidRPr="000136C4" w:rsidRDefault="00E54509" w:rsidP="00A664A9">
            <w:pPr>
              <w:pStyle w:val="TabelleGross"/>
              <w:rPr>
                <w:lang w:val="en-GB"/>
              </w:rPr>
            </w:pPr>
            <w:r w:rsidRPr="000136C4">
              <w:rPr>
                <w:szCs w:val="24"/>
                <w:lang w:val="en-GB"/>
              </w:rPr>
              <w:t>The number begins with the number of the chapter (which groups together requirements on the same topic), and the number after the dash is consecutive, thus designating all the requirements in the chapter</w:t>
            </w:r>
            <w:r w:rsidR="00A664A9" w:rsidRPr="000136C4">
              <w:rPr>
                <w:lang w:val="en-GB"/>
              </w:rPr>
              <w:t>.</w:t>
            </w:r>
          </w:p>
        </w:tc>
      </w:tr>
    </w:tbl>
    <w:p w14:paraId="6483AF35" w14:textId="77777777" w:rsidR="00A664A9" w:rsidRPr="000136C4" w:rsidRDefault="00A664A9" w:rsidP="00A664A9">
      <w:pPr>
        <w:rPr>
          <w:lang w:val="en-GB"/>
        </w:rPr>
      </w:pPr>
    </w:p>
    <w:p w14:paraId="2AE576E5" w14:textId="77777777" w:rsidR="00A664A9" w:rsidRPr="000136C4" w:rsidRDefault="00E54509" w:rsidP="00A664A9">
      <w:pPr>
        <w:pStyle w:val="berschrift3"/>
        <w:keepNext/>
        <w:tabs>
          <w:tab w:val="clear" w:pos="794"/>
          <w:tab w:val="num" w:pos="720"/>
          <w:tab w:val="left" w:pos="2835"/>
        </w:tabs>
        <w:spacing w:before="240" w:line="200" w:lineRule="atLeast"/>
        <w:ind w:left="720" w:hanging="720"/>
        <w:rPr>
          <w:lang w:val="en-GB"/>
        </w:rPr>
      </w:pPr>
      <w:bookmarkStart w:id="41" w:name="_Toc423960705"/>
      <w:r w:rsidRPr="000136C4">
        <w:rPr>
          <w:szCs w:val="24"/>
          <w:lang w:val="en-GB"/>
        </w:rPr>
        <w:t>Distinction between mandatory and optional requirements</w:t>
      </w:r>
      <w:bookmarkEnd w:id="41"/>
    </w:p>
    <w:p w14:paraId="400F0596" w14:textId="77777777" w:rsidR="00A664A9" w:rsidRPr="000136C4" w:rsidRDefault="00E54509" w:rsidP="00A664A9">
      <w:pPr>
        <w:rPr>
          <w:lang w:val="en-GB"/>
        </w:rPr>
      </w:pPr>
      <w:r w:rsidRPr="000136C4">
        <w:rPr>
          <w:szCs w:val="24"/>
          <w:lang w:val="en-GB"/>
        </w:rPr>
        <w:t>Each requirement is either mandatory or optional</w:t>
      </w:r>
      <w:r w:rsidR="00A664A9" w:rsidRPr="000136C4">
        <w:rPr>
          <w:lang w:val="en-GB"/>
        </w:rPr>
        <w:t xml:space="preserve">. </w:t>
      </w:r>
      <w:r w:rsidRPr="000136C4">
        <w:rPr>
          <w:szCs w:val="24"/>
          <w:lang w:val="en-GB"/>
        </w:rPr>
        <w:t>This is indicated by a letter:</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447"/>
        <w:gridCol w:w="7767"/>
      </w:tblGrid>
      <w:tr w:rsidR="00A664A9" w:rsidRPr="000136C4" w14:paraId="0F683F6F" w14:textId="77777777" w:rsidTr="00E54509">
        <w:trPr>
          <w:cantSplit/>
          <w:tblHeader/>
        </w:trPr>
        <w:tc>
          <w:tcPr>
            <w:tcW w:w="1447" w:type="dxa"/>
            <w:shd w:val="clear" w:color="auto" w:fill="99CCFF"/>
          </w:tcPr>
          <w:p w14:paraId="1B560F88" w14:textId="77777777" w:rsidR="00A664A9" w:rsidRPr="000136C4" w:rsidRDefault="00E54509" w:rsidP="00A664A9">
            <w:pPr>
              <w:pStyle w:val="TabelleGross"/>
              <w:rPr>
                <w:b/>
                <w:lang w:val="en-GB"/>
              </w:rPr>
            </w:pPr>
            <w:r w:rsidRPr="000136C4">
              <w:rPr>
                <w:b/>
                <w:lang w:val="en-GB"/>
              </w:rPr>
              <w:t>Abbreviation</w:t>
            </w:r>
          </w:p>
        </w:tc>
        <w:tc>
          <w:tcPr>
            <w:tcW w:w="7767" w:type="dxa"/>
            <w:shd w:val="clear" w:color="auto" w:fill="99CCFF"/>
          </w:tcPr>
          <w:p w14:paraId="4F9E852F" w14:textId="77777777" w:rsidR="00A664A9" w:rsidRPr="000136C4" w:rsidRDefault="00E54509" w:rsidP="00A664A9">
            <w:pPr>
              <w:pStyle w:val="TabelleGross"/>
              <w:rPr>
                <w:b/>
                <w:lang w:val="en-GB"/>
              </w:rPr>
            </w:pPr>
            <w:r w:rsidRPr="000136C4">
              <w:rPr>
                <w:b/>
                <w:lang w:val="en-GB"/>
              </w:rPr>
              <w:t>Meaning</w:t>
            </w:r>
          </w:p>
        </w:tc>
      </w:tr>
      <w:tr w:rsidR="00A664A9" w:rsidRPr="006A636C" w14:paraId="180EE2ED" w14:textId="77777777" w:rsidTr="00E54509">
        <w:trPr>
          <w:cantSplit/>
        </w:trPr>
        <w:tc>
          <w:tcPr>
            <w:tcW w:w="1447" w:type="dxa"/>
          </w:tcPr>
          <w:p w14:paraId="2D563342" w14:textId="77777777" w:rsidR="00A664A9" w:rsidRPr="000136C4" w:rsidRDefault="00A664A9" w:rsidP="00A664A9">
            <w:pPr>
              <w:pStyle w:val="TabelleGross"/>
              <w:rPr>
                <w:rFonts w:ascii="Courier New" w:hAnsi="Courier New"/>
                <w:lang w:val="en-GB"/>
              </w:rPr>
            </w:pPr>
            <w:r w:rsidRPr="000136C4">
              <w:rPr>
                <w:lang w:val="en-GB"/>
              </w:rPr>
              <w:t>M</w:t>
            </w:r>
          </w:p>
        </w:tc>
        <w:tc>
          <w:tcPr>
            <w:tcW w:w="7767" w:type="dxa"/>
          </w:tcPr>
          <w:p w14:paraId="5EF92BB7" w14:textId="77777777" w:rsidR="00A664A9" w:rsidRPr="000136C4" w:rsidRDefault="00E54509" w:rsidP="00E54509">
            <w:pPr>
              <w:spacing w:after="0" w:line="240" w:lineRule="auto"/>
              <w:ind w:right="-20"/>
              <w:rPr>
                <w:lang w:val="en-GB"/>
              </w:rPr>
            </w:pPr>
            <w:r w:rsidRPr="000136C4">
              <w:rPr>
                <w:sz w:val="20"/>
                <w:szCs w:val="24"/>
                <w:lang w:val="en-GB"/>
              </w:rPr>
              <w:t>Mandatory requirement</w:t>
            </w:r>
            <w:r w:rsidRPr="000136C4">
              <w:rPr>
                <w:sz w:val="20"/>
                <w:szCs w:val="24"/>
                <w:lang w:val="en-GB"/>
              </w:rPr>
              <w:br/>
              <w:t xml:space="preserve">This requirement must be met in order to obtain a valid </w:t>
            </w:r>
            <w:r w:rsidRPr="000136C4">
              <w:rPr>
                <w:spacing w:val="-1"/>
                <w:sz w:val="20"/>
                <w:szCs w:val="24"/>
                <w:lang w:val="en-GB"/>
              </w:rPr>
              <w:t>S</w:t>
            </w:r>
            <w:r w:rsidRPr="000136C4">
              <w:rPr>
                <w:spacing w:val="2"/>
                <w:sz w:val="20"/>
                <w:szCs w:val="24"/>
                <w:lang w:val="en-GB"/>
              </w:rPr>
              <w:t>I</w:t>
            </w:r>
            <w:r w:rsidRPr="000136C4">
              <w:rPr>
                <w:spacing w:val="-1"/>
                <w:sz w:val="20"/>
                <w:szCs w:val="24"/>
                <w:lang w:val="en-GB"/>
              </w:rPr>
              <w:t>A</w:t>
            </w:r>
            <w:r w:rsidRPr="000136C4">
              <w:rPr>
                <w:sz w:val="20"/>
                <w:szCs w:val="24"/>
                <w:lang w:val="en-GB"/>
              </w:rPr>
              <w:t>R</w:t>
            </w:r>
            <w:r w:rsidRPr="000136C4">
              <w:rPr>
                <w:spacing w:val="3"/>
                <w:sz w:val="20"/>
                <w:szCs w:val="24"/>
                <w:lang w:val="en-GB"/>
              </w:rPr>
              <w:t>D file</w:t>
            </w:r>
            <w:r w:rsidRPr="000136C4">
              <w:rPr>
                <w:sz w:val="20"/>
                <w:szCs w:val="24"/>
                <w:lang w:val="en-GB"/>
              </w:rPr>
              <w:t>.</w:t>
            </w:r>
          </w:p>
        </w:tc>
      </w:tr>
      <w:tr w:rsidR="00A664A9" w:rsidRPr="006A636C" w14:paraId="62ABBFB6" w14:textId="77777777" w:rsidTr="00E54509">
        <w:trPr>
          <w:cantSplit/>
        </w:trPr>
        <w:tc>
          <w:tcPr>
            <w:tcW w:w="1447" w:type="dxa"/>
          </w:tcPr>
          <w:p w14:paraId="0E24509A" w14:textId="77777777" w:rsidR="00A664A9" w:rsidRPr="000136C4" w:rsidRDefault="00E54509" w:rsidP="00A664A9">
            <w:pPr>
              <w:pStyle w:val="TabelleGross"/>
              <w:rPr>
                <w:rFonts w:ascii="Courier New" w:hAnsi="Courier New"/>
                <w:lang w:val="en-GB"/>
              </w:rPr>
            </w:pPr>
            <w:r w:rsidRPr="000136C4">
              <w:rPr>
                <w:lang w:val="en-GB"/>
              </w:rPr>
              <w:t>O</w:t>
            </w:r>
          </w:p>
        </w:tc>
        <w:tc>
          <w:tcPr>
            <w:tcW w:w="7767" w:type="dxa"/>
          </w:tcPr>
          <w:p w14:paraId="2234E7C2" w14:textId="77777777" w:rsidR="00A664A9" w:rsidRPr="000136C4" w:rsidRDefault="00E54509" w:rsidP="00245424">
            <w:pPr>
              <w:pStyle w:val="TabelleGross"/>
              <w:rPr>
                <w:lang w:val="en-GB"/>
              </w:rPr>
            </w:pPr>
            <w:r w:rsidRPr="000136C4">
              <w:rPr>
                <w:szCs w:val="24"/>
                <w:lang w:val="en-GB"/>
              </w:rPr>
              <w:t>Optional requirement</w:t>
            </w:r>
            <w:r w:rsidRPr="000136C4">
              <w:rPr>
                <w:szCs w:val="24"/>
                <w:lang w:val="en-GB"/>
              </w:rPr>
              <w:br/>
              <w:t>This requirement should be met.</w:t>
            </w:r>
            <w:r w:rsidRPr="000136C4">
              <w:rPr>
                <w:spacing w:val="-3"/>
                <w:szCs w:val="24"/>
                <w:lang w:val="en-GB"/>
              </w:rPr>
              <w:t xml:space="preserve"> </w:t>
            </w:r>
            <w:r w:rsidRPr="000136C4">
              <w:rPr>
                <w:szCs w:val="24"/>
                <w:lang w:val="en-GB"/>
              </w:rPr>
              <w:t xml:space="preserve">It simplifies handling and constitutes best </w:t>
            </w:r>
            <w:r w:rsidRPr="000136C4">
              <w:rPr>
                <w:spacing w:val="-1"/>
                <w:szCs w:val="24"/>
                <w:lang w:val="en-GB"/>
              </w:rPr>
              <w:t>p</w:t>
            </w:r>
            <w:r w:rsidRPr="000136C4">
              <w:rPr>
                <w:spacing w:val="1"/>
                <w:szCs w:val="24"/>
                <w:lang w:val="en-GB"/>
              </w:rPr>
              <w:t>r</w:t>
            </w:r>
            <w:r w:rsidRPr="000136C4">
              <w:rPr>
                <w:szCs w:val="24"/>
                <w:lang w:val="en-GB"/>
              </w:rPr>
              <w:t>a</w:t>
            </w:r>
            <w:r w:rsidRPr="000136C4">
              <w:rPr>
                <w:spacing w:val="1"/>
                <w:szCs w:val="24"/>
                <w:lang w:val="en-GB"/>
              </w:rPr>
              <w:t>c</w:t>
            </w:r>
            <w:r w:rsidRPr="000136C4">
              <w:rPr>
                <w:szCs w:val="24"/>
                <w:lang w:val="en-GB"/>
              </w:rPr>
              <w:t>t</w:t>
            </w:r>
            <w:r w:rsidRPr="000136C4">
              <w:rPr>
                <w:spacing w:val="-1"/>
                <w:szCs w:val="24"/>
                <w:lang w:val="en-GB"/>
              </w:rPr>
              <w:t>i</w:t>
            </w:r>
            <w:r w:rsidRPr="000136C4">
              <w:rPr>
                <w:spacing w:val="1"/>
                <w:szCs w:val="24"/>
                <w:lang w:val="en-GB"/>
              </w:rPr>
              <w:t>ce</w:t>
            </w:r>
            <w:r w:rsidR="00A664A9" w:rsidRPr="000136C4">
              <w:rPr>
                <w:lang w:val="en-GB"/>
              </w:rPr>
              <w:t>.</w:t>
            </w:r>
          </w:p>
        </w:tc>
      </w:tr>
    </w:tbl>
    <w:p w14:paraId="71E698D5" w14:textId="77777777" w:rsidR="00A664A9" w:rsidRDefault="00A664A9" w:rsidP="00A664A9">
      <w:pPr>
        <w:rPr>
          <w:lang w:val="en-GB"/>
        </w:rPr>
      </w:pPr>
    </w:p>
    <w:p w14:paraId="30D87AD3" w14:textId="77777777" w:rsidR="00AB0CAB" w:rsidRPr="000136C4" w:rsidRDefault="00AB0CAB" w:rsidP="00A664A9">
      <w:pPr>
        <w:rPr>
          <w:lang w:val="en-GB"/>
        </w:rPr>
      </w:pPr>
    </w:p>
    <w:p w14:paraId="36821CEA" w14:textId="77777777" w:rsidR="00A664A9" w:rsidRPr="000136C4" w:rsidRDefault="00E54509" w:rsidP="00E54509">
      <w:pPr>
        <w:pStyle w:val="berschrift3"/>
        <w:rPr>
          <w:lang w:val="en-GB"/>
        </w:rPr>
      </w:pPr>
      <w:bookmarkStart w:id="42" w:name="_Toc423960706"/>
      <w:r w:rsidRPr="000136C4">
        <w:rPr>
          <w:lang w:val="en-GB"/>
        </w:rPr>
        <w:lastRenderedPageBreak/>
        <w:t>Notation of folders, files and folder structures</w:t>
      </w:r>
      <w:bookmarkEnd w:id="42"/>
    </w:p>
    <w:p w14:paraId="389C0876" w14:textId="77777777" w:rsidR="00A664A9" w:rsidRPr="000136C4" w:rsidRDefault="00E54509" w:rsidP="00A664A9">
      <w:pPr>
        <w:rPr>
          <w:lang w:val="en-GB"/>
        </w:rPr>
      </w:pPr>
      <w:r w:rsidRPr="000136C4">
        <w:rPr>
          <w:szCs w:val="24"/>
          <w:lang w:val="en-GB"/>
        </w:rPr>
        <w:t>The following symbols and parameters are used for the notation of folders, files, etc</w:t>
      </w:r>
      <w:r w:rsidR="00A664A9" w:rsidRPr="000136C4">
        <w:rPr>
          <w:lang w:val="en-GB"/>
        </w:rPr>
        <w:t>.</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440"/>
        <w:gridCol w:w="7774"/>
      </w:tblGrid>
      <w:tr w:rsidR="00A664A9" w:rsidRPr="000136C4" w14:paraId="6AB20EE8" w14:textId="77777777" w:rsidTr="00E54509">
        <w:trPr>
          <w:tblHeader/>
        </w:trPr>
        <w:tc>
          <w:tcPr>
            <w:tcW w:w="1440" w:type="dxa"/>
            <w:shd w:val="clear" w:color="auto" w:fill="99CCFF"/>
          </w:tcPr>
          <w:p w14:paraId="54FD6D55" w14:textId="77777777" w:rsidR="00A664A9" w:rsidRPr="000136C4" w:rsidRDefault="00A664A9" w:rsidP="00A664A9">
            <w:pPr>
              <w:pStyle w:val="TabelleGross"/>
              <w:rPr>
                <w:b/>
                <w:lang w:val="en-GB"/>
              </w:rPr>
            </w:pPr>
            <w:r w:rsidRPr="000136C4">
              <w:rPr>
                <w:b/>
                <w:lang w:val="en-GB"/>
              </w:rPr>
              <w:t>Symbol</w:t>
            </w:r>
          </w:p>
        </w:tc>
        <w:tc>
          <w:tcPr>
            <w:tcW w:w="7774" w:type="dxa"/>
            <w:shd w:val="clear" w:color="auto" w:fill="99CCFF"/>
          </w:tcPr>
          <w:p w14:paraId="19584740" w14:textId="77777777" w:rsidR="00A664A9" w:rsidRPr="000136C4" w:rsidRDefault="00E54509" w:rsidP="00A664A9">
            <w:pPr>
              <w:pStyle w:val="TabelleGross"/>
              <w:rPr>
                <w:b/>
                <w:lang w:val="en-GB"/>
              </w:rPr>
            </w:pPr>
            <w:r w:rsidRPr="000136C4">
              <w:rPr>
                <w:b/>
                <w:lang w:val="en-GB"/>
              </w:rPr>
              <w:t>Meaning</w:t>
            </w:r>
          </w:p>
        </w:tc>
      </w:tr>
      <w:tr w:rsidR="00A664A9" w:rsidRPr="000136C4" w14:paraId="00CE75C9" w14:textId="77777777" w:rsidTr="00E54509">
        <w:tc>
          <w:tcPr>
            <w:tcW w:w="1440" w:type="dxa"/>
          </w:tcPr>
          <w:p w14:paraId="4BF2BE03" w14:textId="77777777" w:rsidR="00A664A9" w:rsidRPr="000136C4" w:rsidRDefault="00A664A9" w:rsidP="00A664A9">
            <w:pPr>
              <w:pStyle w:val="TabelleGross"/>
              <w:rPr>
                <w:rFonts w:ascii="Courier New" w:hAnsi="Courier New"/>
                <w:lang w:val="en-GB"/>
              </w:rPr>
            </w:pPr>
            <w:r w:rsidRPr="000136C4">
              <w:rPr>
                <w:rFonts w:ascii="Courier New" w:hAnsi="Courier New"/>
                <w:lang w:val="en-GB"/>
              </w:rPr>
              <w:t>/</w:t>
            </w:r>
          </w:p>
        </w:tc>
        <w:tc>
          <w:tcPr>
            <w:tcW w:w="7774" w:type="dxa"/>
          </w:tcPr>
          <w:p w14:paraId="3A7049DD" w14:textId="77777777" w:rsidR="00A664A9" w:rsidRPr="000136C4" w:rsidRDefault="00E54509" w:rsidP="00A664A9">
            <w:pPr>
              <w:pStyle w:val="TabelleGross"/>
              <w:rPr>
                <w:lang w:val="en-GB"/>
              </w:rPr>
            </w:pPr>
            <w:r w:rsidRPr="000136C4">
              <w:rPr>
                <w:lang w:val="en-GB"/>
              </w:rPr>
              <w:t>Folder</w:t>
            </w:r>
          </w:p>
        </w:tc>
      </w:tr>
      <w:tr w:rsidR="00A664A9" w:rsidRPr="006A636C" w14:paraId="0A2004DC" w14:textId="77777777" w:rsidTr="00E54509">
        <w:tc>
          <w:tcPr>
            <w:tcW w:w="1440" w:type="dxa"/>
          </w:tcPr>
          <w:p w14:paraId="0B8952F9" w14:textId="77777777" w:rsidR="00A664A9" w:rsidRPr="000136C4" w:rsidRDefault="00A664A9" w:rsidP="00A664A9">
            <w:pPr>
              <w:pStyle w:val="TabelleGross"/>
              <w:rPr>
                <w:rFonts w:ascii="Courier New" w:hAnsi="Courier New"/>
                <w:lang w:val="en-GB"/>
              </w:rPr>
            </w:pPr>
            <w:r w:rsidRPr="000136C4">
              <w:rPr>
                <w:rFonts w:ascii="Courier New" w:hAnsi="Courier New"/>
                <w:lang w:val="en-GB"/>
              </w:rPr>
              <w:t>header/</w:t>
            </w:r>
          </w:p>
        </w:tc>
        <w:tc>
          <w:tcPr>
            <w:tcW w:w="7774" w:type="dxa"/>
          </w:tcPr>
          <w:p w14:paraId="2E40E1B7" w14:textId="77777777" w:rsidR="00A664A9" w:rsidRPr="000136C4" w:rsidRDefault="00E54509" w:rsidP="00A664A9">
            <w:pPr>
              <w:pStyle w:val="TabelleGross"/>
              <w:rPr>
                <w:lang w:val="en-GB"/>
              </w:rPr>
            </w:pPr>
            <w:r w:rsidRPr="000136C4">
              <w:rPr>
                <w:szCs w:val="24"/>
                <w:lang w:val="en-GB"/>
              </w:rPr>
              <w:t>A folder with the name “header”</w:t>
            </w:r>
          </w:p>
        </w:tc>
      </w:tr>
      <w:tr w:rsidR="00A664A9" w:rsidRPr="006A636C" w14:paraId="2397C85C" w14:textId="77777777" w:rsidTr="00E54509">
        <w:tc>
          <w:tcPr>
            <w:tcW w:w="1440" w:type="dxa"/>
          </w:tcPr>
          <w:p w14:paraId="09671FD0" w14:textId="77777777" w:rsidR="00A664A9" w:rsidRPr="000136C4" w:rsidRDefault="00A664A9" w:rsidP="00A664A9">
            <w:pPr>
              <w:pStyle w:val="TabelleGross"/>
              <w:rPr>
                <w:rFonts w:ascii="Courier New" w:hAnsi="Courier New"/>
                <w:lang w:val="en-GB"/>
              </w:rPr>
            </w:pPr>
            <w:r w:rsidRPr="000136C4">
              <w:rPr>
                <w:rFonts w:ascii="Courier New" w:hAnsi="Courier New"/>
                <w:lang w:val="en-GB"/>
              </w:rPr>
              <w:t>xy.txt</w:t>
            </w:r>
          </w:p>
        </w:tc>
        <w:tc>
          <w:tcPr>
            <w:tcW w:w="7774" w:type="dxa"/>
          </w:tcPr>
          <w:p w14:paraId="543C2D04" w14:textId="77777777" w:rsidR="00A664A9" w:rsidRPr="000136C4" w:rsidRDefault="00E54509" w:rsidP="00A664A9">
            <w:pPr>
              <w:pStyle w:val="TabelleGross"/>
              <w:rPr>
                <w:lang w:val="en-GB"/>
              </w:rPr>
            </w:pPr>
            <w:r w:rsidRPr="000136C4">
              <w:rPr>
                <w:szCs w:val="24"/>
                <w:lang w:val="en-GB"/>
              </w:rPr>
              <w:t>File (with file extension “txt”)</w:t>
            </w:r>
          </w:p>
        </w:tc>
      </w:tr>
      <w:tr w:rsidR="00A664A9" w:rsidRPr="000136C4" w14:paraId="4F8C935D" w14:textId="77777777" w:rsidTr="00E54509">
        <w:tc>
          <w:tcPr>
            <w:tcW w:w="1440" w:type="dxa"/>
          </w:tcPr>
          <w:p w14:paraId="10EE41C0" w14:textId="77777777" w:rsidR="00A664A9" w:rsidRPr="000136C4" w:rsidRDefault="00A664A9" w:rsidP="00A664A9">
            <w:pPr>
              <w:pStyle w:val="TabelleGross"/>
              <w:rPr>
                <w:rFonts w:ascii="Courier New" w:hAnsi="Courier New"/>
                <w:color w:val="FF0000"/>
                <w:lang w:val="en-GB"/>
              </w:rPr>
            </w:pPr>
            <w:r w:rsidRPr="000136C4">
              <w:rPr>
                <w:rFonts w:ascii="Courier New" w:hAnsi="Courier New"/>
                <w:color w:val="FF0000"/>
                <w:lang w:val="en-GB"/>
              </w:rPr>
              <w:t>dir1/</w:t>
            </w:r>
          </w:p>
        </w:tc>
        <w:tc>
          <w:tcPr>
            <w:tcW w:w="7774" w:type="dxa"/>
          </w:tcPr>
          <w:p w14:paraId="1F5D0B70" w14:textId="77777777" w:rsidR="00A664A9" w:rsidRPr="000136C4" w:rsidRDefault="00E54509" w:rsidP="00A664A9">
            <w:pPr>
              <w:pStyle w:val="TabelleGross"/>
              <w:rPr>
                <w:lang w:val="en-GB"/>
              </w:rPr>
            </w:pPr>
            <w:r w:rsidRPr="000136C4">
              <w:rPr>
                <w:szCs w:val="24"/>
                <w:lang w:val="en-GB"/>
              </w:rPr>
              <w:t>Example folders (in red)</w:t>
            </w:r>
          </w:p>
        </w:tc>
      </w:tr>
      <w:tr w:rsidR="00A664A9" w:rsidRPr="000136C4" w14:paraId="490BA4EA" w14:textId="77777777" w:rsidTr="00E54509">
        <w:tc>
          <w:tcPr>
            <w:tcW w:w="1440" w:type="dxa"/>
          </w:tcPr>
          <w:p w14:paraId="5EFE4228" w14:textId="77777777" w:rsidR="00A664A9" w:rsidRPr="000136C4" w:rsidRDefault="00A664A9" w:rsidP="00A664A9">
            <w:pPr>
              <w:pStyle w:val="TabelleGross"/>
              <w:rPr>
                <w:rFonts w:ascii="Courier New" w:hAnsi="Courier New"/>
                <w:color w:val="FF0000"/>
                <w:lang w:val="en-GB"/>
              </w:rPr>
            </w:pPr>
            <w:r w:rsidRPr="000136C4">
              <w:rPr>
                <w:rFonts w:ascii="Courier New" w:hAnsi="Courier New"/>
                <w:color w:val="FF0000"/>
                <w:lang w:val="en-GB"/>
              </w:rPr>
              <w:t>abc.pdf</w:t>
            </w:r>
          </w:p>
        </w:tc>
        <w:tc>
          <w:tcPr>
            <w:tcW w:w="7774" w:type="dxa"/>
          </w:tcPr>
          <w:p w14:paraId="5B3CDD89" w14:textId="77777777" w:rsidR="00A664A9" w:rsidRPr="000136C4" w:rsidRDefault="00E54509" w:rsidP="00A664A9">
            <w:pPr>
              <w:pStyle w:val="TabelleGross"/>
              <w:rPr>
                <w:lang w:val="en-GB"/>
              </w:rPr>
            </w:pPr>
            <w:r w:rsidRPr="000136C4">
              <w:rPr>
                <w:szCs w:val="24"/>
                <w:lang w:val="en-GB"/>
              </w:rPr>
              <w:t>Example files (in red)</w:t>
            </w:r>
          </w:p>
        </w:tc>
      </w:tr>
      <w:tr w:rsidR="00A664A9" w:rsidRPr="006A636C" w14:paraId="549DA13C" w14:textId="77777777" w:rsidTr="00E54509">
        <w:tc>
          <w:tcPr>
            <w:tcW w:w="1440" w:type="dxa"/>
          </w:tcPr>
          <w:p w14:paraId="5EC27E2C" w14:textId="77777777" w:rsidR="00A664A9" w:rsidRPr="000136C4" w:rsidRDefault="00A664A9" w:rsidP="00A664A9">
            <w:pPr>
              <w:pStyle w:val="TabelleGross"/>
              <w:rPr>
                <w:rFonts w:ascii="Courier New" w:hAnsi="Courier New"/>
                <w:lang w:val="en-GB"/>
              </w:rPr>
            </w:pPr>
            <w:r w:rsidRPr="000136C4">
              <w:rPr>
                <w:rFonts w:ascii="Courier New" w:hAnsi="Courier New"/>
                <w:lang w:val="en-GB"/>
              </w:rPr>
              <w:t>…</w:t>
            </w:r>
          </w:p>
        </w:tc>
        <w:tc>
          <w:tcPr>
            <w:tcW w:w="7774" w:type="dxa"/>
          </w:tcPr>
          <w:p w14:paraId="666F3DAA" w14:textId="77777777" w:rsidR="00A664A9" w:rsidRPr="000136C4" w:rsidRDefault="00E54509" w:rsidP="00A664A9">
            <w:pPr>
              <w:pStyle w:val="TabelleGross"/>
              <w:rPr>
                <w:lang w:val="en-GB"/>
              </w:rPr>
            </w:pPr>
            <w:r w:rsidRPr="000136C4">
              <w:rPr>
                <w:spacing w:val="-1"/>
                <w:szCs w:val="24"/>
                <w:lang w:val="en-GB"/>
              </w:rPr>
              <w:t>Pl</w:t>
            </w:r>
            <w:r w:rsidRPr="000136C4">
              <w:rPr>
                <w:spacing w:val="2"/>
                <w:szCs w:val="24"/>
                <w:lang w:val="en-GB"/>
              </w:rPr>
              <w:t>aceholder for files or folders that are not relevant to the explanation</w:t>
            </w:r>
          </w:p>
        </w:tc>
      </w:tr>
      <w:tr w:rsidR="00A664A9" w:rsidRPr="006A636C" w14:paraId="317865BE" w14:textId="77777777" w:rsidTr="00E54509">
        <w:tc>
          <w:tcPr>
            <w:tcW w:w="1440" w:type="dxa"/>
          </w:tcPr>
          <w:p w14:paraId="3E3F6C04" w14:textId="77777777" w:rsidR="00A664A9" w:rsidRPr="000136C4" w:rsidRDefault="00A664A9" w:rsidP="00A664A9">
            <w:pPr>
              <w:pStyle w:val="TabelleGross"/>
              <w:rPr>
                <w:rFonts w:ascii="Courier New" w:hAnsi="Courier New"/>
                <w:lang w:val="en-GB"/>
              </w:rPr>
            </w:pPr>
            <w:r w:rsidRPr="000136C4">
              <w:rPr>
                <w:rFonts w:ascii="Courier New" w:hAnsi="Courier New"/>
                <w:lang w:val="en-GB"/>
              </w:rPr>
              <w:t>[]</w:t>
            </w:r>
          </w:p>
        </w:tc>
        <w:tc>
          <w:tcPr>
            <w:tcW w:w="7774" w:type="dxa"/>
          </w:tcPr>
          <w:p w14:paraId="221F9A8A" w14:textId="77777777" w:rsidR="00A664A9" w:rsidRPr="000136C4" w:rsidRDefault="00E54509" w:rsidP="00A664A9">
            <w:pPr>
              <w:pStyle w:val="TabelleGross"/>
              <w:rPr>
                <w:lang w:val="en-GB"/>
              </w:rPr>
            </w:pPr>
            <w:r w:rsidRPr="000136C4">
              <w:rPr>
                <w:spacing w:val="-1"/>
                <w:szCs w:val="24"/>
                <w:lang w:val="en-GB"/>
              </w:rPr>
              <w:t>Pl</w:t>
            </w:r>
            <w:r w:rsidRPr="000136C4">
              <w:rPr>
                <w:spacing w:val="2"/>
                <w:szCs w:val="24"/>
                <w:lang w:val="en-GB"/>
              </w:rPr>
              <w:t>aceholder for an expression or basic type such as “</w:t>
            </w:r>
            <w:r w:rsidRPr="000136C4">
              <w:rPr>
                <w:spacing w:val="1"/>
                <w:szCs w:val="24"/>
                <w:lang w:val="en-GB"/>
              </w:rPr>
              <w:t>s</w:t>
            </w:r>
            <w:r w:rsidRPr="000136C4">
              <w:rPr>
                <w:szCs w:val="24"/>
                <w:lang w:val="en-GB"/>
              </w:rPr>
              <w:t>tr</w:t>
            </w:r>
            <w:r w:rsidRPr="000136C4">
              <w:rPr>
                <w:spacing w:val="-1"/>
                <w:szCs w:val="24"/>
                <w:lang w:val="en-GB"/>
              </w:rPr>
              <w:t>i</w:t>
            </w:r>
            <w:r w:rsidRPr="000136C4">
              <w:rPr>
                <w:spacing w:val="2"/>
                <w:szCs w:val="24"/>
                <w:lang w:val="en-GB"/>
              </w:rPr>
              <w:t>n</w:t>
            </w:r>
            <w:r w:rsidRPr="000136C4">
              <w:rPr>
                <w:szCs w:val="24"/>
                <w:lang w:val="en-GB"/>
              </w:rPr>
              <w:t>g”,</w:t>
            </w:r>
            <w:r w:rsidRPr="000136C4">
              <w:rPr>
                <w:spacing w:val="-6"/>
                <w:szCs w:val="24"/>
                <w:lang w:val="en-GB"/>
              </w:rPr>
              <w:t xml:space="preserve"> “</w:t>
            </w:r>
            <w:r w:rsidRPr="000136C4">
              <w:rPr>
                <w:spacing w:val="1"/>
                <w:szCs w:val="24"/>
                <w:lang w:val="en-GB"/>
              </w:rPr>
              <w:t>i</w:t>
            </w:r>
            <w:r w:rsidRPr="000136C4">
              <w:rPr>
                <w:szCs w:val="24"/>
                <w:lang w:val="en-GB"/>
              </w:rPr>
              <w:t>nt</w:t>
            </w:r>
            <w:r w:rsidRPr="000136C4">
              <w:rPr>
                <w:spacing w:val="-1"/>
                <w:szCs w:val="24"/>
                <w:lang w:val="en-GB"/>
              </w:rPr>
              <w:t>e</w:t>
            </w:r>
            <w:r w:rsidRPr="000136C4">
              <w:rPr>
                <w:spacing w:val="2"/>
                <w:szCs w:val="24"/>
                <w:lang w:val="en-GB"/>
              </w:rPr>
              <w:t>g</w:t>
            </w:r>
            <w:r w:rsidRPr="000136C4">
              <w:rPr>
                <w:szCs w:val="24"/>
                <w:lang w:val="en-GB"/>
              </w:rPr>
              <w:t>er”,</w:t>
            </w:r>
            <w:r w:rsidRPr="000136C4">
              <w:rPr>
                <w:spacing w:val="-8"/>
                <w:szCs w:val="24"/>
                <w:lang w:val="en-GB"/>
              </w:rPr>
              <w:t xml:space="preserve"> </w:t>
            </w:r>
            <w:r w:rsidRPr="000136C4">
              <w:rPr>
                <w:szCs w:val="24"/>
                <w:lang w:val="en-GB"/>
              </w:rPr>
              <w:t>etc.</w:t>
            </w:r>
          </w:p>
        </w:tc>
      </w:tr>
      <w:tr w:rsidR="009D14BA" w:rsidRPr="006A636C" w14:paraId="26908ECB" w14:textId="77777777" w:rsidTr="00E54509">
        <w:tc>
          <w:tcPr>
            <w:tcW w:w="1440" w:type="dxa"/>
          </w:tcPr>
          <w:p w14:paraId="72E3FA0B" w14:textId="77777777" w:rsidR="009D14BA" w:rsidRPr="000136C4" w:rsidRDefault="009D14BA" w:rsidP="00A664A9">
            <w:pPr>
              <w:pStyle w:val="TabelleGross"/>
              <w:rPr>
                <w:rFonts w:ascii="Courier New" w:hAnsi="Courier New"/>
                <w:lang w:val="en-GB"/>
              </w:rPr>
            </w:pPr>
            <w:r w:rsidRPr="000136C4">
              <w:rPr>
                <w:rFonts w:ascii="Courier New" w:hAnsi="Courier New"/>
                <w:lang w:val="en-GB"/>
              </w:rPr>
              <w:t>&lt;</w:t>
            </w:r>
            <w:r w:rsidR="00AE43B4" w:rsidRPr="000136C4">
              <w:rPr>
                <w:rFonts w:ascii="Courier New" w:hAnsi="Courier New"/>
                <w:lang w:val="en-GB"/>
              </w:rPr>
              <w:t>xx</w:t>
            </w:r>
            <w:r w:rsidRPr="000136C4">
              <w:rPr>
                <w:rFonts w:ascii="Courier New" w:hAnsi="Courier New"/>
                <w:lang w:val="en-GB"/>
              </w:rPr>
              <w:t>&gt;</w:t>
            </w:r>
          </w:p>
        </w:tc>
        <w:tc>
          <w:tcPr>
            <w:tcW w:w="7774" w:type="dxa"/>
          </w:tcPr>
          <w:p w14:paraId="2EFC77E6" w14:textId="77777777" w:rsidR="009D14BA" w:rsidRPr="000136C4" w:rsidRDefault="00E54509" w:rsidP="00A664A9">
            <w:pPr>
              <w:pStyle w:val="TabelleGross"/>
              <w:rPr>
                <w:lang w:val="en-GB"/>
              </w:rPr>
            </w:pPr>
            <w:r w:rsidRPr="000136C4">
              <w:rPr>
                <w:spacing w:val="-1"/>
                <w:szCs w:val="24"/>
                <w:lang w:val="en-GB"/>
              </w:rPr>
              <w:t>Pl</w:t>
            </w:r>
            <w:r w:rsidRPr="000136C4">
              <w:rPr>
                <w:spacing w:val="2"/>
                <w:szCs w:val="24"/>
                <w:lang w:val="en-GB"/>
              </w:rPr>
              <w:t>aceholder for any desired string of characters</w:t>
            </w:r>
          </w:p>
        </w:tc>
      </w:tr>
    </w:tbl>
    <w:p w14:paraId="12C2CC3A" w14:textId="77777777" w:rsidR="00A664A9" w:rsidRPr="000136C4" w:rsidRDefault="00A664A9" w:rsidP="00A664A9">
      <w:pPr>
        <w:rPr>
          <w:lang w:val="en-GB"/>
        </w:rPr>
      </w:pPr>
    </w:p>
    <w:p w14:paraId="562195AD" w14:textId="77777777" w:rsidR="00654F96" w:rsidRPr="000136C4" w:rsidRDefault="00654F96">
      <w:pPr>
        <w:spacing w:after="0" w:line="240" w:lineRule="auto"/>
        <w:rPr>
          <w:b/>
          <w:sz w:val="24"/>
          <w:lang w:val="en-GB"/>
        </w:rPr>
      </w:pPr>
      <w:r w:rsidRPr="000136C4">
        <w:rPr>
          <w:lang w:val="en-GB"/>
        </w:rPr>
        <w:br w:type="page"/>
      </w:r>
    </w:p>
    <w:p w14:paraId="6177E80F" w14:textId="77777777" w:rsidR="0048208B" w:rsidRPr="000136C4" w:rsidRDefault="00E54509" w:rsidP="0048208B">
      <w:pPr>
        <w:pStyle w:val="berschrift2"/>
        <w:rPr>
          <w:lang w:val="en-GB"/>
        </w:rPr>
      </w:pPr>
      <w:bookmarkStart w:id="43" w:name="_Toc423960707"/>
      <w:r w:rsidRPr="000136C4">
        <w:rPr>
          <w:lang w:val="en-GB"/>
        </w:rPr>
        <w:lastRenderedPageBreak/>
        <w:t>Addressees / target group</w:t>
      </w:r>
      <w:bookmarkEnd w:id="43"/>
    </w:p>
    <w:p w14:paraId="500E7BF6" w14:textId="77777777" w:rsidR="0048208B" w:rsidRPr="000136C4" w:rsidRDefault="00E54509" w:rsidP="0048208B">
      <w:pPr>
        <w:rPr>
          <w:rFonts w:cs="Arial"/>
          <w:lang w:val="en-GB"/>
        </w:rPr>
      </w:pPr>
      <w:r w:rsidRPr="000136C4">
        <w:rPr>
          <w:szCs w:val="24"/>
          <w:lang w:val="en-GB"/>
        </w:rPr>
        <w:t>This is a technical document for IT specialists involved in the long-term archiving of relational databases.</w:t>
      </w:r>
    </w:p>
    <w:p w14:paraId="56B67783" w14:textId="77777777" w:rsidR="009D14BA" w:rsidRPr="000136C4" w:rsidRDefault="009D14BA" w:rsidP="0048208B">
      <w:pPr>
        <w:rPr>
          <w:rFonts w:cs="Arial"/>
          <w:lang w:val="en-GB"/>
        </w:rPr>
      </w:pPr>
    </w:p>
    <w:p w14:paraId="3113D30D" w14:textId="77777777" w:rsidR="009D14BA" w:rsidRPr="000136C4" w:rsidRDefault="00E54509" w:rsidP="009D14BA">
      <w:pPr>
        <w:pStyle w:val="berschrift2"/>
        <w:rPr>
          <w:lang w:val="en-GB"/>
        </w:rPr>
      </w:pPr>
      <w:bookmarkStart w:id="44" w:name="_Toc423960708"/>
      <w:r w:rsidRPr="000136C4">
        <w:rPr>
          <w:lang w:val="en-GB"/>
        </w:rPr>
        <w:t>Background</w:t>
      </w:r>
      <w:bookmarkEnd w:id="44"/>
    </w:p>
    <w:p w14:paraId="60947A3B" w14:textId="77777777" w:rsidR="009D14BA" w:rsidRPr="000136C4" w:rsidRDefault="00E54509" w:rsidP="009D14BA">
      <w:pPr>
        <w:rPr>
          <w:rFonts w:cs="Arial"/>
          <w:sz w:val="24"/>
          <w:szCs w:val="24"/>
          <w:lang w:val="en-GB"/>
        </w:rPr>
      </w:pPr>
      <w:r w:rsidRPr="000136C4">
        <w:rPr>
          <w:spacing w:val="-1"/>
          <w:szCs w:val="24"/>
          <w:lang w:val="en-GB"/>
        </w:rPr>
        <w:t>The term</w:t>
      </w:r>
      <w:r w:rsidRPr="000136C4">
        <w:rPr>
          <w:spacing w:val="3"/>
          <w:szCs w:val="24"/>
          <w:lang w:val="en-GB"/>
        </w:rPr>
        <w:t xml:space="preserve"> “</w:t>
      </w:r>
      <w:r w:rsidRPr="000136C4">
        <w:rPr>
          <w:spacing w:val="-1"/>
          <w:szCs w:val="24"/>
          <w:lang w:val="en-GB"/>
        </w:rPr>
        <w:t>S</w:t>
      </w:r>
      <w:r w:rsidRPr="000136C4">
        <w:rPr>
          <w:spacing w:val="1"/>
          <w:szCs w:val="24"/>
          <w:lang w:val="en-GB"/>
        </w:rPr>
        <w:t>I</w:t>
      </w:r>
      <w:r w:rsidRPr="000136C4">
        <w:rPr>
          <w:spacing w:val="-1"/>
          <w:szCs w:val="24"/>
          <w:lang w:val="en-GB"/>
        </w:rPr>
        <w:t>AR</w:t>
      </w:r>
      <w:r w:rsidRPr="000136C4">
        <w:rPr>
          <w:szCs w:val="24"/>
          <w:lang w:val="en-GB"/>
        </w:rPr>
        <w:t xml:space="preserve">D” stands for </w:t>
      </w:r>
      <w:r w:rsidRPr="000136C4">
        <w:rPr>
          <w:spacing w:val="-1"/>
          <w:szCs w:val="24"/>
          <w:lang w:val="en-GB"/>
        </w:rPr>
        <w:t>S</w:t>
      </w:r>
      <w:r w:rsidRPr="000136C4">
        <w:rPr>
          <w:spacing w:val="-3"/>
          <w:szCs w:val="24"/>
          <w:lang w:val="en-GB"/>
        </w:rPr>
        <w:t>o</w:t>
      </w:r>
      <w:r w:rsidRPr="000136C4">
        <w:rPr>
          <w:spacing w:val="1"/>
          <w:szCs w:val="24"/>
          <w:lang w:val="en-GB"/>
        </w:rPr>
        <w:t>ft</w:t>
      </w:r>
      <w:r w:rsidRPr="000136C4">
        <w:rPr>
          <w:spacing w:val="-3"/>
          <w:szCs w:val="24"/>
          <w:lang w:val="en-GB"/>
        </w:rPr>
        <w:t>w</w:t>
      </w:r>
      <w:r w:rsidRPr="000136C4">
        <w:rPr>
          <w:szCs w:val="24"/>
          <w:lang w:val="en-GB"/>
        </w:rPr>
        <w:t>are</w:t>
      </w:r>
      <w:r w:rsidRPr="000136C4">
        <w:rPr>
          <w:spacing w:val="1"/>
          <w:szCs w:val="24"/>
          <w:lang w:val="en-GB"/>
        </w:rPr>
        <w:t xml:space="preserve"> I</w:t>
      </w:r>
      <w:r w:rsidRPr="000136C4">
        <w:rPr>
          <w:szCs w:val="24"/>
          <w:lang w:val="en-GB"/>
        </w:rPr>
        <w:t>n</w:t>
      </w:r>
      <w:r w:rsidRPr="000136C4">
        <w:rPr>
          <w:spacing w:val="-1"/>
          <w:szCs w:val="24"/>
          <w:lang w:val="en-GB"/>
        </w:rPr>
        <w:t>d</w:t>
      </w:r>
      <w:r w:rsidRPr="000136C4">
        <w:rPr>
          <w:szCs w:val="24"/>
          <w:lang w:val="en-GB"/>
        </w:rPr>
        <w:t>e</w:t>
      </w:r>
      <w:r w:rsidRPr="000136C4">
        <w:rPr>
          <w:spacing w:val="-3"/>
          <w:szCs w:val="24"/>
          <w:lang w:val="en-GB"/>
        </w:rPr>
        <w:t>p</w:t>
      </w:r>
      <w:r w:rsidRPr="000136C4">
        <w:rPr>
          <w:szCs w:val="24"/>
          <w:lang w:val="en-GB"/>
        </w:rPr>
        <w:t>e</w:t>
      </w:r>
      <w:r w:rsidRPr="000136C4">
        <w:rPr>
          <w:spacing w:val="-1"/>
          <w:szCs w:val="24"/>
          <w:lang w:val="en-GB"/>
        </w:rPr>
        <w:t>n</w:t>
      </w:r>
      <w:r w:rsidRPr="000136C4">
        <w:rPr>
          <w:szCs w:val="24"/>
          <w:lang w:val="en-GB"/>
        </w:rPr>
        <w:t>d</w:t>
      </w:r>
      <w:r w:rsidRPr="000136C4">
        <w:rPr>
          <w:spacing w:val="-1"/>
          <w:szCs w:val="24"/>
          <w:lang w:val="en-GB"/>
        </w:rPr>
        <w:t>e</w:t>
      </w:r>
      <w:r w:rsidRPr="000136C4">
        <w:rPr>
          <w:szCs w:val="24"/>
          <w:lang w:val="en-GB"/>
        </w:rPr>
        <w:t>nt</w:t>
      </w:r>
      <w:r w:rsidRPr="000136C4">
        <w:rPr>
          <w:spacing w:val="2"/>
          <w:szCs w:val="24"/>
          <w:lang w:val="en-GB"/>
        </w:rPr>
        <w:t xml:space="preserve"> </w:t>
      </w:r>
      <w:r w:rsidRPr="000136C4">
        <w:rPr>
          <w:spacing w:val="-1"/>
          <w:szCs w:val="24"/>
          <w:lang w:val="en-GB"/>
        </w:rPr>
        <w:t>A</w:t>
      </w:r>
      <w:r w:rsidRPr="000136C4">
        <w:rPr>
          <w:spacing w:val="-2"/>
          <w:szCs w:val="24"/>
          <w:lang w:val="en-GB"/>
        </w:rPr>
        <w:t>r</w:t>
      </w:r>
      <w:r w:rsidRPr="000136C4">
        <w:rPr>
          <w:szCs w:val="24"/>
          <w:lang w:val="en-GB"/>
        </w:rPr>
        <w:t>ch</w:t>
      </w:r>
      <w:r w:rsidRPr="000136C4">
        <w:rPr>
          <w:spacing w:val="-1"/>
          <w:szCs w:val="24"/>
          <w:lang w:val="en-GB"/>
        </w:rPr>
        <w:t>i</w:t>
      </w:r>
      <w:r w:rsidRPr="000136C4">
        <w:rPr>
          <w:spacing w:val="-2"/>
          <w:szCs w:val="24"/>
          <w:lang w:val="en-GB"/>
        </w:rPr>
        <w:t>val</w:t>
      </w:r>
      <w:r w:rsidRPr="000136C4">
        <w:rPr>
          <w:szCs w:val="24"/>
          <w:lang w:val="en-GB"/>
        </w:rPr>
        <w:t xml:space="preserve"> of</w:t>
      </w:r>
      <w:r w:rsidRPr="000136C4">
        <w:rPr>
          <w:spacing w:val="2"/>
          <w:szCs w:val="24"/>
          <w:lang w:val="en-GB"/>
        </w:rPr>
        <w:t xml:space="preserve"> </w:t>
      </w:r>
      <w:r w:rsidRPr="000136C4">
        <w:rPr>
          <w:spacing w:val="-1"/>
          <w:szCs w:val="24"/>
          <w:lang w:val="en-GB"/>
        </w:rPr>
        <w:t>R</w:t>
      </w:r>
      <w:r w:rsidRPr="000136C4">
        <w:rPr>
          <w:szCs w:val="24"/>
          <w:lang w:val="en-GB"/>
        </w:rPr>
        <w:t>e</w:t>
      </w:r>
      <w:r w:rsidRPr="000136C4">
        <w:rPr>
          <w:spacing w:val="-1"/>
          <w:szCs w:val="24"/>
          <w:lang w:val="en-GB"/>
        </w:rPr>
        <w:t>l</w:t>
      </w:r>
      <w:r w:rsidRPr="000136C4">
        <w:rPr>
          <w:szCs w:val="24"/>
          <w:lang w:val="en-GB"/>
        </w:rPr>
        <w:t>ati</w:t>
      </w:r>
      <w:r w:rsidRPr="000136C4">
        <w:rPr>
          <w:spacing w:val="-1"/>
          <w:szCs w:val="24"/>
          <w:lang w:val="en-GB"/>
        </w:rPr>
        <w:t>o</w:t>
      </w:r>
      <w:r w:rsidRPr="000136C4">
        <w:rPr>
          <w:szCs w:val="24"/>
          <w:lang w:val="en-GB"/>
        </w:rPr>
        <w:t>n</w:t>
      </w:r>
      <w:r w:rsidRPr="000136C4">
        <w:rPr>
          <w:spacing w:val="-1"/>
          <w:szCs w:val="24"/>
          <w:lang w:val="en-GB"/>
        </w:rPr>
        <w:t>a</w:t>
      </w:r>
      <w:r w:rsidRPr="000136C4">
        <w:rPr>
          <w:szCs w:val="24"/>
          <w:lang w:val="en-GB"/>
        </w:rPr>
        <w:t xml:space="preserve">l </w:t>
      </w:r>
      <w:r w:rsidRPr="000136C4">
        <w:rPr>
          <w:spacing w:val="-1"/>
          <w:szCs w:val="24"/>
          <w:lang w:val="en-GB"/>
        </w:rPr>
        <w:t>D</w:t>
      </w:r>
      <w:r w:rsidRPr="000136C4">
        <w:rPr>
          <w:szCs w:val="24"/>
          <w:lang w:val="en-GB"/>
        </w:rPr>
        <w:t>atabas</w:t>
      </w:r>
      <w:r w:rsidRPr="000136C4">
        <w:rPr>
          <w:spacing w:val="-1"/>
          <w:szCs w:val="24"/>
          <w:lang w:val="en-GB"/>
        </w:rPr>
        <w:t>e</w:t>
      </w:r>
      <w:r w:rsidRPr="000136C4">
        <w:rPr>
          <w:szCs w:val="24"/>
          <w:lang w:val="en-GB"/>
        </w:rPr>
        <w:t>s.</w:t>
      </w:r>
      <w:r w:rsidRPr="000136C4">
        <w:rPr>
          <w:spacing w:val="2"/>
          <w:szCs w:val="24"/>
          <w:lang w:val="en-GB"/>
        </w:rPr>
        <w:t xml:space="preserve"> </w:t>
      </w:r>
      <w:r w:rsidRPr="000136C4">
        <w:rPr>
          <w:szCs w:val="24"/>
          <w:lang w:val="en-GB"/>
        </w:rPr>
        <w:t>It is an open file format for the long-term archiving of relational databases in the form of text data based on XML that are packaged in a container file (SIARD archive)</w:t>
      </w:r>
      <w:r w:rsidRPr="000136C4">
        <w:rPr>
          <w:rStyle w:val="Funotenzeichen"/>
          <w:szCs w:val="24"/>
          <w:lang w:val="en-GB"/>
        </w:rPr>
        <w:footnoteReference w:id="5"/>
      </w:r>
      <w:r w:rsidRPr="000136C4">
        <w:rPr>
          <w:szCs w:val="24"/>
          <w:lang w:val="en-GB"/>
        </w:rPr>
        <w:t>.</w:t>
      </w:r>
    </w:p>
    <w:p w14:paraId="3B22017A" w14:textId="3388CC7C" w:rsidR="009D14BA" w:rsidRPr="000136C4" w:rsidRDefault="00E54509" w:rsidP="009D14BA">
      <w:pPr>
        <w:rPr>
          <w:rFonts w:cs="Arial"/>
          <w:szCs w:val="22"/>
          <w:lang w:val="en-GB"/>
        </w:rPr>
      </w:pPr>
      <w:r w:rsidRPr="000136C4">
        <w:rPr>
          <w:szCs w:val="24"/>
          <w:lang w:val="en-GB"/>
        </w:rPr>
        <w:t>Long-term archiving is the preservation, normally without a time limit, of the information stored in the SIARD files</w:t>
      </w:r>
      <w:r w:rsidR="00BC3573">
        <w:rPr>
          <w:szCs w:val="24"/>
          <w:lang w:val="en-GB"/>
        </w:rPr>
        <w:t>,</w:t>
      </w:r>
      <w:r w:rsidRPr="000136C4">
        <w:rPr>
          <w:szCs w:val="24"/>
          <w:lang w:val="en-GB"/>
        </w:rPr>
        <w:t xml:space="preserve"> while retaining the bit stream and the ability to interpret and display the data in a way that is human-readable and comprehensible.</w:t>
      </w:r>
    </w:p>
    <w:p w14:paraId="229F6935" w14:textId="77777777" w:rsidR="0048208B" w:rsidRDefault="00E54509" w:rsidP="0048208B">
      <w:pPr>
        <w:rPr>
          <w:szCs w:val="24"/>
          <w:lang w:val="en-GB"/>
        </w:rPr>
      </w:pPr>
      <w:r w:rsidRPr="000136C4">
        <w:rPr>
          <w:szCs w:val="24"/>
          <w:lang w:val="en-GB"/>
        </w:rPr>
        <w:t xml:space="preserve">If the structure and content of a relational database are translated into the SIARD format, it will subsequently be possible to access </w:t>
      </w:r>
      <w:r w:rsidR="00E965AC">
        <w:rPr>
          <w:szCs w:val="24"/>
          <w:lang w:val="en-GB"/>
        </w:rPr>
        <w:t xml:space="preserve">and exchange </w:t>
      </w:r>
      <w:r w:rsidRPr="000136C4">
        <w:rPr>
          <w:szCs w:val="24"/>
          <w:lang w:val="en-GB"/>
        </w:rPr>
        <w:t>the data in the database at any time, even when the original database software is no longer available or can no longer be run.</w:t>
      </w:r>
      <w:r w:rsidRPr="000136C4">
        <w:rPr>
          <w:spacing w:val="2"/>
          <w:szCs w:val="24"/>
          <w:lang w:val="en-GB"/>
        </w:rPr>
        <w:t xml:space="preserve"> </w:t>
      </w:r>
      <w:r w:rsidRPr="000136C4">
        <w:rPr>
          <w:szCs w:val="24"/>
          <w:lang w:val="en-GB"/>
        </w:rPr>
        <w:t>This has been achieved by the use of suitable standards for the SIARD format that are widely supported internationally.</w:t>
      </w:r>
      <w:r w:rsidRPr="000136C4">
        <w:rPr>
          <w:spacing w:val="2"/>
          <w:szCs w:val="24"/>
          <w:lang w:val="en-GB"/>
        </w:rPr>
        <w:t xml:space="preserve"> </w:t>
      </w:r>
      <w:r w:rsidRPr="000136C4">
        <w:rPr>
          <w:szCs w:val="24"/>
          <w:lang w:val="en-GB"/>
        </w:rPr>
        <w:t>This long-term interpretability of the database content is essentially based on two standards: XML and SQL:</w:t>
      </w:r>
      <w:r w:rsidR="006B6F73">
        <w:rPr>
          <w:szCs w:val="24"/>
          <w:lang w:val="en-GB"/>
        </w:rPr>
        <w:t>2008</w:t>
      </w:r>
      <w:r w:rsidRPr="000136C4">
        <w:rPr>
          <w:szCs w:val="24"/>
          <w:lang w:val="en-GB"/>
        </w:rPr>
        <w:t>.</w:t>
      </w:r>
    </w:p>
    <w:p w14:paraId="5893DF75" w14:textId="77777777" w:rsidR="0048208B" w:rsidRPr="000136C4" w:rsidRDefault="0048208B" w:rsidP="0048208B">
      <w:pPr>
        <w:pStyle w:val="Textkrper"/>
        <w:rPr>
          <w:lang w:val="en-GB"/>
        </w:rPr>
      </w:pPr>
    </w:p>
    <w:p w14:paraId="3BF0771A" w14:textId="77777777" w:rsidR="0048208B" w:rsidRPr="000136C4" w:rsidRDefault="00E54509" w:rsidP="0048208B">
      <w:pPr>
        <w:pStyle w:val="berschrift2"/>
        <w:rPr>
          <w:lang w:val="en-GB"/>
        </w:rPr>
      </w:pPr>
      <w:bookmarkStart w:id="45" w:name="_Toc423960709"/>
      <w:r w:rsidRPr="000136C4">
        <w:rPr>
          <w:lang w:val="en-GB"/>
        </w:rPr>
        <w:t>Distinctions</w:t>
      </w:r>
      <w:bookmarkEnd w:id="45"/>
    </w:p>
    <w:p w14:paraId="1315F3FE" w14:textId="611A6C6A" w:rsidR="009D14BA" w:rsidRPr="000136C4" w:rsidRDefault="00E54509" w:rsidP="0048208B">
      <w:pPr>
        <w:rPr>
          <w:rFonts w:cs="Arial"/>
          <w:lang w:val="en-GB"/>
        </w:rPr>
      </w:pPr>
      <w:bookmarkStart w:id="46" w:name="_Toc177368693"/>
      <w:r w:rsidRPr="000136C4">
        <w:rPr>
          <w:spacing w:val="-1"/>
          <w:szCs w:val="24"/>
          <w:lang w:val="en-GB"/>
        </w:rPr>
        <w:t>It should be noted that the</w:t>
      </w:r>
      <w:r w:rsidRPr="000136C4">
        <w:rPr>
          <w:spacing w:val="1"/>
          <w:szCs w:val="24"/>
          <w:lang w:val="en-GB"/>
        </w:rPr>
        <w:t xml:space="preserve"> </w:t>
      </w:r>
      <w:r w:rsidRPr="000136C4">
        <w:rPr>
          <w:spacing w:val="-1"/>
          <w:szCs w:val="24"/>
          <w:lang w:val="en-GB"/>
        </w:rPr>
        <w:t>S</w:t>
      </w:r>
      <w:r w:rsidRPr="000136C4">
        <w:rPr>
          <w:spacing w:val="1"/>
          <w:szCs w:val="24"/>
          <w:lang w:val="en-GB"/>
        </w:rPr>
        <w:t>I</w:t>
      </w:r>
      <w:r w:rsidRPr="000136C4">
        <w:rPr>
          <w:spacing w:val="-1"/>
          <w:szCs w:val="24"/>
          <w:lang w:val="en-GB"/>
        </w:rPr>
        <w:t>AR</w:t>
      </w:r>
      <w:r w:rsidRPr="000136C4">
        <w:rPr>
          <w:spacing w:val="1"/>
          <w:szCs w:val="24"/>
          <w:lang w:val="en-GB"/>
        </w:rPr>
        <w:t>D f</w:t>
      </w:r>
      <w:r w:rsidRPr="000136C4">
        <w:rPr>
          <w:spacing w:val="-3"/>
          <w:szCs w:val="24"/>
          <w:lang w:val="en-GB"/>
        </w:rPr>
        <w:t>o</w:t>
      </w:r>
      <w:r w:rsidRPr="000136C4">
        <w:rPr>
          <w:spacing w:val="1"/>
          <w:szCs w:val="24"/>
          <w:lang w:val="en-GB"/>
        </w:rPr>
        <w:t>rm</w:t>
      </w:r>
      <w:r w:rsidRPr="000136C4">
        <w:rPr>
          <w:spacing w:val="-3"/>
          <w:szCs w:val="24"/>
          <w:lang w:val="en-GB"/>
        </w:rPr>
        <w:t>a</w:t>
      </w:r>
      <w:r w:rsidRPr="000136C4">
        <w:rPr>
          <w:szCs w:val="24"/>
          <w:lang w:val="en-GB"/>
        </w:rPr>
        <w:t>t</w:t>
      </w:r>
      <w:r w:rsidRPr="000136C4">
        <w:rPr>
          <w:spacing w:val="2"/>
          <w:szCs w:val="24"/>
          <w:lang w:val="en-GB"/>
        </w:rPr>
        <w:t xml:space="preserve"> </w:t>
      </w:r>
      <w:r w:rsidRPr="000136C4">
        <w:rPr>
          <w:szCs w:val="24"/>
          <w:lang w:val="en-GB"/>
        </w:rPr>
        <w:t xml:space="preserve">is only the long-term storage format for a specific type of digital documents </w:t>
      </w:r>
      <w:r w:rsidRPr="000136C4">
        <w:rPr>
          <w:spacing w:val="1"/>
          <w:szCs w:val="24"/>
          <w:lang w:val="en-GB"/>
        </w:rPr>
        <w:t>(r</w:t>
      </w:r>
      <w:r w:rsidRPr="000136C4">
        <w:rPr>
          <w:szCs w:val="24"/>
          <w:lang w:val="en-GB"/>
        </w:rPr>
        <w:t>e</w:t>
      </w:r>
      <w:r w:rsidRPr="000136C4">
        <w:rPr>
          <w:spacing w:val="-1"/>
          <w:szCs w:val="24"/>
          <w:lang w:val="en-GB"/>
        </w:rPr>
        <w:t>l</w:t>
      </w:r>
      <w:r w:rsidRPr="000136C4">
        <w:rPr>
          <w:spacing w:val="2"/>
          <w:szCs w:val="24"/>
          <w:lang w:val="en-GB"/>
        </w:rPr>
        <w:t>a</w:t>
      </w:r>
      <w:r w:rsidRPr="000136C4">
        <w:rPr>
          <w:spacing w:val="1"/>
          <w:szCs w:val="24"/>
          <w:lang w:val="en-GB"/>
        </w:rPr>
        <w:t>t</w:t>
      </w:r>
      <w:r w:rsidRPr="000136C4">
        <w:rPr>
          <w:spacing w:val="-1"/>
          <w:szCs w:val="24"/>
          <w:lang w:val="en-GB"/>
        </w:rPr>
        <w:t>i</w:t>
      </w:r>
      <w:r w:rsidRPr="000136C4">
        <w:rPr>
          <w:szCs w:val="24"/>
          <w:lang w:val="en-GB"/>
        </w:rPr>
        <w:t>o</w:t>
      </w:r>
      <w:r w:rsidRPr="000136C4">
        <w:rPr>
          <w:spacing w:val="-1"/>
          <w:szCs w:val="24"/>
          <w:lang w:val="en-GB"/>
        </w:rPr>
        <w:t>n</w:t>
      </w:r>
      <w:r w:rsidRPr="000136C4">
        <w:rPr>
          <w:szCs w:val="24"/>
          <w:lang w:val="en-GB"/>
        </w:rPr>
        <w:t>a</w:t>
      </w:r>
      <w:r w:rsidRPr="000136C4">
        <w:rPr>
          <w:spacing w:val="-1"/>
          <w:szCs w:val="24"/>
          <w:lang w:val="en-GB"/>
        </w:rPr>
        <w:t>l databases</w:t>
      </w:r>
      <w:r w:rsidRPr="000136C4">
        <w:rPr>
          <w:szCs w:val="24"/>
          <w:lang w:val="en-GB"/>
        </w:rPr>
        <w:t>)</w:t>
      </w:r>
      <w:r w:rsidR="00CB1F03">
        <w:rPr>
          <w:szCs w:val="24"/>
          <w:lang w:val="en-GB"/>
        </w:rPr>
        <w:t>,</w:t>
      </w:r>
      <w:r w:rsidRPr="000136C4">
        <w:rPr>
          <w:spacing w:val="2"/>
          <w:szCs w:val="24"/>
          <w:lang w:val="en-GB"/>
        </w:rPr>
        <w:t xml:space="preserve"> </w:t>
      </w:r>
      <w:r w:rsidRPr="000136C4">
        <w:rPr>
          <w:szCs w:val="24"/>
          <w:lang w:val="en-GB"/>
        </w:rPr>
        <w:t>and is therefore designed entirely ind</w:t>
      </w:r>
      <w:r w:rsidRPr="000136C4">
        <w:rPr>
          <w:szCs w:val="24"/>
          <w:lang w:val="en-GB"/>
        </w:rPr>
        <w:t>e</w:t>
      </w:r>
      <w:r w:rsidRPr="000136C4">
        <w:rPr>
          <w:szCs w:val="24"/>
          <w:lang w:val="en-GB"/>
        </w:rPr>
        <w:t>pendently of package structures such as the S</w:t>
      </w:r>
      <w:r w:rsidRPr="000136C4">
        <w:rPr>
          <w:spacing w:val="1"/>
          <w:szCs w:val="24"/>
          <w:lang w:val="en-GB"/>
        </w:rPr>
        <w:t>I</w:t>
      </w:r>
      <w:r w:rsidRPr="000136C4">
        <w:rPr>
          <w:szCs w:val="24"/>
          <w:lang w:val="en-GB"/>
        </w:rPr>
        <w:t xml:space="preserve">P </w:t>
      </w:r>
      <w:r w:rsidRPr="000136C4">
        <w:rPr>
          <w:spacing w:val="1"/>
          <w:szCs w:val="24"/>
          <w:lang w:val="en-GB"/>
        </w:rPr>
        <w:t>(</w:t>
      </w:r>
      <w:r w:rsidRPr="000136C4">
        <w:rPr>
          <w:spacing w:val="-1"/>
          <w:szCs w:val="24"/>
          <w:lang w:val="en-GB"/>
        </w:rPr>
        <w:t>S</w:t>
      </w:r>
      <w:r w:rsidRPr="000136C4">
        <w:rPr>
          <w:szCs w:val="24"/>
          <w:lang w:val="en-GB"/>
        </w:rPr>
        <w:t>u</w:t>
      </w:r>
      <w:r w:rsidRPr="000136C4">
        <w:rPr>
          <w:spacing w:val="-1"/>
          <w:szCs w:val="24"/>
          <w:lang w:val="en-GB"/>
        </w:rPr>
        <w:t>b</w:t>
      </w:r>
      <w:r w:rsidRPr="000136C4">
        <w:rPr>
          <w:spacing w:val="1"/>
          <w:szCs w:val="24"/>
          <w:lang w:val="en-GB"/>
        </w:rPr>
        <w:t>m</w:t>
      </w:r>
      <w:r w:rsidRPr="000136C4">
        <w:rPr>
          <w:spacing w:val="-1"/>
          <w:szCs w:val="24"/>
          <w:lang w:val="en-GB"/>
        </w:rPr>
        <w:t>i</w:t>
      </w:r>
      <w:r w:rsidRPr="000136C4">
        <w:rPr>
          <w:szCs w:val="24"/>
          <w:lang w:val="en-GB"/>
        </w:rPr>
        <w:t>ss</w:t>
      </w:r>
      <w:r w:rsidRPr="000136C4">
        <w:rPr>
          <w:spacing w:val="-1"/>
          <w:szCs w:val="24"/>
          <w:lang w:val="en-GB"/>
        </w:rPr>
        <w:t>i</w:t>
      </w:r>
      <w:r w:rsidRPr="000136C4">
        <w:rPr>
          <w:szCs w:val="24"/>
          <w:lang w:val="en-GB"/>
        </w:rPr>
        <w:t>on</w:t>
      </w:r>
      <w:r w:rsidRPr="000136C4">
        <w:rPr>
          <w:spacing w:val="-2"/>
          <w:szCs w:val="24"/>
          <w:lang w:val="en-GB"/>
        </w:rPr>
        <w:t xml:space="preserve"> </w:t>
      </w:r>
      <w:r w:rsidRPr="000136C4">
        <w:rPr>
          <w:spacing w:val="-1"/>
          <w:szCs w:val="24"/>
          <w:lang w:val="en-GB"/>
        </w:rPr>
        <w:t>I</w:t>
      </w:r>
      <w:r w:rsidRPr="000136C4">
        <w:rPr>
          <w:spacing w:val="-3"/>
          <w:szCs w:val="24"/>
          <w:lang w:val="en-GB"/>
        </w:rPr>
        <w:t>n</w:t>
      </w:r>
      <w:r w:rsidRPr="000136C4">
        <w:rPr>
          <w:spacing w:val="3"/>
          <w:szCs w:val="24"/>
          <w:lang w:val="en-GB"/>
        </w:rPr>
        <w:t>f</w:t>
      </w:r>
      <w:r w:rsidRPr="000136C4">
        <w:rPr>
          <w:szCs w:val="24"/>
          <w:lang w:val="en-GB"/>
        </w:rPr>
        <w:t>o</w:t>
      </w:r>
      <w:r w:rsidRPr="000136C4">
        <w:rPr>
          <w:spacing w:val="-2"/>
          <w:szCs w:val="24"/>
          <w:lang w:val="en-GB"/>
        </w:rPr>
        <w:t>r</w:t>
      </w:r>
      <w:r w:rsidRPr="000136C4">
        <w:rPr>
          <w:spacing w:val="1"/>
          <w:szCs w:val="24"/>
          <w:lang w:val="en-GB"/>
        </w:rPr>
        <w:t>m</w:t>
      </w:r>
      <w:r w:rsidRPr="000136C4">
        <w:rPr>
          <w:szCs w:val="24"/>
          <w:lang w:val="en-GB"/>
        </w:rPr>
        <w:t>ati</w:t>
      </w:r>
      <w:r w:rsidRPr="000136C4">
        <w:rPr>
          <w:spacing w:val="-1"/>
          <w:szCs w:val="24"/>
          <w:lang w:val="en-GB"/>
        </w:rPr>
        <w:t>o</w:t>
      </w:r>
      <w:r w:rsidRPr="000136C4">
        <w:rPr>
          <w:szCs w:val="24"/>
          <w:lang w:val="en-GB"/>
        </w:rPr>
        <w:t>n Pa</w:t>
      </w:r>
      <w:r w:rsidRPr="000136C4">
        <w:rPr>
          <w:spacing w:val="-3"/>
          <w:szCs w:val="24"/>
          <w:lang w:val="en-GB"/>
        </w:rPr>
        <w:t>c</w:t>
      </w:r>
      <w:r w:rsidRPr="000136C4">
        <w:rPr>
          <w:szCs w:val="24"/>
          <w:lang w:val="en-GB"/>
        </w:rPr>
        <w:t>k</w:t>
      </w:r>
      <w:r w:rsidRPr="000136C4">
        <w:rPr>
          <w:spacing w:val="-3"/>
          <w:szCs w:val="24"/>
          <w:lang w:val="en-GB"/>
        </w:rPr>
        <w:t>a</w:t>
      </w:r>
      <w:r w:rsidRPr="000136C4">
        <w:rPr>
          <w:spacing w:val="2"/>
          <w:szCs w:val="24"/>
          <w:lang w:val="en-GB"/>
        </w:rPr>
        <w:t>g</w:t>
      </w:r>
      <w:r w:rsidRPr="000136C4">
        <w:rPr>
          <w:szCs w:val="24"/>
          <w:lang w:val="en-GB"/>
        </w:rPr>
        <w:t>e</w:t>
      </w:r>
      <w:r w:rsidRPr="000136C4">
        <w:rPr>
          <w:spacing w:val="-2"/>
          <w:szCs w:val="24"/>
          <w:lang w:val="en-GB"/>
        </w:rPr>
        <w:t>)</w:t>
      </w:r>
      <w:r w:rsidRPr="000136C4">
        <w:rPr>
          <w:szCs w:val="24"/>
          <w:lang w:val="en-GB"/>
        </w:rPr>
        <w:t>,</w:t>
      </w:r>
      <w:r w:rsidRPr="000136C4">
        <w:rPr>
          <w:spacing w:val="2"/>
          <w:szCs w:val="24"/>
          <w:lang w:val="en-GB"/>
        </w:rPr>
        <w:t xml:space="preserve"> </w:t>
      </w:r>
      <w:r w:rsidRPr="000136C4">
        <w:rPr>
          <w:spacing w:val="-3"/>
          <w:szCs w:val="24"/>
          <w:lang w:val="en-GB"/>
        </w:rPr>
        <w:t>A</w:t>
      </w:r>
      <w:r w:rsidRPr="000136C4">
        <w:rPr>
          <w:spacing w:val="-1"/>
          <w:szCs w:val="24"/>
          <w:lang w:val="en-GB"/>
        </w:rPr>
        <w:t>I</w:t>
      </w:r>
      <w:r w:rsidRPr="000136C4">
        <w:rPr>
          <w:szCs w:val="24"/>
          <w:lang w:val="en-GB"/>
        </w:rPr>
        <w:t xml:space="preserve">P </w:t>
      </w:r>
      <w:r w:rsidRPr="000136C4">
        <w:rPr>
          <w:spacing w:val="1"/>
          <w:szCs w:val="24"/>
          <w:lang w:val="en-GB"/>
        </w:rPr>
        <w:t>(</w:t>
      </w:r>
      <w:r w:rsidRPr="000136C4">
        <w:rPr>
          <w:spacing w:val="-1"/>
          <w:szCs w:val="24"/>
          <w:lang w:val="en-GB"/>
        </w:rPr>
        <w:t>A</w:t>
      </w:r>
      <w:r w:rsidRPr="000136C4">
        <w:rPr>
          <w:spacing w:val="1"/>
          <w:szCs w:val="24"/>
          <w:lang w:val="en-GB"/>
        </w:rPr>
        <w:t>r</w:t>
      </w:r>
      <w:r w:rsidRPr="000136C4">
        <w:rPr>
          <w:szCs w:val="24"/>
          <w:lang w:val="en-GB"/>
        </w:rPr>
        <w:t>ch</w:t>
      </w:r>
      <w:r w:rsidRPr="000136C4">
        <w:rPr>
          <w:spacing w:val="-1"/>
          <w:szCs w:val="24"/>
          <w:lang w:val="en-GB"/>
        </w:rPr>
        <w:t>i</w:t>
      </w:r>
      <w:r w:rsidRPr="000136C4">
        <w:rPr>
          <w:spacing w:val="-2"/>
          <w:szCs w:val="24"/>
          <w:lang w:val="en-GB"/>
        </w:rPr>
        <w:t>v</w:t>
      </w:r>
      <w:r w:rsidRPr="000136C4">
        <w:rPr>
          <w:szCs w:val="24"/>
          <w:lang w:val="en-GB"/>
        </w:rPr>
        <w:t xml:space="preserve">al </w:t>
      </w:r>
      <w:r w:rsidRPr="000136C4">
        <w:rPr>
          <w:spacing w:val="1"/>
          <w:szCs w:val="24"/>
          <w:lang w:val="en-GB"/>
        </w:rPr>
        <w:t>I</w:t>
      </w:r>
      <w:r w:rsidRPr="000136C4">
        <w:rPr>
          <w:spacing w:val="-3"/>
          <w:szCs w:val="24"/>
          <w:lang w:val="en-GB"/>
        </w:rPr>
        <w:t>n</w:t>
      </w:r>
      <w:r w:rsidRPr="000136C4">
        <w:rPr>
          <w:spacing w:val="3"/>
          <w:szCs w:val="24"/>
          <w:lang w:val="en-GB"/>
        </w:rPr>
        <w:t>f</w:t>
      </w:r>
      <w:r w:rsidRPr="000136C4">
        <w:rPr>
          <w:spacing w:val="4"/>
          <w:szCs w:val="24"/>
          <w:lang w:val="en-GB"/>
        </w:rPr>
        <w:t>o</w:t>
      </w:r>
      <w:r w:rsidRPr="000136C4">
        <w:rPr>
          <w:spacing w:val="1"/>
          <w:szCs w:val="24"/>
          <w:lang w:val="en-GB"/>
        </w:rPr>
        <w:t>rm</w:t>
      </w:r>
      <w:r w:rsidRPr="000136C4">
        <w:rPr>
          <w:szCs w:val="24"/>
          <w:lang w:val="en-GB"/>
        </w:rPr>
        <w:t>ati</w:t>
      </w:r>
      <w:r w:rsidRPr="000136C4">
        <w:rPr>
          <w:spacing w:val="-1"/>
          <w:szCs w:val="24"/>
          <w:lang w:val="en-GB"/>
        </w:rPr>
        <w:t>o</w:t>
      </w:r>
      <w:r w:rsidRPr="000136C4">
        <w:rPr>
          <w:szCs w:val="24"/>
          <w:lang w:val="en-GB"/>
        </w:rPr>
        <w:t>n Pa</w:t>
      </w:r>
      <w:r w:rsidRPr="000136C4">
        <w:rPr>
          <w:spacing w:val="-3"/>
          <w:szCs w:val="24"/>
          <w:lang w:val="en-GB"/>
        </w:rPr>
        <w:t>c</w:t>
      </w:r>
      <w:r w:rsidRPr="000136C4">
        <w:rPr>
          <w:szCs w:val="24"/>
          <w:lang w:val="en-GB"/>
        </w:rPr>
        <w:t>k</w:t>
      </w:r>
      <w:r w:rsidRPr="000136C4">
        <w:rPr>
          <w:spacing w:val="-3"/>
          <w:szCs w:val="24"/>
          <w:lang w:val="en-GB"/>
        </w:rPr>
        <w:t>a</w:t>
      </w:r>
      <w:r w:rsidRPr="000136C4">
        <w:rPr>
          <w:spacing w:val="2"/>
          <w:szCs w:val="24"/>
          <w:lang w:val="en-GB"/>
        </w:rPr>
        <w:t>g</w:t>
      </w:r>
      <w:r w:rsidRPr="000136C4">
        <w:rPr>
          <w:szCs w:val="24"/>
          <w:lang w:val="en-GB"/>
        </w:rPr>
        <w:t>e)</w:t>
      </w:r>
      <w:r w:rsidRPr="000136C4">
        <w:rPr>
          <w:spacing w:val="-1"/>
          <w:szCs w:val="24"/>
          <w:lang w:val="en-GB"/>
        </w:rPr>
        <w:t xml:space="preserve"> </w:t>
      </w:r>
      <w:r w:rsidRPr="000136C4">
        <w:rPr>
          <w:szCs w:val="24"/>
          <w:lang w:val="en-GB"/>
        </w:rPr>
        <w:t>a</w:t>
      </w:r>
      <w:r w:rsidRPr="000136C4">
        <w:rPr>
          <w:spacing w:val="-1"/>
          <w:szCs w:val="24"/>
          <w:lang w:val="en-GB"/>
        </w:rPr>
        <w:t>n</w:t>
      </w:r>
      <w:r w:rsidRPr="000136C4">
        <w:rPr>
          <w:szCs w:val="24"/>
          <w:lang w:val="en-GB"/>
        </w:rPr>
        <w:t xml:space="preserve">d </w:t>
      </w:r>
      <w:r w:rsidRPr="000136C4">
        <w:rPr>
          <w:spacing w:val="-3"/>
          <w:szCs w:val="24"/>
          <w:lang w:val="en-GB"/>
        </w:rPr>
        <w:t>D</w:t>
      </w:r>
      <w:r w:rsidRPr="000136C4">
        <w:rPr>
          <w:spacing w:val="-1"/>
          <w:szCs w:val="24"/>
          <w:lang w:val="en-GB"/>
        </w:rPr>
        <w:t>I</w:t>
      </w:r>
      <w:r w:rsidRPr="000136C4">
        <w:rPr>
          <w:szCs w:val="24"/>
          <w:lang w:val="en-GB"/>
        </w:rPr>
        <w:t xml:space="preserve">P </w:t>
      </w:r>
      <w:r w:rsidRPr="000136C4">
        <w:rPr>
          <w:spacing w:val="1"/>
          <w:szCs w:val="24"/>
          <w:lang w:val="en-GB"/>
        </w:rPr>
        <w:t>(</w:t>
      </w:r>
      <w:r w:rsidRPr="000136C4">
        <w:rPr>
          <w:spacing w:val="-1"/>
          <w:szCs w:val="24"/>
          <w:lang w:val="en-GB"/>
        </w:rPr>
        <w:t>Di</w:t>
      </w:r>
      <w:r w:rsidRPr="000136C4">
        <w:rPr>
          <w:szCs w:val="24"/>
          <w:lang w:val="en-GB"/>
        </w:rPr>
        <w:t>ssemi</w:t>
      </w:r>
      <w:r w:rsidRPr="000136C4">
        <w:rPr>
          <w:spacing w:val="-1"/>
          <w:szCs w:val="24"/>
          <w:lang w:val="en-GB"/>
        </w:rPr>
        <w:t>n</w:t>
      </w:r>
      <w:r w:rsidRPr="000136C4">
        <w:rPr>
          <w:szCs w:val="24"/>
          <w:lang w:val="en-GB"/>
        </w:rPr>
        <w:t>ati</w:t>
      </w:r>
      <w:r w:rsidRPr="000136C4">
        <w:rPr>
          <w:spacing w:val="-1"/>
          <w:szCs w:val="24"/>
          <w:lang w:val="en-GB"/>
        </w:rPr>
        <w:t>o</w:t>
      </w:r>
      <w:r w:rsidRPr="000136C4">
        <w:rPr>
          <w:szCs w:val="24"/>
          <w:lang w:val="en-GB"/>
        </w:rPr>
        <w:t>n</w:t>
      </w:r>
      <w:r w:rsidRPr="000136C4">
        <w:rPr>
          <w:spacing w:val="-2"/>
          <w:szCs w:val="24"/>
          <w:lang w:val="en-GB"/>
        </w:rPr>
        <w:t xml:space="preserve"> </w:t>
      </w:r>
      <w:r w:rsidRPr="000136C4">
        <w:rPr>
          <w:spacing w:val="1"/>
          <w:szCs w:val="24"/>
          <w:lang w:val="en-GB"/>
        </w:rPr>
        <w:t>I</w:t>
      </w:r>
      <w:r w:rsidRPr="000136C4">
        <w:rPr>
          <w:spacing w:val="-3"/>
          <w:szCs w:val="24"/>
          <w:lang w:val="en-GB"/>
        </w:rPr>
        <w:t>n</w:t>
      </w:r>
      <w:r w:rsidRPr="000136C4">
        <w:rPr>
          <w:spacing w:val="1"/>
          <w:szCs w:val="24"/>
          <w:lang w:val="en-GB"/>
        </w:rPr>
        <w:t>f</w:t>
      </w:r>
      <w:r w:rsidRPr="000136C4">
        <w:rPr>
          <w:szCs w:val="24"/>
          <w:lang w:val="en-GB"/>
        </w:rPr>
        <w:t>o</w:t>
      </w:r>
      <w:r w:rsidRPr="000136C4">
        <w:rPr>
          <w:spacing w:val="-2"/>
          <w:szCs w:val="24"/>
          <w:lang w:val="en-GB"/>
        </w:rPr>
        <w:t>rm</w:t>
      </w:r>
      <w:r w:rsidRPr="000136C4">
        <w:rPr>
          <w:szCs w:val="24"/>
          <w:lang w:val="en-GB"/>
        </w:rPr>
        <w:t>ati</w:t>
      </w:r>
      <w:r w:rsidRPr="000136C4">
        <w:rPr>
          <w:spacing w:val="-1"/>
          <w:szCs w:val="24"/>
          <w:lang w:val="en-GB"/>
        </w:rPr>
        <w:t>o</w:t>
      </w:r>
      <w:r w:rsidRPr="000136C4">
        <w:rPr>
          <w:szCs w:val="24"/>
          <w:lang w:val="en-GB"/>
        </w:rPr>
        <w:t>n Pa</w:t>
      </w:r>
      <w:r w:rsidRPr="000136C4">
        <w:rPr>
          <w:spacing w:val="-3"/>
          <w:szCs w:val="24"/>
          <w:lang w:val="en-GB"/>
        </w:rPr>
        <w:t>c</w:t>
      </w:r>
      <w:r w:rsidRPr="000136C4">
        <w:rPr>
          <w:spacing w:val="2"/>
          <w:szCs w:val="24"/>
          <w:lang w:val="en-GB"/>
        </w:rPr>
        <w:t>k</w:t>
      </w:r>
      <w:r w:rsidRPr="000136C4">
        <w:rPr>
          <w:spacing w:val="-3"/>
          <w:szCs w:val="24"/>
          <w:lang w:val="en-GB"/>
        </w:rPr>
        <w:t>a</w:t>
      </w:r>
      <w:r w:rsidRPr="000136C4">
        <w:rPr>
          <w:spacing w:val="2"/>
          <w:szCs w:val="24"/>
          <w:lang w:val="en-GB"/>
        </w:rPr>
        <w:t>g</w:t>
      </w:r>
      <w:r w:rsidRPr="000136C4">
        <w:rPr>
          <w:szCs w:val="24"/>
          <w:lang w:val="en-GB"/>
        </w:rPr>
        <w:t>e)</w:t>
      </w:r>
      <w:r w:rsidRPr="000136C4">
        <w:rPr>
          <w:spacing w:val="-1"/>
          <w:szCs w:val="24"/>
          <w:lang w:val="en-GB"/>
        </w:rPr>
        <w:t xml:space="preserve"> </w:t>
      </w:r>
      <w:r w:rsidRPr="000136C4">
        <w:rPr>
          <w:szCs w:val="24"/>
          <w:lang w:val="en-GB"/>
        </w:rPr>
        <w:t>in the</w:t>
      </w:r>
      <w:r w:rsidRPr="000136C4">
        <w:rPr>
          <w:spacing w:val="-1"/>
          <w:szCs w:val="24"/>
          <w:lang w:val="en-GB"/>
        </w:rPr>
        <w:t xml:space="preserve"> </w:t>
      </w:r>
      <w:r w:rsidRPr="000136C4">
        <w:rPr>
          <w:spacing w:val="1"/>
          <w:szCs w:val="24"/>
          <w:lang w:val="en-GB"/>
        </w:rPr>
        <w:t>O</w:t>
      </w:r>
      <w:r w:rsidRPr="000136C4">
        <w:rPr>
          <w:spacing w:val="-3"/>
          <w:szCs w:val="24"/>
          <w:lang w:val="en-GB"/>
        </w:rPr>
        <w:t>A</w:t>
      </w:r>
      <w:r w:rsidRPr="000136C4">
        <w:rPr>
          <w:spacing w:val="-1"/>
          <w:szCs w:val="24"/>
          <w:lang w:val="en-GB"/>
        </w:rPr>
        <w:t>I</w:t>
      </w:r>
      <w:r w:rsidRPr="000136C4">
        <w:rPr>
          <w:spacing w:val="3"/>
          <w:szCs w:val="24"/>
          <w:lang w:val="en-GB"/>
        </w:rPr>
        <w:t>S m</w:t>
      </w:r>
      <w:r w:rsidRPr="000136C4">
        <w:rPr>
          <w:szCs w:val="24"/>
          <w:lang w:val="en-GB"/>
        </w:rPr>
        <w:t>o</w:t>
      </w:r>
      <w:r w:rsidRPr="000136C4">
        <w:rPr>
          <w:spacing w:val="-1"/>
          <w:szCs w:val="24"/>
          <w:lang w:val="en-GB"/>
        </w:rPr>
        <w:t>d</w:t>
      </w:r>
      <w:r w:rsidRPr="000136C4">
        <w:rPr>
          <w:szCs w:val="24"/>
          <w:lang w:val="en-GB"/>
        </w:rPr>
        <w:t>e</w:t>
      </w:r>
      <w:r w:rsidRPr="000136C4">
        <w:rPr>
          <w:spacing w:val="1"/>
          <w:szCs w:val="24"/>
          <w:lang w:val="en-GB"/>
        </w:rPr>
        <w:t>l</w:t>
      </w:r>
      <w:r w:rsidR="00D3738A">
        <w:rPr>
          <w:rStyle w:val="Funotenzeichen"/>
          <w:spacing w:val="1"/>
          <w:szCs w:val="24"/>
          <w:lang w:val="en-GB"/>
        </w:rPr>
        <w:footnoteReference w:id="6"/>
      </w:r>
      <w:r w:rsidRPr="000136C4">
        <w:rPr>
          <w:szCs w:val="24"/>
          <w:lang w:val="en-GB"/>
        </w:rPr>
        <w:t>.</w:t>
      </w:r>
    </w:p>
    <w:bookmarkEnd w:id="46"/>
    <w:p w14:paraId="4C3E1F0E" w14:textId="77777777" w:rsidR="0048208B" w:rsidRPr="000136C4" w:rsidRDefault="00E54509" w:rsidP="0048208B">
      <w:pPr>
        <w:rPr>
          <w:rFonts w:cs="Arial"/>
          <w:lang w:val="en-GB"/>
        </w:rPr>
      </w:pPr>
      <w:r w:rsidRPr="000136C4">
        <w:rPr>
          <w:szCs w:val="24"/>
          <w:lang w:val="en-GB"/>
        </w:rPr>
        <w:t xml:space="preserve">It is assumed that a database in SIARD format is archived as part of </w:t>
      </w:r>
      <w:r w:rsidR="006B6F73">
        <w:rPr>
          <w:szCs w:val="24"/>
          <w:lang w:val="en-GB"/>
        </w:rPr>
        <w:t xml:space="preserve">such an </w:t>
      </w:r>
      <w:r w:rsidRPr="000136C4">
        <w:rPr>
          <w:szCs w:val="24"/>
          <w:lang w:val="en-GB"/>
        </w:rPr>
        <w:t>information package together with other documents (</w:t>
      </w:r>
      <w:r w:rsidR="007C593A">
        <w:rPr>
          <w:szCs w:val="24"/>
          <w:lang w:val="en-GB"/>
        </w:rPr>
        <w:t xml:space="preserve">externalized large object files, </w:t>
      </w:r>
      <w:r w:rsidR="006B6F73">
        <w:rPr>
          <w:szCs w:val="24"/>
          <w:lang w:val="en-GB"/>
        </w:rPr>
        <w:t xml:space="preserve">translation maps for external file names, database </w:t>
      </w:r>
      <w:r w:rsidRPr="000136C4">
        <w:rPr>
          <w:szCs w:val="24"/>
          <w:lang w:val="en-GB"/>
        </w:rPr>
        <w:t>documentation, business documents relevant to the unde</w:t>
      </w:r>
      <w:r w:rsidRPr="000136C4">
        <w:rPr>
          <w:szCs w:val="24"/>
          <w:lang w:val="en-GB"/>
        </w:rPr>
        <w:t>r</w:t>
      </w:r>
      <w:r w:rsidRPr="000136C4">
        <w:rPr>
          <w:szCs w:val="24"/>
          <w:lang w:val="en-GB"/>
        </w:rPr>
        <w:t>standing of the database, etc.).</w:t>
      </w:r>
    </w:p>
    <w:p w14:paraId="063A3661" w14:textId="77777777" w:rsidR="0048208B" w:rsidRPr="000136C4" w:rsidRDefault="00E54509" w:rsidP="0048208B">
      <w:pPr>
        <w:rPr>
          <w:rFonts w:cs="Arial"/>
          <w:lang w:val="en-GB"/>
        </w:rPr>
      </w:pPr>
      <w:r w:rsidRPr="000136C4">
        <w:rPr>
          <w:szCs w:val="24"/>
          <w:lang w:val="en-GB"/>
        </w:rPr>
        <w:t>Just as an XML-based Word or e-mail file contains an internal file structure consisting of metadata, primary data and various auxiliary data, an archived relational database in SIARD format contains its own metadata describing the document more precisely in addition to the actual table data – regardless of the metadata catalogue that an archive records in its OAIS packag</w:t>
      </w:r>
      <w:r w:rsidR="00E965AC">
        <w:rPr>
          <w:szCs w:val="24"/>
          <w:lang w:val="en-GB"/>
        </w:rPr>
        <w:t>es.</w:t>
      </w:r>
    </w:p>
    <w:p w14:paraId="0244D5FF" w14:textId="77777777" w:rsidR="001A6B10" w:rsidRPr="000136C4" w:rsidRDefault="006A103E" w:rsidP="001A6B10">
      <w:pPr>
        <w:spacing w:line="300" w:lineRule="atLeast"/>
        <w:rPr>
          <w:noProof/>
          <w:lang w:val="en-GB"/>
        </w:rPr>
      </w:pPr>
      <w:r w:rsidRPr="000136C4">
        <w:rPr>
          <w:noProof/>
        </w:rPr>
        <w:lastRenderedPageBreak/>
        <w:drawing>
          <wp:inline distT="0" distB="0" distL="0" distR="0" wp14:anchorId="1658870D" wp14:editId="5D41BE76">
            <wp:extent cx="1771650" cy="2810203"/>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1.PNG"/>
                    <pic:cNvPicPr/>
                  </pic:nvPicPr>
                  <pic:blipFill>
                    <a:blip r:embed="rId12">
                      <a:extLst>
                        <a:ext uri="{28A0092B-C50C-407E-A947-70E740481C1C}">
                          <a14:useLocalDpi xmlns:a14="http://schemas.microsoft.com/office/drawing/2010/main" val="0"/>
                        </a:ext>
                      </a:extLst>
                    </a:blip>
                    <a:stretch>
                      <a:fillRect/>
                    </a:stretch>
                  </pic:blipFill>
                  <pic:spPr>
                    <a:xfrm>
                      <a:off x="0" y="0"/>
                      <a:ext cx="1778395" cy="2820901"/>
                    </a:xfrm>
                    <a:prstGeom prst="rect">
                      <a:avLst/>
                    </a:prstGeom>
                  </pic:spPr>
                </pic:pic>
              </a:graphicData>
            </a:graphic>
          </wp:inline>
        </w:drawing>
      </w:r>
    </w:p>
    <w:p w14:paraId="25D2584D" w14:textId="77777777" w:rsidR="001A6B10" w:rsidRPr="000136C4" w:rsidRDefault="00E54509" w:rsidP="001A6B10">
      <w:pPr>
        <w:pStyle w:val="Beschriftung"/>
        <w:rPr>
          <w:sz w:val="16"/>
          <w:szCs w:val="16"/>
          <w:lang w:val="en-GB"/>
        </w:rPr>
      </w:pPr>
      <w:r w:rsidRPr="000136C4">
        <w:rPr>
          <w:sz w:val="16"/>
          <w:szCs w:val="16"/>
          <w:lang w:val="en-GB"/>
        </w:rPr>
        <w:t>Fig. 1: Diagram of an information package containing a SIARD file</w:t>
      </w:r>
    </w:p>
    <w:p w14:paraId="11925273" w14:textId="77777777" w:rsidR="00321FD0" w:rsidRPr="000136C4" w:rsidRDefault="00321FD0">
      <w:pPr>
        <w:spacing w:after="0" w:line="240" w:lineRule="auto"/>
        <w:rPr>
          <w:b/>
          <w:sz w:val="24"/>
          <w:lang w:val="en-GB"/>
        </w:rPr>
      </w:pPr>
      <w:bookmarkStart w:id="47" w:name="_Toc320716094"/>
      <w:r w:rsidRPr="000136C4">
        <w:rPr>
          <w:lang w:val="en-GB"/>
        </w:rPr>
        <w:br w:type="page"/>
      </w:r>
    </w:p>
    <w:p w14:paraId="3571D367" w14:textId="77777777" w:rsidR="00565A37" w:rsidRPr="000136C4" w:rsidRDefault="00E54509" w:rsidP="00E54509">
      <w:pPr>
        <w:pStyle w:val="berschrift1"/>
        <w:rPr>
          <w:lang w:val="en-GB"/>
        </w:rPr>
      </w:pPr>
      <w:bookmarkStart w:id="48" w:name="_Toc423960710"/>
      <w:bookmarkEnd w:id="47"/>
      <w:r w:rsidRPr="000136C4">
        <w:rPr>
          <w:rFonts w:cs="Arial"/>
          <w:lang w:val="en-GB"/>
        </w:rPr>
        <w:lastRenderedPageBreak/>
        <w:t>General requirements / principles</w:t>
      </w:r>
      <w:bookmarkEnd w:id="48"/>
    </w:p>
    <w:p w14:paraId="6AC7F726" w14:textId="77777777" w:rsidR="005524D2" w:rsidRPr="000136C4" w:rsidRDefault="00E54509" w:rsidP="005524D2">
      <w:pPr>
        <w:pStyle w:val="berschrift2"/>
        <w:rPr>
          <w:lang w:val="en-GB"/>
        </w:rPr>
      </w:pPr>
      <w:bookmarkStart w:id="49" w:name="_Toc423960711"/>
      <w:r w:rsidRPr="000136C4">
        <w:rPr>
          <w:lang w:val="en-GB"/>
        </w:rPr>
        <w:t>Use of standards</w:t>
      </w:r>
      <w:bookmarkEnd w:id="49"/>
    </w:p>
    <w:p w14:paraId="146159C1" w14:textId="77777777" w:rsidR="005524D2" w:rsidRPr="000136C4" w:rsidRDefault="00E54509" w:rsidP="005524D2">
      <w:pPr>
        <w:rPr>
          <w:rFonts w:cs="Arial"/>
          <w:lang w:val="en-GB"/>
        </w:rPr>
      </w:pPr>
      <w:r w:rsidRPr="000136C4">
        <w:rPr>
          <w:szCs w:val="24"/>
          <w:lang w:val="en-GB"/>
        </w:rPr>
        <w:t>To ensure that the contents of a database remain interpretable over a long period, the SIARD format is essentially based on two ISO standards: XML and SQL:</w:t>
      </w:r>
      <w:r w:rsidR="006B6F73">
        <w:rPr>
          <w:szCs w:val="24"/>
          <w:lang w:val="en-GB"/>
        </w:rPr>
        <w:t>2008</w:t>
      </w:r>
      <w:r w:rsidR="005524D2" w:rsidRPr="000136C4">
        <w:rPr>
          <w:rFonts w:cs="Arial"/>
          <w:lang w:val="en-GB"/>
        </w:rPr>
        <w:t>.</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134"/>
        <w:gridCol w:w="7371"/>
        <w:gridCol w:w="709"/>
      </w:tblGrid>
      <w:tr w:rsidR="007E3BAE" w:rsidRPr="000136C4" w14:paraId="272045B9" w14:textId="77777777" w:rsidTr="005647F2">
        <w:trPr>
          <w:cantSplit/>
          <w:tblHeader/>
        </w:trPr>
        <w:tc>
          <w:tcPr>
            <w:tcW w:w="1134" w:type="dxa"/>
            <w:shd w:val="clear" w:color="auto" w:fill="99CCFF"/>
          </w:tcPr>
          <w:p w14:paraId="75BCF8C8" w14:textId="77777777" w:rsidR="007E3BAE" w:rsidRPr="000136C4" w:rsidRDefault="007E3BAE" w:rsidP="007E3BAE">
            <w:pPr>
              <w:pStyle w:val="TabelleGross"/>
              <w:rPr>
                <w:b/>
                <w:lang w:val="en-GB"/>
              </w:rPr>
            </w:pPr>
            <w:r w:rsidRPr="000136C4">
              <w:rPr>
                <w:b/>
                <w:lang w:val="en-GB"/>
              </w:rPr>
              <w:t>ID</w:t>
            </w:r>
          </w:p>
        </w:tc>
        <w:tc>
          <w:tcPr>
            <w:tcW w:w="7371" w:type="dxa"/>
            <w:shd w:val="clear" w:color="auto" w:fill="99CCFF"/>
          </w:tcPr>
          <w:p w14:paraId="6DA10F48" w14:textId="77777777" w:rsidR="007E3BAE" w:rsidRPr="000136C4" w:rsidRDefault="00E54509" w:rsidP="007E3BAE">
            <w:pPr>
              <w:pStyle w:val="TabelleGross"/>
              <w:rPr>
                <w:b/>
                <w:lang w:val="en-GB"/>
              </w:rPr>
            </w:pPr>
            <w:r w:rsidRPr="000136C4">
              <w:rPr>
                <w:b/>
                <w:lang w:val="en-GB"/>
              </w:rPr>
              <w:t>Description of requirement</w:t>
            </w:r>
          </w:p>
        </w:tc>
        <w:tc>
          <w:tcPr>
            <w:tcW w:w="709" w:type="dxa"/>
            <w:shd w:val="clear" w:color="auto" w:fill="99CCFF"/>
          </w:tcPr>
          <w:p w14:paraId="56D43C75" w14:textId="77777777" w:rsidR="007E3BAE" w:rsidRPr="000136C4" w:rsidRDefault="00E54509" w:rsidP="007E3BAE">
            <w:pPr>
              <w:pStyle w:val="TabelleGross"/>
              <w:rPr>
                <w:b/>
                <w:lang w:val="en-GB"/>
              </w:rPr>
            </w:pPr>
            <w:r w:rsidRPr="000136C4">
              <w:rPr>
                <w:b/>
                <w:lang w:val="en-GB"/>
              </w:rPr>
              <w:t>M/O</w:t>
            </w:r>
          </w:p>
        </w:tc>
      </w:tr>
      <w:tr w:rsidR="007E3BAE" w:rsidRPr="000136C4" w14:paraId="4CA11E49" w14:textId="77777777" w:rsidTr="005647F2">
        <w:trPr>
          <w:cantSplit/>
        </w:trPr>
        <w:tc>
          <w:tcPr>
            <w:tcW w:w="1134" w:type="dxa"/>
          </w:tcPr>
          <w:p w14:paraId="1C1F8F4B" w14:textId="77777777" w:rsidR="007E3BAE" w:rsidRPr="000136C4" w:rsidRDefault="00814749" w:rsidP="007E3BAE">
            <w:pPr>
              <w:pStyle w:val="TabelleGross"/>
              <w:rPr>
                <w:lang w:val="en-GB"/>
              </w:rPr>
            </w:pPr>
            <w:r w:rsidRPr="000136C4">
              <w:rPr>
                <w:lang w:val="en-GB"/>
              </w:rPr>
              <w:t>G</w:t>
            </w:r>
            <w:r w:rsidR="007E3BAE" w:rsidRPr="000136C4">
              <w:rPr>
                <w:lang w:val="en-GB"/>
              </w:rPr>
              <w:t>_3.1-1</w:t>
            </w:r>
          </w:p>
        </w:tc>
        <w:tc>
          <w:tcPr>
            <w:tcW w:w="7371" w:type="dxa"/>
          </w:tcPr>
          <w:p w14:paraId="01C8F5DC" w14:textId="77777777" w:rsidR="00814749" w:rsidRPr="000136C4" w:rsidRDefault="00814749" w:rsidP="00814749">
            <w:pPr>
              <w:spacing w:after="0" w:line="240" w:lineRule="auto"/>
              <w:ind w:right="426"/>
              <w:jc w:val="both"/>
              <w:rPr>
                <w:szCs w:val="24"/>
                <w:lang w:val="en-GB"/>
              </w:rPr>
            </w:pPr>
            <w:r w:rsidRPr="000136C4">
              <w:rPr>
                <w:spacing w:val="-1"/>
                <w:sz w:val="20"/>
                <w:szCs w:val="24"/>
                <w:lang w:val="en-GB"/>
              </w:rPr>
              <w:t>All database content is stored in a collection of</w:t>
            </w:r>
            <w:r w:rsidRPr="000136C4">
              <w:rPr>
                <w:spacing w:val="-4"/>
                <w:sz w:val="20"/>
                <w:szCs w:val="24"/>
                <w:lang w:val="en-GB"/>
              </w:rPr>
              <w:t xml:space="preserve"> </w:t>
            </w:r>
            <w:r w:rsidRPr="000136C4">
              <w:rPr>
                <w:spacing w:val="1"/>
                <w:sz w:val="20"/>
                <w:szCs w:val="24"/>
                <w:lang w:val="en-GB"/>
              </w:rPr>
              <w:t>X</w:t>
            </w:r>
            <w:r w:rsidRPr="000136C4">
              <w:rPr>
                <w:sz w:val="20"/>
                <w:szCs w:val="24"/>
                <w:lang w:val="en-GB"/>
              </w:rPr>
              <w:t>ML files in accordance with</w:t>
            </w:r>
            <w:r w:rsidRPr="000136C4">
              <w:rPr>
                <w:spacing w:val="-4"/>
                <w:sz w:val="20"/>
                <w:szCs w:val="24"/>
                <w:lang w:val="en-GB"/>
              </w:rPr>
              <w:t xml:space="preserve"> </w:t>
            </w:r>
            <w:r w:rsidRPr="000136C4">
              <w:rPr>
                <w:sz w:val="20"/>
                <w:szCs w:val="24"/>
                <w:lang w:val="en-GB"/>
              </w:rPr>
              <w:t>I</w:t>
            </w:r>
            <w:r w:rsidRPr="000136C4">
              <w:rPr>
                <w:spacing w:val="-1"/>
                <w:sz w:val="20"/>
                <w:szCs w:val="24"/>
                <w:lang w:val="en-GB"/>
              </w:rPr>
              <w:t>S</w:t>
            </w:r>
            <w:r w:rsidRPr="000136C4">
              <w:rPr>
                <w:spacing w:val="1"/>
                <w:sz w:val="20"/>
                <w:szCs w:val="24"/>
                <w:lang w:val="en-GB"/>
              </w:rPr>
              <w:t>O</w:t>
            </w:r>
            <w:r w:rsidRPr="000136C4">
              <w:rPr>
                <w:sz w:val="20"/>
                <w:szCs w:val="24"/>
                <w:lang w:val="en-GB"/>
              </w:rPr>
              <w:t>/I</w:t>
            </w:r>
            <w:r w:rsidRPr="000136C4">
              <w:rPr>
                <w:spacing w:val="-1"/>
                <w:sz w:val="20"/>
                <w:szCs w:val="24"/>
                <w:lang w:val="en-GB"/>
              </w:rPr>
              <w:t>E</w:t>
            </w:r>
            <w:r w:rsidRPr="000136C4">
              <w:rPr>
                <w:sz w:val="20"/>
                <w:szCs w:val="24"/>
                <w:lang w:val="en-GB"/>
              </w:rPr>
              <w:t>C</w:t>
            </w:r>
            <w:r w:rsidRPr="000136C4">
              <w:rPr>
                <w:spacing w:val="-7"/>
                <w:sz w:val="20"/>
                <w:szCs w:val="24"/>
                <w:lang w:val="en-GB"/>
              </w:rPr>
              <w:t xml:space="preserve"> </w:t>
            </w:r>
            <w:r w:rsidRPr="000136C4">
              <w:rPr>
                <w:spacing w:val="2"/>
                <w:sz w:val="20"/>
                <w:szCs w:val="24"/>
                <w:lang w:val="en-GB"/>
              </w:rPr>
              <w:t>1</w:t>
            </w:r>
            <w:r w:rsidRPr="000136C4">
              <w:rPr>
                <w:sz w:val="20"/>
                <w:szCs w:val="24"/>
                <w:lang w:val="en-GB"/>
              </w:rPr>
              <w:t>9</w:t>
            </w:r>
            <w:r w:rsidRPr="000136C4">
              <w:rPr>
                <w:spacing w:val="-1"/>
                <w:sz w:val="20"/>
                <w:szCs w:val="24"/>
                <w:lang w:val="en-GB"/>
              </w:rPr>
              <w:t>5</w:t>
            </w:r>
            <w:r w:rsidRPr="000136C4">
              <w:rPr>
                <w:spacing w:val="2"/>
                <w:sz w:val="20"/>
                <w:szCs w:val="24"/>
                <w:lang w:val="en-GB"/>
              </w:rPr>
              <w:t>0</w:t>
            </w:r>
            <w:r w:rsidRPr="000136C4">
              <w:rPr>
                <w:sz w:val="20"/>
                <w:szCs w:val="24"/>
                <w:lang w:val="en-GB"/>
              </w:rPr>
              <w:t>3:</w:t>
            </w:r>
            <w:r w:rsidRPr="000136C4">
              <w:rPr>
                <w:spacing w:val="1"/>
                <w:sz w:val="20"/>
                <w:szCs w:val="24"/>
                <w:lang w:val="en-GB"/>
              </w:rPr>
              <w:t>2</w:t>
            </w:r>
            <w:r w:rsidRPr="000136C4">
              <w:rPr>
                <w:sz w:val="20"/>
                <w:szCs w:val="24"/>
                <w:lang w:val="en-GB"/>
              </w:rPr>
              <w:t>0</w:t>
            </w:r>
            <w:r w:rsidRPr="000136C4">
              <w:rPr>
                <w:spacing w:val="-1"/>
                <w:sz w:val="20"/>
                <w:szCs w:val="24"/>
                <w:lang w:val="en-GB"/>
              </w:rPr>
              <w:t>0</w:t>
            </w:r>
            <w:r w:rsidRPr="000136C4">
              <w:rPr>
                <w:sz w:val="20"/>
                <w:szCs w:val="24"/>
                <w:lang w:val="en-GB"/>
              </w:rPr>
              <w:t>5.</w:t>
            </w:r>
            <w:r w:rsidRPr="000136C4">
              <w:rPr>
                <w:spacing w:val="-8"/>
                <w:sz w:val="20"/>
                <w:szCs w:val="24"/>
                <w:lang w:val="en-GB"/>
              </w:rPr>
              <w:t xml:space="preserve"> </w:t>
            </w:r>
            <w:r w:rsidRPr="000136C4">
              <w:rPr>
                <w:spacing w:val="-1"/>
                <w:sz w:val="20"/>
                <w:szCs w:val="24"/>
                <w:lang w:val="en-GB"/>
              </w:rPr>
              <w:t>The s</w:t>
            </w:r>
            <w:r w:rsidRPr="000136C4">
              <w:rPr>
                <w:spacing w:val="1"/>
                <w:sz w:val="20"/>
                <w:szCs w:val="24"/>
                <w:lang w:val="en-GB"/>
              </w:rPr>
              <w:t>c</w:t>
            </w:r>
            <w:r w:rsidRPr="000136C4">
              <w:rPr>
                <w:sz w:val="20"/>
                <w:szCs w:val="24"/>
                <w:lang w:val="en-GB"/>
              </w:rPr>
              <w:t>h</w:t>
            </w:r>
            <w:r w:rsidRPr="000136C4">
              <w:rPr>
                <w:spacing w:val="-1"/>
                <w:sz w:val="20"/>
                <w:szCs w:val="24"/>
                <w:lang w:val="en-GB"/>
              </w:rPr>
              <w:t>e</w:t>
            </w:r>
            <w:r w:rsidRPr="000136C4">
              <w:rPr>
                <w:spacing w:val="4"/>
                <w:sz w:val="20"/>
                <w:szCs w:val="24"/>
                <w:lang w:val="en-GB"/>
              </w:rPr>
              <w:t>m</w:t>
            </w:r>
            <w:r w:rsidRPr="000136C4">
              <w:rPr>
                <w:sz w:val="20"/>
                <w:szCs w:val="24"/>
                <w:lang w:val="en-GB"/>
              </w:rPr>
              <w:t xml:space="preserve">a </w:t>
            </w:r>
            <w:r w:rsidRPr="000136C4">
              <w:rPr>
                <w:spacing w:val="-1"/>
                <w:sz w:val="20"/>
                <w:szCs w:val="24"/>
                <w:lang w:val="en-GB"/>
              </w:rPr>
              <w:t>d</w:t>
            </w:r>
            <w:r w:rsidRPr="000136C4">
              <w:rPr>
                <w:sz w:val="20"/>
                <w:szCs w:val="24"/>
                <w:lang w:val="en-GB"/>
              </w:rPr>
              <w:t>e</w:t>
            </w:r>
            <w:r w:rsidRPr="000136C4">
              <w:rPr>
                <w:spacing w:val="2"/>
                <w:sz w:val="20"/>
                <w:szCs w:val="24"/>
                <w:lang w:val="en-GB"/>
              </w:rPr>
              <w:t>f</w:t>
            </w:r>
            <w:r w:rsidRPr="000136C4">
              <w:rPr>
                <w:spacing w:val="-1"/>
                <w:sz w:val="20"/>
                <w:szCs w:val="24"/>
                <w:lang w:val="en-GB"/>
              </w:rPr>
              <w:t>i</w:t>
            </w:r>
            <w:r w:rsidRPr="000136C4">
              <w:rPr>
                <w:sz w:val="20"/>
                <w:szCs w:val="24"/>
                <w:lang w:val="en-GB"/>
              </w:rPr>
              <w:t>n</w:t>
            </w:r>
            <w:r w:rsidRPr="000136C4">
              <w:rPr>
                <w:spacing w:val="-1"/>
                <w:sz w:val="20"/>
                <w:szCs w:val="24"/>
                <w:lang w:val="en-GB"/>
              </w:rPr>
              <w:t>i</w:t>
            </w:r>
            <w:r w:rsidRPr="000136C4">
              <w:rPr>
                <w:spacing w:val="2"/>
                <w:sz w:val="20"/>
                <w:szCs w:val="24"/>
                <w:lang w:val="en-GB"/>
              </w:rPr>
              <w:t>t</w:t>
            </w:r>
            <w:r w:rsidRPr="000136C4">
              <w:rPr>
                <w:spacing w:val="-1"/>
                <w:sz w:val="20"/>
                <w:szCs w:val="24"/>
                <w:lang w:val="en-GB"/>
              </w:rPr>
              <w:t>i</w:t>
            </w:r>
            <w:r w:rsidRPr="000136C4">
              <w:rPr>
                <w:sz w:val="20"/>
                <w:szCs w:val="24"/>
                <w:lang w:val="en-GB"/>
              </w:rPr>
              <w:t>o</w:t>
            </w:r>
            <w:r w:rsidRPr="000136C4">
              <w:rPr>
                <w:spacing w:val="1"/>
                <w:sz w:val="20"/>
                <w:szCs w:val="24"/>
                <w:lang w:val="en-GB"/>
              </w:rPr>
              <w:t>ns a</w:t>
            </w:r>
            <w:r w:rsidRPr="000136C4">
              <w:rPr>
                <w:sz w:val="20"/>
                <w:szCs w:val="24"/>
                <w:lang w:val="en-GB"/>
              </w:rPr>
              <w:t>nd</w:t>
            </w:r>
            <w:r w:rsidRPr="000136C4">
              <w:rPr>
                <w:spacing w:val="-2"/>
                <w:sz w:val="20"/>
                <w:szCs w:val="24"/>
                <w:lang w:val="en-GB"/>
              </w:rPr>
              <w:t xml:space="preserve"> </w:t>
            </w:r>
            <w:r w:rsidRPr="000136C4">
              <w:rPr>
                <w:spacing w:val="-1"/>
                <w:sz w:val="20"/>
                <w:szCs w:val="24"/>
                <w:lang w:val="en-GB"/>
              </w:rPr>
              <w:t>S</w:t>
            </w:r>
            <w:r w:rsidRPr="000136C4">
              <w:rPr>
                <w:spacing w:val="1"/>
                <w:sz w:val="20"/>
                <w:szCs w:val="24"/>
                <w:lang w:val="en-GB"/>
              </w:rPr>
              <w:t>Q</w:t>
            </w:r>
            <w:r w:rsidRPr="000136C4">
              <w:rPr>
                <w:spacing w:val="2"/>
                <w:sz w:val="20"/>
                <w:szCs w:val="24"/>
                <w:lang w:val="en-GB"/>
              </w:rPr>
              <w:t>L co</w:t>
            </w:r>
            <w:r w:rsidRPr="000136C4">
              <w:rPr>
                <w:sz w:val="20"/>
                <w:szCs w:val="24"/>
                <w:lang w:val="en-GB"/>
              </w:rPr>
              <w:t xml:space="preserve">de </w:t>
            </w:r>
            <w:r w:rsidRPr="000136C4">
              <w:rPr>
                <w:spacing w:val="4"/>
                <w:sz w:val="20"/>
                <w:szCs w:val="24"/>
                <w:lang w:val="en-GB"/>
              </w:rPr>
              <w:t xml:space="preserve">must in each case conform to </w:t>
            </w:r>
            <w:r w:rsidRPr="000136C4">
              <w:rPr>
                <w:spacing w:val="-1"/>
                <w:sz w:val="20"/>
                <w:szCs w:val="24"/>
                <w:lang w:val="en-GB"/>
              </w:rPr>
              <w:t>S</w:t>
            </w:r>
            <w:r w:rsidRPr="000136C4">
              <w:rPr>
                <w:spacing w:val="1"/>
                <w:sz w:val="20"/>
                <w:szCs w:val="24"/>
                <w:lang w:val="en-GB"/>
              </w:rPr>
              <w:t>Q</w:t>
            </w:r>
            <w:r w:rsidRPr="000136C4">
              <w:rPr>
                <w:sz w:val="20"/>
                <w:szCs w:val="24"/>
                <w:lang w:val="en-GB"/>
              </w:rPr>
              <w:t>L:</w:t>
            </w:r>
            <w:r w:rsidR="006B6F73">
              <w:rPr>
                <w:spacing w:val="1"/>
                <w:sz w:val="20"/>
                <w:szCs w:val="24"/>
                <w:lang w:val="en-GB"/>
              </w:rPr>
              <w:t>2008</w:t>
            </w:r>
            <w:r w:rsidRPr="000136C4">
              <w:rPr>
                <w:spacing w:val="2"/>
                <w:sz w:val="20"/>
                <w:szCs w:val="24"/>
                <w:lang w:val="en-GB"/>
              </w:rPr>
              <w:t xml:space="preserve"> in accordance with</w:t>
            </w:r>
            <w:r w:rsidRPr="000136C4">
              <w:rPr>
                <w:spacing w:val="-6"/>
                <w:sz w:val="20"/>
                <w:szCs w:val="24"/>
                <w:lang w:val="en-GB"/>
              </w:rPr>
              <w:t xml:space="preserve"> </w:t>
            </w:r>
            <w:r w:rsidRPr="000136C4">
              <w:rPr>
                <w:sz w:val="20"/>
                <w:szCs w:val="24"/>
                <w:lang w:val="en-GB"/>
              </w:rPr>
              <w:t>I</w:t>
            </w:r>
            <w:r w:rsidRPr="000136C4">
              <w:rPr>
                <w:spacing w:val="-1"/>
                <w:sz w:val="20"/>
                <w:szCs w:val="24"/>
                <w:lang w:val="en-GB"/>
              </w:rPr>
              <w:t>S</w:t>
            </w:r>
            <w:r w:rsidRPr="000136C4">
              <w:rPr>
                <w:spacing w:val="1"/>
                <w:sz w:val="20"/>
                <w:szCs w:val="24"/>
                <w:lang w:val="en-GB"/>
              </w:rPr>
              <w:t>O</w:t>
            </w:r>
            <w:r w:rsidRPr="000136C4">
              <w:rPr>
                <w:sz w:val="20"/>
                <w:szCs w:val="24"/>
                <w:lang w:val="en-GB"/>
              </w:rPr>
              <w:t>/I</w:t>
            </w:r>
            <w:r w:rsidRPr="000136C4">
              <w:rPr>
                <w:spacing w:val="-1"/>
                <w:sz w:val="20"/>
                <w:szCs w:val="24"/>
                <w:lang w:val="en-GB"/>
              </w:rPr>
              <w:t>E</w:t>
            </w:r>
            <w:r w:rsidRPr="000136C4">
              <w:rPr>
                <w:sz w:val="20"/>
                <w:szCs w:val="24"/>
                <w:lang w:val="en-GB"/>
              </w:rPr>
              <w:t>C</w:t>
            </w:r>
            <w:r w:rsidRPr="000136C4">
              <w:rPr>
                <w:spacing w:val="-7"/>
                <w:sz w:val="20"/>
                <w:szCs w:val="24"/>
                <w:lang w:val="en-GB"/>
              </w:rPr>
              <w:t xml:space="preserve"> </w:t>
            </w:r>
            <w:r w:rsidRPr="000136C4">
              <w:rPr>
                <w:spacing w:val="2"/>
                <w:sz w:val="20"/>
                <w:szCs w:val="24"/>
                <w:lang w:val="en-GB"/>
              </w:rPr>
              <w:t>9</w:t>
            </w:r>
            <w:r w:rsidRPr="000136C4">
              <w:rPr>
                <w:sz w:val="20"/>
                <w:szCs w:val="24"/>
                <w:lang w:val="en-GB"/>
              </w:rPr>
              <w:t>0</w:t>
            </w:r>
            <w:r w:rsidRPr="000136C4">
              <w:rPr>
                <w:spacing w:val="-1"/>
                <w:sz w:val="20"/>
                <w:szCs w:val="24"/>
                <w:lang w:val="en-GB"/>
              </w:rPr>
              <w:t>7</w:t>
            </w:r>
            <w:r w:rsidRPr="000136C4">
              <w:rPr>
                <w:sz w:val="20"/>
                <w:szCs w:val="24"/>
                <w:lang w:val="en-GB"/>
              </w:rPr>
              <w:t>5.</w:t>
            </w:r>
          </w:p>
          <w:p w14:paraId="158CA296" w14:textId="77777777" w:rsidR="007E3BAE" w:rsidRPr="000136C4" w:rsidRDefault="00814749" w:rsidP="00F40394">
            <w:pPr>
              <w:pStyle w:val="TabelleGross"/>
              <w:rPr>
                <w:lang w:val="en-GB"/>
              </w:rPr>
            </w:pPr>
            <w:r w:rsidRPr="000136C4">
              <w:rPr>
                <w:spacing w:val="-1"/>
                <w:szCs w:val="24"/>
                <w:lang w:val="en-GB"/>
              </w:rPr>
              <w:t>The only exceptions are B</w:t>
            </w:r>
            <w:r w:rsidRPr="000136C4">
              <w:rPr>
                <w:spacing w:val="2"/>
                <w:szCs w:val="24"/>
                <w:lang w:val="en-GB"/>
              </w:rPr>
              <w:t>L</w:t>
            </w:r>
            <w:r w:rsidRPr="000136C4">
              <w:rPr>
                <w:spacing w:val="1"/>
                <w:szCs w:val="24"/>
                <w:lang w:val="en-GB"/>
              </w:rPr>
              <w:t>O</w:t>
            </w:r>
            <w:r w:rsidRPr="000136C4">
              <w:rPr>
                <w:spacing w:val="2"/>
                <w:szCs w:val="24"/>
                <w:lang w:val="en-GB"/>
              </w:rPr>
              <w:t>B a</w:t>
            </w:r>
            <w:r w:rsidRPr="000136C4">
              <w:rPr>
                <w:spacing w:val="-1"/>
                <w:szCs w:val="24"/>
                <w:lang w:val="en-GB"/>
              </w:rPr>
              <w:t>n</w:t>
            </w:r>
            <w:r w:rsidRPr="000136C4">
              <w:rPr>
                <w:szCs w:val="24"/>
                <w:lang w:val="en-GB"/>
              </w:rPr>
              <w:t>d</w:t>
            </w:r>
            <w:r w:rsidRPr="000136C4">
              <w:rPr>
                <w:spacing w:val="-1"/>
                <w:szCs w:val="24"/>
                <w:lang w:val="en-GB"/>
              </w:rPr>
              <w:t xml:space="preserve"> </w:t>
            </w:r>
            <w:r w:rsidRPr="000136C4">
              <w:rPr>
                <w:szCs w:val="24"/>
                <w:lang w:val="en-GB"/>
              </w:rPr>
              <w:t>CLOB data</w:t>
            </w:r>
            <w:r w:rsidRPr="000136C4">
              <w:rPr>
                <w:spacing w:val="-11"/>
                <w:szCs w:val="24"/>
                <w:lang w:val="en-GB"/>
              </w:rPr>
              <w:t xml:space="preserve"> </w:t>
            </w:r>
            <w:r w:rsidRPr="000136C4">
              <w:rPr>
                <w:szCs w:val="24"/>
                <w:lang w:val="en-GB"/>
              </w:rPr>
              <w:t>(</w:t>
            </w:r>
            <w:r w:rsidRPr="000136C4">
              <w:rPr>
                <w:spacing w:val="2"/>
                <w:szCs w:val="24"/>
                <w:lang w:val="en-GB"/>
              </w:rPr>
              <w:t>B</w:t>
            </w:r>
            <w:r w:rsidRPr="000136C4">
              <w:rPr>
                <w:spacing w:val="-1"/>
                <w:szCs w:val="24"/>
                <w:lang w:val="en-GB"/>
              </w:rPr>
              <w:t>i</w:t>
            </w:r>
            <w:r w:rsidRPr="000136C4">
              <w:rPr>
                <w:spacing w:val="2"/>
                <w:szCs w:val="24"/>
                <w:lang w:val="en-GB"/>
              </w:rPr>
              <w:t>n</w:t>
            </w:r>
            <w:r w:rsidRPr="000136C4">
              <w:rPr>
                <w:szCs w:val="24"/>
                <w:lang w:val="en-GB"/>
              </w:rPr>
              <w:t>a</w:t>
            </w:r>
            <w:r w:rsidRPr="000136C4">
              <w:rPr>
                <w:spacing w:val="3"/>
                <w:szCs w:val="24"/>
                <w:lang w:val="en-GB"/>
              </w:rPr>
              <w:t>r</w:t>
            </w:r>
            <w:r w:rsidRPr="000136C4">
              <w:rPr>
                <w:szCs w:val="24"/>
                <w:lang w:val="en-GB"/>
              </w:rPr>
              <w:t>y</w:t>
            </w:r>
            <w:r w:rsidRPr="000136C4">
              <w:rPr>
                <w:spacing w:val="-10"/>
                <w:szCs w:val="24"/>
                <w:lang w:val="en-GB"/>
              </w:rPr>
              <w:t xml:space="preserve"> </w:t>
            </w:r>
            <w:r w:rsidRPr="000136C4">
              <w:rPr>
                <w:spacing w:val="2"/>
                <w:szCs w:val="24"/>
                <w:lang w:val="en-GB"/>
              </w:rPr>
              <w:t>L</w:t>
            </w:r>
            <w:r w:rsidRPr="000136C4">
              <w:rPr>
                <w:szCs w:val="24"/>
                <w:lang w:val="en-GB"/>
              </w:rPr>
              <w:t>arge</w:t>
            </w:r>
            <w:r w:rsidRPr="000136C4">
              <w:rPr>
                <w:spacing w:val="-5"/>
                <w:szCs w:val="24"/>
                <w:lang w:val="en-GB"/>
              </w:rPr>
              <w:t xml:space="preserve"> </w:t>
            </w:r>
            <w:r w:rsidRPr="000136C4">
              <w:rPr>
                <w:spacing w:val="3"/>
                <w:szCs w:val="24"/>
                <w:lang w:val="en-GB"/>
              </w:rPr>
              <w:t>O</w:t>
            </w:r>
            <w:r w:rsidRPr="000136C4">
              <w:rPr>
                <w:spacing w:val="-1"/>
                <w:szCs w:val="24"/>
                <w:lang w:val="en-GB"/>
              </w:rPr>
              <w:t>B</w:t>
            </w:r>
            <w:r w:rsidRPr="000136C4">
              <w:rPr>
                <w:spacing w:val="1"/>
                <w:szCs w:val="24"/>
                <w:lang w:val="en-GB"/>
              </w:rPr>
              <w:t>j</w:t>
            </w:r>
            <w:r w:rsidRPr="000136C4">
              <w:rPr>
                <w:szCs w:val="24"/>
                <w:lang w:val="en-GB"/>
              </w:rPr>
              <w:t>e</w:t>
            </w:r>
            <w:r w:rsidRPr="000136C4">
              <w:rPr>
                <w:spacing w:val="1"/>
                <w:szCs w:val="24"/>
                <w:lang w:val="en-GB"/>
              </w:rPr>
              <w:t>c</w:t>
            </w:r>
            <w:r w:rsidRPr="000136C4">
              <w:rPr>
                <w:szCs w:val="24"/>
                <w:lang w:val="en-GB"/>
              </w:rPr>
              <w:t>ts</w:t>
            </w:r>
            <w:r w:rsidRPr="000136C4">
              <w:rPr>
                <w:spacing w:val="-6"/>
                <w:szCs w:val="24"/>
                <w:lang w:val="en-GB"/>
              </w:rPr>
              <w:t xml:space="preserve"> </w:t>
            </w:r>
            <w:r w:rsidRPr="000136C4">
              <w:rPr>
                <w:szCs w:val="24"/>
                <w:lang w:val="en-GB"/>
              </w:rPr>
              <w:t>a</w:t>
            </w:r>
            <w:r w:rsidRPr="000136C4">
              <w:rPr>
                <w:spacing w:val="-1"/>
                <w:szCs w:val="24"/>
                <w:lang w:val="en-GB"/>
              </w:rPr>
              <w:t>n</w:t>
            </w:r>
            <w:r w:rsidRPr="000136C4">
              <w:rPr>
                <w:szCs w:val="24"/>
                <w:lang w:val="en-GB"/>
              </w:rPr>
              <w:t>d Cha</w:t>
            </w:r>
            <w:r w:rsidRPr="000136C4">
              <w:rPr>
                <w:szCs w:val="24"/>
                <w:lang w:val="en-GB"/>
              </w:rPr>
              <w:t>r</w:t>
            </w:r>
            <w:r w:rsidRPr="000136C4">
              <w:rPr>
                <w:szCs w:val="24"/>
                <w:lang w:val="en-GB"/>
              </w:rPr>
              <w:t>a</w:t>
            </w:r>
            <w:r w:rsidRPr="000136C4">
              <w:rPr>
                <w:spacing w:val="1"/>
                <w:szCs w:val="24"/>
                <w:lang w:val="en-GB"/>
              </w:rPr>
              <w:t>c</w:t>
            </w:r>
            <w:r w:rsidRPr="000136C4">
              <w:rPr>
                <w:szCs w:val="24"/>
                <w:lang w:val="en-GB"/>
              </w:rPr>
              <w:t>ter</w:t>
            </w:r>
            <w:r w:rsidRPr="000136C4">
              <w:rPr>
                <w:spacing w:val="-9"/>
                <w:szCs w:val="24"/>
                <w:lang w:val="en-GB"/>
              </w:rPr>
              <w:t xml:space="preserve"> </w:t>
            </w:r>
            <w:r w:rsidRPr="000136C4">
              <w:rPr>
                <w:spacing w:val="2"/>
                <w:szCs w:val="24"/>
                <w:lang w:val="en-GB"/>
              </w:rPr>
              <w:t>L</w:t>
            </w:r>
            <w:r w:rsidRPr="000136C4">
              <w:rPr>
                <w:szCs w:val="24"/>
                <w:lang w:val="en-GB"/>
              </w:rPr>
              <w:t>arge</w:t>
            </w:r>
            <w:r w:rsidRPr="000136C4">
              <w:rPr>
                <w:spacing w:val="-5"/>
                <w:szCs w:val="24"/>
                <w:lang w:val="en-GB"/>
              </w:rPr>
              <w:t xml:space="preserve"> </w:t>
            </w:r>
            <w:r w:rsidRPr="000136C4">
              <w:rPr>
                <w:spacing w:val="3"/>
                <w:szCs w:val="24"/>
                <w:lang w:val="en-GB"/>
              </w:rPr>
              <w:t>O</w:t>
            </w:r>
            <w:r w:rsidRPr="000136C4">
              <w:rPr>
                <w:spacing w:val="-1"/>
                <w:szCs w:val="24"/>
                <w:lang w:val="en-GB"/>
              </w:rPr>
              <w:t>B</w:t>
            </w:r>
            <w:r w:rsidRPr="000136C4">
              <w:rPr>
                <w:spacing w:val="1"/>
                <w:szCs w:val="24"/>
                <w:lang w:val="en-GB"/>
              </w:rPr>
              <w:t>j</w:t>
            </w:r>
            <w:r w:rsidRPr="000136C4">
              <w:rPr>
                <w:szCs w:val="24"/>
                <w:lang w:val="en-GB"/>
              </w:rPr>
              <w:t>e</w:t>
            </w:r>
            <w:r w:rsidRPr="000136C4">
              <w:rPr>
                <w:spacing w:val="1"/>
                <w:szCs w:val="24"/>
                <w:lang w:val="en-GB"/>
              </w:rPr>
              <w:t>c</w:t>
            </w:r>
            <w:r w:rsidRPr="000136C4">
              <w:rPr>
                <w:szCs w:val="24"/>
                <w:lang w:val="en-GB"/>
              </w:rPr>
              <w:t>t</w:t>
            </w:r>
            <w:r w:rsidRPr="000136C4">
              <w:rPr>
                <w:spacing w:val="1"/>
                <w:szCs w:val="24"/>
                <w:lang w:val="en-GB"/>
              </w:rPr>
              <w:t>s</w:t>
            </w:r>
            <w:r w:rsidRPr="000136C4">
              <w:rPr>
                <w:szCs w:val="24"/>
                <w:lang w:val="en-GB"/>
              </w:rPr>
              <w:t xml:space="preserve">), which are stored in separate </w:t>
            </w:r>
            <w:r w:rsidR="006B6F73">
              <w:rPr>
                <w:szCs w:val="24"/>
                <w:lang w:val="en-GB"/>
              </w:rPr>
              <w:t xml:space="preserve">binary and text </w:t>
            </w:r>
            <w:r w:rsidRPr="000136C4">
              <w:rPr>
                <w:szCs w:val="24"/>
                <w:lang w:val="en-GB"/>
              </w:rPr>
              <w:t>files but are referenced in the XML files.</w:t>
            </w:r>
          </w:p>
        </w:tc>
        <w:tc>
          <w:tcPr>
            <w:tcW w:w="709" w:type="dxa"/>
          </w:tcPr>
          <w:p w14:paraId="4F4607AC" w14:textId="77777777" w:rsidR="007E3BAE" w:rsidRPr="000136C4" w:rsidRDefault="007E3BAE" w:rsidP="007E3BAE">
            <w:pPr>
              <w:pStyle w:val="TabelleGross"/>
              <w:rPr>
                <w:lang w:val="en-GB"/>
              </w:rPr>
            </w:pPr>
            <w:r w:rsidRPr="000136C4">
              <w:rPr>
                <w:lang w:val="en-GB"/>
              </w:rPr>
              <w:t>M</w:t>
            </w:r>
          </w:p>
        </w:tc>
      </w:tr>
    </w:tbl>
    <w:p w14:paraId="5C13B753" w14:textId="77777777" w:rsidR="005524D2" w:rsidRPr="000136C4" w:rsidRDefault="005524D2" w:rsidP="005524D2">
      <w:pPr>
        <w:rPr>
          <w:rFonts w:cs="Arial"/>
          <w:lang w:val="en-GB"/>
        </w:rPr>
      </w:pPr>
    </w:p>
    <w:p w14:paraId="7B6CDF10" w14:textId="77777777" w:rsidR="005524D2" w:rsidRPr="000136C4" w:rsidRDefault="00814749" w:rsidP="005524D2">
      <w:pPr>
        <w:pStyle w:val="berschrift2"/>
        <w:tabs>
          <w:tab w:val="clear" w:pos="680"/>
          <w:tab w:val="num" w:pos="851"/>
        </w:tabs>
        <w:spacing w:before="240" w:after="120" w:line="260" w:lineRule="atLeast"/>
        <w:ind w:left="851" w:hanging="851"/>
        <w:jc w:val="both"/>
        <w:rPr>
          <w:rFonts w:cs="Arial"/>
          <w:lang w:val="en-GB"/>
        </w:rPr>
      </w:pPr>
      <w:bookmarkStart w:id="50" w:name="_Toc423960712"/>
      <w:r w:rsidRPr="000136C4">
        <w:rPr>
          <w:rFonts w:cs="Arial"/>
          <w:lang w:val="en-GB"/>
        </w:rPr>
        <w:t>Databases as documents</w:t>
      </w:r>
      <w:bookmarkEnd w:id="50"/>
    </w:p>
    <w:p w14:paraId="1AB668F1" w14:textId="77777777" w:rsidR="005524D2" w:rsidRPr="000136C4" w:rsidRDefault="00814749" w:rsidP="005524D2">
      <w:pPr>
        <w:rPr>
          <w:rFonts w:cs="Arial"/>
          <w:lang w:val="en-GB"/>
        </w:rPr>
      </w:pPr>
      <w:r w:rsidRPr="000136C4">
        <w:rPr>
          <w:szCs w:val="24"/>
          <w:lang w:val="en-GB"/>
        </w:rPr>
        <w:t>A relational database is treated as a single document to be archived, so that the references between the data in individual tables are preserved</w:t>
      </w:r>
      <w:r w:rsidR="005524D2" w:rsidRPr="000136C4">
        <w:rPr>
          <w:rFonts w:cs="Arial"/>
          <w:lang w:val="en-GB"/>
        </w:rPr>
        <w:t>.</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134"/>
        <w:gridCol w:w="7371"/>
        <w:gridCol w:w="709"/>
      </w:tblGrid>
      <w:tr w:rsidR="0061295D" w:rsidRPr="000136C4" w14:paraId="55F87013" w14:textId="77777777" w:rsidTr="005647F2">
        <w:trPr>
          <w:cantSplit/>
          <w:tblHeader/>
        </w:trPr>
        <w:tc>
          <w:tcPr>
            <w:tcW w:w="1134" w:type="dxa"/>
            <w:shd w:val="clear" w:color="auto" w:fill="99CCFF"/>
          </w:tcPr>
          <w:p w14:paraId="62E4B067" w14:textId="77777777" w:rsidR="0061295D" w:rsidRPr="000136C4" w:rsidRDefault="0061295D" w:rsidP="0061295D">
            <w:pPr>
              <w:pStyle w:val="TabelleGross"/>
              <w:rPr>
                <w:b/>
                <w:lang w:val="en-GB"/>
              </w:rPr>
            </w:pPr>
            <w:r w:rsidRPr="000136C4">
              <w:rPr>
                <w:b/>
                <w:lang w:val="en-GB"/>
              </w:rPr>
              <w:t>ID</w:t>
            </w:r>
          </w:p>
        </w:tc>
        <w:tc>
          <w:tcPr>
            <w:tcW w:w="7371" w:type="dxa"/>
            <w:shd w:val="clear" w:color="auto" w:fill="99CCFF"/>
          </w:tcPr>
          <w:p w14:paraId="7A504ADD" w14:textId="77777777" w:rsidR="0061295D" w:rsidRPr="000136C4" w:rsidRDefault="00E54509" w:rsidP="0061295D">
            <w:pPr>
              <w:pStyle w:val="TabelleGross"/>
              <w:rPr>
                <w:b/>
                <w:lang w:val="en-GB"/>
              </w:rPr>
            </w:pPr>
            <w:r w:rsidRPr="000136C4">
              <w:rPr>
                <w:b/>
                <w:lang w:val="en-GB"/>
              </w:rPr>
              <w:t>Description of requirement</w:t>
            </w:r>
          </w:p>
        </w:tc>
        <w:tc>
          <w:tcPr>
            <w:tcW w:w="709" w:type="dxa"/>
            <w:shd w:val="clear" w:color="auto" w:fill="99CCFF"/>
          </w:tcPr>
          <w:p w14:paraId="7554EC41" w14:textId="77777777" w:rsidR="0061295D" w:rsidRPr="000136C4" w:rsidRDefault="00E54509" w:rsidP="0061295D">
            <w:pPr>
              <w:pStyle w:val="TabelleGross"/>
              <w:rPr>
                <w:b/>
                <w:lang w:val="en-GB"/>
              </w:rPr>
            </w:pPr>
            <w:r w:rsidRPr="000136C4">
              <w:rPr>
                <w:b/>
                <w:lang w:val="en-GB"/>
              </w:rPr>
              <w:t>M/O</w:t>
            </w:r>
          </w:p>
        </w:tc>
      </w:tr>
      <w:tr w:rsidR="0061295D" w:rsidRPr="000136C4" w14:paraId="2971CB90" w14:textId="77777777" w:rsidTr="005647F2">
        <w:trPr>
          <w:cantSplit/>
        </w:trPr>
        <w:tc>
          <w:tcPr>
            <w:tcW w:w="1134" w:type="dxa"/>
          </w:tcPr>
          <w:p w14:paraId="36F0697C" w14:textId="77777777" w:rsidR="0061295D" w:rsidRPr="000136C4" w:rsidRDefault="00814749" w:rsidP="0061295D">
            <w:pPr>
              <w:pStyle w:val="TabelleGross"/>
              <w:rPr>
                <w:lang w:val="en-GB"/>
              </w:rPr>
            </w:pPr>
            <w:r w:rsidRPr="000136C4">
              <w:rPr>
                <w:lang w:val="en-GB"/>
              </w:rPr>
              <w:t>G</w:t>
            </w:r>
            <w:r w:rsidR="00B75217" w:rsidRPr="000136C4">
              <w:rPr>
                <w:lang w:val="en-GB"/>
              </w:rPr>
              <w:t>_3.2-1</w:t>
            </w:r>
          </w:p>
        </w:tc>
        <w:tc>
          <w:tcPr>
            <w:tcW w:w="7371" w:type="dxa"/>
          </w:tcPr>
          <w:p w14:paraId="400B990E" w14:textId="77777777" w:rsidR="0061295D" w:rsidRPr="000136C4" w:rsidRDefault="00814749" w:rsidP="007C6E6F">
            <w:pPr>
              <w:pStyle w:val="TabelleGross"/>
              <w:rPr>
                <w:lang w:val="en-GB"/>
              </w:rPr>
            </w:pPr>
            <w:r w:rsidRPr="000136C4">
              <w:rPr>
                <w:spacing w:val="-1"/>
                <w:szCs w:val="24"/>
                <w:lang w:val="en-GB"/>
              </w:rPr>
              <w:t>A rel</w:t>
            </w:r>
            <w:r w:rsidRPr="000136C4">
              <w:rPr>
                <w:szCs w:val="24"/>
                <w:lang w:val="en-GB"/>
              </w:rPr>
              <w:t>a</w:t>
            </w:r>
            <w:r w:rsidRPr="000136C4">
              <w:rPr>
                <w:spacing w:val="2"/>
                <w:szCs w:val="24"/>
                <w:lang w:val="en-GB"/>
              </w:rPr>
              <w:t>t</w:t>
            </w:r>
            <w:r w:rsidRPr="000136C4">
              <w:rPr>
                <w:spacing w:val="-1"/>
                <w:szCs w:val="24"/>
                <w:lang w:val="en-GB"/>
              </w:rPr>
              <w:t>i</w:t>
            </w:r>
            <w:r w:rsidRPr="000136C4">
              <w:rPr>
                <w:szCs w:val="24"/>
                <w:lang w:val="en-GB"/>
              </w:rPr>
              <w:t>o</w:t>
            </w:r>
            <w:r w:rsidRPr="000136C4">
              <w:rPr>
                <w:spacing w:val="1"/>
                <w:szCs w:val="24"/>
                <w:lang w:val="en-GB"/>
              </w:rPr>
              <w:t>n</w:t>
            </w:r>
            <w:r w:rsidRPr="000136C4">
              <w:rPr>
                <w:szCs w:val="24"/>
                <w:lang w:val="en-GB"/>
              </w:rPr>
              <w:t>a</w:t>
            </w:r>
            <w:r w:rsidRPr="000136C4">
              <w:rPr>
                <w:spacing w:val="1"/>
                <w:szCs w:val="24"/>
                <w:lang w:val="en-GB"/>
              </w:rPr>
              <w:t xml:space="preserve">l database is archived in a single </w:t>
            </w:r>
            <w:r w:rsidRPr="000136C4">
              <w:rPr>
                <w:spacing w:val="-1"/>
                <w:szCs w:val="24"/>
                <w:lang w:val="en-GB"/>
              </w:rPr>
              <w:t>S</w:t>
            </w:r>
            <w:r w:rsidRPr="000136C4">
              <w:rPr>
                <w:spacing w:val="2"/>
                <w:szCs w:val="24"/>
                <w:lang w:val="en-GB"/>
              </w:rPr>
              <w:t>I</w:t>
            </w:r>
            <w:r w:rsidRPr="000136C4">
              <w:rPr>
                <w:spacing w:val="1"/>
                <w:szCs w:val="24"/>
                <w:lang w:val="en-GB"/>
              </w:rPr>
              <w:t>A</w:t>
            </w:r>
            <w:r w:rsidRPr="000136C4">
              <w:rPr>
                <w:szCs w:val="24"/>
                <w:lang w:val="en-GB"/>
              </w:rPr>
              <w:t>R</w:t>
            </w:r>
            <w:r w:rsidRPr="000136C4">
              <w:rPr>
                <w:spacing w:val="2"/>
                <w:szCs w:val="24"/>
                <w:lang w:val="en-GB"/>
              </w:rPr>
              <w:t>D file</w:t>
            </w:r>
            <w:r w:rsidR="00B75217" w:rsidRPr="000136C4">
              <w:rPr>
                <w:lang w:val="en-GB"/>
              </w:rPr>
              <w:t>.</w:t>
            </w:r>
          </w:p>
        </w:tc>
        <w:tc>
          <w:tcPr>
            <w:tcW w:w="709" w:type="dxa"/>
          </w:tcPr>
          <w:p w14:paraId="17FB9437" w14:textId="77777777" w:rsidR="0061295D" w:rsidRPr="000136C4" w:rsidRDefault="00B75217" w:rsidP="0061295D">
            <w:pPr>
              <w:pStyle w:val="TabelleGross"/>
              <w:rPr>
                <w:lang w:val="en-GB"/>
              </w:rPr>
            </w:pPr>
            <w:r w:rsidRPr="000136C4">
              <w:rPr>
                <w:lang w:val="en-GB"/>
              </w:rPr>
              <w:t>M</w:t>
            </w:r>
          </w:p>
        </w:tc>
      </w:tr>
      <w:tr w:rsidR="00251DAE" w:rsidRPr="000136C4" w14:paraId="3AA3B412" w14:textId="77777777" w:rsidTr="005647F2">
        <w:trPr>
          <w:cantSplit/>
        </w:trPr>
        <w:tc>
          <w:tcPr>
            <w:tcW w:w="1134" w:type="dxa"/>
          </w:tcPr>
          <w:p w14:paraId="0D9B1507" w14:textId="77777777" w:rsidR="00251DAE" w:rsidRPr="000136C4" w:rsidRDefault="00814749" w:rsidP="0061295D">
            <w:pPr>
              <w:pStyle w:val="TabelleGross"/>
              <w:rPr>
                <w:lang w:val="en-GB"/>
              </w:rPr>
            </w:pPr>
            <w:r w:rsidRPr="000136C4">
              <w:rPr>
                <w:lang w:val="en-GB"/>
              </w:rPr>
              <w:t>G</w:t>
            </w:r>
            <w:r w:rsidR="00251DAE" w:rsidRPr="000136C4">
              <w:rPr>
                <w:lang w:val="en-GB"/>
              </w:rPr>
              <w:t>_3.2-2</w:t>
            </w:r>
          </w:p>
        </w:tc>
        <w:tc>
          <w:tcPr>
            <w:tcW w:w="7371" w:type="dxa"/>
          </w:tcPr>
          <w:p w14:paraId="11826C7C" w14:textId="77777777" w:rsidR="00251DAE" w:rsidRPr="000136C4" w:rsidRDefault="00814749" w:rsidP="00164633">
            <w:pPr>
              <w:pStyle w:val="TabelleGross"/>
              <w:rPr>
                <w:lang w:val="en-GB"/>
              </w:rPr>
            </w:pPr>
            <w:r w:rsidRPr="000136C4">
              <w:rPr>
                <w:szCs w:val="24"/>
                <w:lang w:val="en-GB"/>
              </w:rPr>
              <w:t>The primary data in a relational database are completely archived in a SIARD file.</w:t>
            </w:r>
            <w:r w:rsidRPr="000136C4">
              <w:rPr>
                <w:spacing w:val="-7"/>
                <w:szCs w:val="24"/>
                <w:lang w:val="en-GB"/>
              </w:rPr>
              <w:t xml:space="preserve"> </w:t>
            </w:r>
            <w:r w:rsidRPr="000136C4">
              <w:rPr>
                <w:szCs w:val="24"/>
                <w:lang w:val="en-GB"/>
              </w:rPr>
              <w:t xml:space="preserve">This means that each </w:t>
            </w:r>
            <w:r w:rsidRPr="000136C4">
              <w:rPr>
                <w:spacing w:val="1"/>
                <w:szCs w:val="24"/>
                <w:lang w:val="en-GB"/>
              </w:rPr>
              <w:t>S</w:t>
            </w:r>
            <w:r w:rsidRPr="000136C4">
              <w:rPr>
                <w:spacing w:val="-1"/>
                <w:szCs w:val="24"/>
                <w:lang w:val="en-GB"/>
              </w:rPr>
              <w:t>E</w:t>
            </w:r>
            <w:r w:rsidRPr="000136C4">
              <w:rPr>
                <w:spacing w:val="2"/>
                <w:szCs w:val="24"/>
                <w:lang w:val="en-GB"/>
              </w:rPr>
              <w:t>L</w:t>
            </w:r>
            <w:r w:rsidRPr="000136C4">
              <w:rPr>
                <w:spacing w:val="-1"/>
                <w:szCs w:val="24"/>
                <w:lang w:val="en-GB"/>
              </w:rPr>
              <w:t>E</w:t>
            </w:r>
            <w:r w:rsidRPr="000136C4">
              <w:rPr>
                <w:spacing w:val="2"/>
                <w:szCs w:val="24"/>
                <w:lang w:val="en-GB"/>
              </w:rPr>
              <w:t>C</w:t>
            </w:r>
            <w:r w:rsidRPr="000136C4">
              <w:rPr>
                <w:spacing w:val="7"/>
                <w:szCs w:val="24"/>
                <w:lang w:val="en-GB"/>
              </w:rPr>
              <w:t xml:space="preserve">T </w:t>
            </w:r>
            <w:r w:rsidR="00164633">
              <w:rPr>
                <w:spacing w:val="7"/>
                <w:szCs w:val="24"/>
                <w:lang w:val="en-GB"/>
              </w:rPr>
              <w:t>query</w:t>
            </w:r>
            <w:r w:rsidRPr="000136C4">
              <w:rPr>
                <w:spacing w:val="7"/>
                <w:szCs w:val="24"/>
                <w:lang w:val="en-GB"/>
              </w:rPr>
              <w:t xml:space="preserve"> directed to the original and the a</w:t>
            </w:r>
            <w:r w:rsidRPr="000136C4">
              <w:rPr>
                <w:spacing w:val="7"/>
                <w:szCs w:val="24"/>
                <w:lang w:val="en-GB"/>
              </w:rPr>
              <w:t>r</w:t>
            </w:r>
            <w:r w:rsidRPr="000136C4">
              <w:rPr>
                <w:spacing w:val="7"/>
                <w:szCs w:val="24"/>
                <w:lang w:val="en-GB"/>
              </w:rPr>
              <w:t>chived data yields the same results</w:t>
            </w:r>
            <w:r w:rsidR="00164633">
              <w:rPr>
                <w:rStyle w:val="Funotenzeichen"/>
                <w:spacing w:val="7"/>
                <w:szCs w:val="24"/>
                <w:lang w:val="en-GB"/>
              </w:rPr>
              <w:footnoteReference w:id="7"/>
            </w:r>
            <w:r w:rsidR="00251DAE" w:rsidRPr="000136C4">
              <w:rPr>
                <w:lang w:val="en-GB"/>
              </w:rPr>
              <w:t>.</w:t>
            </w:r>
          </w:p>
        </w:tc>
        <w:tc>
          <w:tcPr>
            <w:tcW w:w="709" w:type="dxa"/>
          </w:tcPr>
          <w:p w14:paraId="53889AB3" w14:textId="77777777" w:rsidR="00251DAE" w:rsidRPr="000136C4" w:rsidRDefault="00251DAE" w:rsidP="0061295D">
            <w:pPr>
              <w:pStyle w:val="TabelleGross"/>
              <w:rPr>
                <w:lang w:val="en-GB"/>
              </w:rPr>
            </w:pPr>
            <w:r w:rsidRPr="000136C4">
              <w:rPr>
                <w:lang w:val="en-GB"/>
              </w:rPr>
              <w:t>M</w:t>
            </w:r>
          </w:p>
        </w:tc>
      </w:tr>
    </w:tbl>
    <w:p w14:paraId="353FF7B9" w14:textId="77777777" w:rsidR="005524D2" w:rsidRPr="000136C4" w:rsidRDefault="005524D2" w:rsidP="005524D2">
      <w:pPr>
        <w:rPr>
          <w:rFonts w:cs="Arial"/>
          <w:lang w:val="en-GB"/>
        </w:rPr>
      </w:pPr>
    </w:p>
    <w:p w14:paraId="720F3E3C" w14:textId="77777777" w:rsidR="005524D2" w:rsidRPr="000136C4" w:rsidRDefault="00814749" w:rsidP="005524D2">
      <w:pPr>
        <w:pStyle w:val="berschrift2"/>
        <w:tabs>
          <w:tab w:val="clear" w:pos="680"/>
          <w:tab w:val="num" w:pos="851"/>
        </w:tabs>
        <w:spacing w:before="240" w:after="120" w:line="260" w:lineRule="atLeast"/>
        <w:ind w:left="851" w:hanging="851"/>
        <w:jc w:val="both"/>
        <w:rPr>
          <w:rFonts w:cs="Arial"/>
          <w:lang w:val="en-GB"/>
        </w:rPr>
      </w:pPr>
      <w:bookmarkStart w:id="51" w:name="_Toc423960713"/>
      <w:r w:rsidRPr="000136C4">
        <w:rPr>
          <w:rFonts w:cs="Arial"/>
          <w:lang w:val="en-GB"/>
        </w:rPr>
        <w:t>Character sets and characters</w:t>
      </w:r>
      <w:bookmarkEnd w:id="51"/>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134"/>
        <w:gridCol w:w="7371"/>
        <w:gridCol w:w="709"/>
      </w:tblGrid>
      <w:tr w:rsidR="0061295D" w:rsidRPr="000136C4" w14:paraId="466EC187" w14:textId="77777777" w:rsidTr="005647F2">
        <w:trPr>
          <w:cantSplit/>
          <w:tblHeader/>
        </w:trPr>
        <w:tc>
          <w:tcPr>
            <w:tcW w:w="1134" w:type="dxa"/>
            <w:shd w:val="clear" w:color="auto" w:fill="99CCFF"/>
          </w:tcPr>
          <w:p w14:paraId="4DD36F52" w14:textId="77777777" w:rsidR="0061295D" w:rsidRPr="000136C4" w:rsidRDefault="0061295D" w:rsidP="0061295D">
            <w:pPr>
              <w:pStyle w:val="TabelleGross"/>
              <w:rPr>
                <w:b/>
                <w:lang w:val="en-GB"/>
              </w:rPr>
            </w:pPr>
            <w:r w:rsidRPr="000136C4">
              <w:rPr>
                <w:b/>
                <w:lang w:val="en-GB"/>
              </w:rPr>
              <w:t>ID</w:t>
            </w:r>
          </w:p>
        </w:tc>
        <w:tc>
          <w:tcPr>
            <w:tcW w:w="7371" w:type="dxa"/>
            <w:shd w:val="clear" w:color="auto" w:fill="99CCFF"/>
          </w:tcPr>
          <w:p w14:paraId="43626971" w14:textId="77777777" w:rsidR="0061295D" w:rsidRPr="000136C4" w:rsidRDefault="00E54509" w:rsidP="0061295D">
            <w:pPr>
              <w:pStyle w:val="TabelleGross"/>
              <w:rPr>
                <w:b/>
                <w:lang w:val="en-GB"/>
              </w:rPr>
            </w:pPr>
            <w:r w:rsidRPr="000136C4">
              <w:rPr>
                <w:b/>
                <w:lang w:val="en-GB"/>
              </w:rPr>
              <w:t>Description of requirement</w:t>
            </w:r>
          </w:p>
        </w:tc>
        <w:tc>
          <w:tcPr>
            <w:tcW w:w="709" w:type="dxa"/>
            <w:shd w:val="clear" w:color="auto" w:fill="99CCFF"/>
          </w:tcPr>
          <w:p w14:paraId="3173E6EC" w14:textId="77777777" w:rsidR="0061295D" w:rsidRPr="000136C4" w:rsidRDefault="00E54509" w:rsidP="0061295D">
            <w:pPr>
              <w:pStyle w:val="TabelleGross"/>
              <w:rPr>
                <w:b/>
                <w:lang w:val="en-GB"/>
              </w:rPr>
            </w:pPr>
            <w:r w:rsidRPr="000136C4">
              <w:rPr>
                <w:b/>
                <w:lang w:val="en-GB"/>
              </w:rPr>
              <w:t>M/O</w:t>
            </w:r>
          </w:p>
        </w:tc>
      </w:tr>
      <w:tr w:rsidR="0061295D" w:rsidRPr="000136C4" w14:paraId="103452F0" w14:textId="77777777" w:rsidTr="005647F2">
        <w:trPr>
          <w:cantSplit/>
        </w:trPr>
        <w:tc>
          <w:tcPr>
            <w:tcW w:w="1134" w:type="dxa"/>
          </w:tcPr>
          <w:p w14:paraId="2203310F" w14:textId="77777777" w:rsidR="0061295D" w:rsidRPr="000136C4" w:rsidRDefault="00814749" w:rsidP="0045146D">
            <w:pPr>
              <w:pStyle w:val="TabelleGross"/>
              <w:rPr>
                <w:lang w:val="en-GB"/>
              </w:rPr>
            </w:pPr>
            <w:r w:rsidRPr="000136C4">
              <w:rPr>
                <w:lang w:val="en-GB"/>
              </w:rPr>
              <w:t>G</w:t>
            </w:r>
            <w:r w:rsidR="0061295D" w:rsidRPr="000136C4">
              <w:rPr>
                <w:lang w:val="en-GB"/>
              </w:rPr>
              <w:t>_3.</w:t>
            </w:r>
            <w:r w:rsidR="0045146D" w:rsidRPr="000136C4">
              <w:rPr>
                <w:lang w:val="en-GB"/>
              </w:rPr>
              <w:t>3</w:t>
            </w:r>
            <w:r w:rsidR="0061295D" w:rsidRPr="000136C4">
              <w:rPr>
                <w:lang w:val="en-GB"/>
              </w:rPr>
              <w:t>-1</w:t>
            </w:r>
          </w:p>
        </w:tc>
        <w:tc>
          <w:tcPr>
            <w:tcW w:w="7371" w:type="dxa"/>
          </w:tcPr>
          <w:p w14:paraId="6F7DDE32" w14:textId="1969B9A6" w:rsidR="0061295D" w:rsidRPr="000136C4" w:rsidRDefault="00C30DB7" w:rsidP="00791206">
            <w:pPr>
              <w:pStyle w:val="TabelleGross"/>
              <w:rPr>
                <w:lang w:val="en-GB"/>
              </w:rPr>
            </w:pPr>
            <w:r>
              <w:rPr>
                <w:spacing w:val="1"/>
                <w:szCs w:val="24"/>
                <w:lang w:val="en-GB"/>
              </w:rPr>
              <w:t>A</w:t>
            </w:r>
            <w:r w:rsidR="00814749" w:rsidRPr="000136C4">
              <w:rPr>
                <w:spacing w:val="1"/>
                <w:szCs w:val="24"/>
                <w:lang w:val="en-GB"/>
              </w:rPr>
              <w:t xml:space="preserve">ll the data are stored in the Unicode character set in accordance </w:t>
            </w:r>
            <w:r w:rsidR="00814749" w:rsidRPr="000136C4">
              <w:rPr>
                <w:szCs w:val="24"/>
                <w:lang w:val="en-GB"/>
              </w:rPr>
              <w:t>with</w:t>
            </w:r>
            <w:r w:rsidR="00814749" w:rsidRPr="000136C4">
              <w:rPr>
                <w:spacing w:val="-6"/>
                <w:szCs w:val="24"/>
                <w:lang w:val="en-GB"/>
              </w:rPr>
              <w:t xml:space="preserve"> </w:t>
            </w:r>
            <w:r w:rsidR="00814749" w:rsidRPr="000136C4">
              <w:rPr>
                <w:szCs w:val="24"/>
                <w:lang w:val="en-GB"/>
              </w:rPr>
              <w:t>I</w:t>
            </w:r>
            <w:r w:rsidR="00814749" w:rsidRPr="000136C4">
              <w:rPr>
                <w:spacing w:val="-1"/>
                <w:szCs w:val="24"/>
                <w:lang w:val="en-GB"/>
              </w:rPr>
              <w:t>S</w:t>
            </w:r>
            <w:r w:rsidR="00814749" w:rsidRPr="000136C4">
              <w:rPr>
                <w:szCs w:val="24"/>
                <w:lang w:val="en-GB"/>
              </w:rPr>
              <w:t>O</w:t>
            </w:r>
            <w:r w:rsidR="00814749" w:rsidRPr="000136C4">
              <w:rPr>
                <w:spacing w:val="-2"/>
                <w:szCs w:val="24"/>
                <w:lang w:val="en-GB"/>
              </w:rPr>
              <w:t xml:space="preserve"> </w:t>
            </w:r>
            <w:r w:rsidR="00814749" w:rsidRPr="000136C4">
              <w:rPr>
                <w:szCs w:val="24"/>
                <w:lang w:val="en-GB"/>
              </w:rPr>
              <w:t>1</w:t>
            </w:r>
            <w:r w:rsidR="00814749" w:rsidRPr="000136C4">
              <w:rPr>
                <w:spacing w:val="-1"/>
                <w:szCs w:val="24"/>
                <w:lang w:val="en-GB"/>
              </w:rPr>
              <w:t>0</w:t>
            </w:r>
            <w:r w:rsidR="00814749" w:rsidRPr="000136C4">
              <w:rPr>
                <w:spacing w:val="2"/>
                <w:szCs w:val="24"/>
                <w:lang w:val="en-GB"/>
              </w:rPr>
              <w:t>6</w:t>
            </w:r>
            <w:r w:rsidR="00814749" w:rsidRPr="000136C4">
              <w:rPr>
                <w:szCs w:val="24"/>
                <w:lang w:val="en-GB"/>
              </w:rPr>
              <w:t>46</w:t>
            </w:r>
            <w:r w:rsidR="0061295D" w:rsidRPr="000136C4">
              <w:rPr>
                <w:rFonts w:cs="Arial"/>
                <w:lang w:val="en-GB"/>
              </w:rPr>
              <w:t>.</w:t>
            </w:r>
          </w:p>
        </w:tc>
        <w:tc>
          <w:tcPr>
            <w:tcW w:w="709" w:type="dxa"/>
          </w:tcPr>
          <w:p w14:paraId="4AC20486" w14:textId="77777777" w:rsidR="0061295D" w:rsidRPr="000136C4" w:rsidRDefault="0061295D" w:rsidP="0061295D">
            <w:pPr>
              <w:pStyle w:val="TabelleGross"/>
              <w:rPr>
                <w:lang w:val="en-GB"/>
              </w:rPr>
            </w:pPr>
            <w:r w:rsidRPr="000136C4">
              <w:rPr>
                <w:lang w:val="en-GB"/>
              </w:rPr>
              <w:t>M</w:t>
            </w:r>
          </w:p>
        </w:tc>
      </w:tr>
      <w:tr w:rsidR="00C26005" w:rsidRPr="000136C4" w14:paraId="3E847998" w14:textId="77777777" w:rsidTr="005647F2">
        <w:trPr>
          <w:cantSplit/>
        </w:trPr>
        <w:tc>
          <w:tcPr>
            <w:tcW w:w="1134" w:type="dxa"/>
          </w:tcPr>
          <w:p w14:paraId="425E74E3" w14:textId="77777777" w:rsidR="00C26005" w:rsidRPr="000136C4" w:rsidRDefault="00814749" w:rsidP="0045146D">
            <w:pPr>
              <w:pStyle w:val="TabelleGross"/>
              <w:rPr>
                <w:lang w:val="en-GB"/>
              </w:rPr>
            </w:pPr>
            <w:r w:rsidRPr="000136C4">
              <w:rPr>
                <w:lang w:val="en-GB"/>
              </w:rPr>
              <w:t>G</w:t>
            </w:r>
            <w:r w:rsidR="00C26005" w:rsidRPr="000136C4">
              <w:rPr>
                <w:lang w:val="en-GB"/>
              </w:rPr>
              <w:t>_3.</w:t>
            </w:r>
            <w:r w:rsidR="0045146D" w:rsidRPr="000136C4">
              <w:rPr>
                <w:lang w:val="en-GB"/>
              </w:rPr>
              <w:t>3</w:t>
            </w:r>
            <w:r w:rsidR="00C26005" w:rsidRPr="000136C4">
              <w:rPr>
                <w:lang w:val="en-GB"/>
              </w:rPr>
              <w:t>-2</w:t>
            </w:r>
          </w:p>
        </w:tc>
        <w:tc>
          <w:tcPr>
            <w:tcW w:w="7371" w:type="dxa"/>
          </w:tcPr>
          <w:p w14:paraId="3CB70F0B" w14:textId="77777777" w:rsidR="00C26005" w:rsidRPr="000136C4" w:rsidRDefault="00814749" w:rsidP="00C26005">
            <w:pPr>
              <w:pStyle w:val="TabelleGross"/>
              <w:rPr>
                <w:rFonts w:cs="Arial"/>
                <w:lang w:val="en-GB"/>
              </w:rPr>
            </w:pPr>
            <w:r w:rsidRPr="000136C4">
              <w:rPr>
                <w:szCs w:val="24"/>
                <w:lang w:val="en-GB"/>
              </w:rPr>
              <w:t xml:space="preserve">When extracting from databases that support other character sets, mapping to the corresponding Unicode character sets is carried out. </w:t>
            </w:r>
            <w:r w:rsidRPr="000136C4">
              <w:rPr>
                <w:spacing w:val="-1"/>
                <w:szCs w:val="24"/>
                <w:lang w:val="en-GB"/>
              </w:rPr>
              <w:t>For this reason, the n</w:t>
            </w:r>
            <w:r w:rsidRPr="000136C4">
              <w:rPr>
                <w:spacing w:val="-1"/>
                <w:szCs w:val="24"/>
                <w:lang w:val="en-GB"/>
              </w:rPr>
              <w:t>a</w:t>
            </w:r>
            <w:r w:rsidRPr="000136C4">
              <w:rPr>
                <w:spacing w:val="-1"/>
                <w:szCs w:val="24"/>
                <w:lang w:val="en-GB"/>
              </w:rPr>
              <w:t>tional character string types</w:t>
            </w:r>
            <w:r w:rsidRPr="000136C4">
              <w:rPr>
                <w:spacing w:val="-2"/>
                <w:szCs w:val="24"/>
                <w:lang w:val="en-GB"/>
              </w:rPr>
              <w:t xml:space="preserve"> </w:t>
            </w:r>
            <w:r w:rsidRPr="000136C4">
              <w:rPr>
                <w:szCs w:val="24"/>
                <w:lang w:val="en-GB"/>
              </w:rPr>
              <w:t>(N</w:t>
            </w:r>
            <w:r w:rsidRPr="000136C4">
              <w:rPr>
                <w:spacing w:val="3"/>
                <w:szCs w:val="24"/>
                <w:lang w:val="en-GB"/>
              </w:rPr>
              <w:t>C</w:t>
            </w:r>
            <w:r w:rsidRPr="000136C4">
              <w:rPr>
                <w:szCs w:val="24"/>
                <w:lang w:val="en-GB"/>
              </w:rPr>
              <w:t>H</w:t>
            </w:r>
            <w:r w:rsidRPr="000136C4">
              <w:rPr>
                <w:spacing w:val="-1"/>
                <w:szCs w:val="24"/>
                <w:lang w:val="en-GB"/>
              </w:rPr>
              <w:t>A</w:t>
            </w:r>
            <w:r w:rsidRPr="000136C4">
              <w:rPr>
                <w:szCs w:val="24"/>
                <w:lang w:val="en-GB"/>
              </w:rPr>
              <w:t>R, N</w:t>
            </w:r>
            <w:r w:rsidRPr="000136C4">
              <w:rPr>
                <w:spacing w:val="-1"/>
                <w:szCs w:val="24"/>
                <w:lang w:val="en-GB"/>
              </w:rPr>
              <w:t>V</w:t>
            </w:r>
            <w:r w:rsidRPr="000136C4">
              <w:rPr>
                <w:spacing w:val="1"/>
                <w:szCs w:val="24"/>
                <w:lang w:val="en-GB"/>
              </w:rPr>
              <w:t>A</w:t>
            </w:r>
            <w:r w:rsidRPr="000136C4">
              <w:rPr>
                <w:szCs w:val="24"/>
                <w:lang w:val="en-GB"/>
              </w:rPr>
              <w:t>RC</w:t>
            </w:r>
            <w:r w:rsidRPr="000136C4">
              <w:rPr>
                <w:spacing w:val="3"/>
                <w:szCs w:val="24"/>
                <w:lang w:val="en-GB"/>
              </w:rPr>
              <w:t>H</w:t>
            </w:r>
            <w:r w:rsidRPr="000136C4">
              <w:rPr>
                <w:spacing w:val="-1"/>
                <w:szCs w:val="24"/>
                <w:lang w:val="en-GB"/>
              </w:rPr>
              <w:t>A</w:t>
            </w:r>
            <w:r w:rsidRPr="000136C4">
              <w:rPr>
                <w:szCs w:val="24"/>
                <w:lang w:val="en-GB"/>
              </w:rPr>
              <w:t>R,</w:t>
            </w:r>
            <w:r w:rsidRPr="000136C4">
              <w:rPr>
                <w:spacing w:val="-12"/>
                <w:szCs w:val="24"/>
                <w:lang w:val="en-GB"/>
              </w:rPr>
              <w:t xml:space="preserve"> </w:t>
            </w:r>
            <w:r w:rsidRPr="000136C4">
              <w:rPr>
                <w:szCs w:val="24"/>
                <w:lang w:val="en-GB"/>
              </w:rPr>
              <w:t>N</w:t>
            </w:r>
            <w:r w:rsidRPr="000136C4">
              <w:rPr>
                <w:spacing w:val="2"/>
                <w:szCs w:val="24"/>
                <w:lang w:val="en-GB"/>
              </w:rPr>
              <w:t>C</w:t>
            </w:r>
            <w:r w:rsidRPr="000136C4">
              <w:rPr>
                <w:szCs w:val="24"/>
                <w:lang w:val="en-GB"/>
              </w:rPr>
              <w:t>LO</w:t>
            </w:r>
            <w:r w:rsidRPr="000136C4">
              <w:rPr>
                <w:spacing w:val="-1"/>
                <w:szCs w:val="24"/>
                <w:lang w:val="en-GB"/>
              </w:rPr>
              <w:t>B</w:t>
            </w:r>
            <w:r w:rsidRPr="000136C4">
              <w:rPr>
                <w:szCs w:val="24"/>
                <w:lang w:val="en-GB"/>
              </w:rPr>
              <w:t>)</w:t>
            </w:r>
            <w:r w:rsidRPr="000136C4">
              <w:rPr>
                <w:spacing w:val="-8"/>
                <w:szCs w:val="24"/>
                <w:lang w:val="en-GB"/>
              </w:rPr>
              <w:t xml:space="preserve"> </w:t>
            </w:r>
            <w:r w:rsidRPr="000136C4">
              <w:rPr>
                <w:spacing w:val="2"/>
                <w:szCs w:val="24"/>
                <w:lang w:val="en-GB"/>
              </w:rPr>
              <w:t>from the database product must generally be translated into non-national types (</w:t>
            </w:r>
            <w:r w:rsidRPr="000136C4">
              <w:rPr>
                <w:szCs w:val="24"/>
                <w:lang w:val="en-GB"/>
              </w:rPr>
              <w:t>CHAR,</w:t>
            </w:r>
            <w:r w:rsidRPr="000136C4">
              <w:rPr>
                <w:spacing w:val="-6"/>
                <w:szCs w:val="24"/>
                <w:lang w:val="en-GB"/>
              </w:rPr>
              <w:t xml:space="preserve"> </w:t>
            </w:r>
            <w:r w:rsidRPr="000136C4">
              <w:rPr>
                <w:spacing w:val="-1"/>
                <w:szCs w:val="24"/>
                <w:lang w:val="en-GB"/>
              </w:rPr>
              <w:t>V</w:t>
            </w:r>
            <w:r w:rsidRPr="000136C4">
              <w:rPr>
                <w:spacing w:val="1"/>
                <w:szCs w:val="24"/>
                <w:lang w:val="en-GB"/>
              </w:rPr>
              <w:t>A</w:t>
            </w:r>
            <w:r w:rsidRPr="000136C4">
              <w:rPr>
                <w:szCs w:val="24"/>
                <w:lang w:val="en-GB"/>
              </w:rPr>
              <w:t>RC</w:t>
            </w:r>
            <w:r w:rsidRPr="000136C4">
              <w:rPr>
                <w:spacing w:val="3"/>
                <w:szCs w:val="24"/>
                <w:lang w:val="en-GB"/>
              </w:rPr>
              <w:t>H</w:t>
            </w:r>
            <w:r w:rsidRPr="000136C4">
              <w:rPr>
                <w:spacing w:val="-1"/>
                <w:szCs w:val="24"/>
                <w:lang w:val="en-GB"/>
              </w:rPr>
              <w:t>A</w:t>
            </w:r>
            <w:r w:rsidRPr="000136C4">
              <w:rPr>
                <w:szCs w:val="24"/>
                <w:lang w:val="en-GB"/>
              </w:rPr>
              <w:t>R</w:t>
            </w:r>
            <w:r w:rsidRPr="000136C4">
              <w:rPr>
                <w:spacing w:val="-10"/>
                <w:szCs w:val="24"/>
                <w:lang w:val="en-GB"/>
              </w:rPr>
              <w:t xml:space="preserve"> </w:t>
            </w:r>
            <w:r w:rsidRPr="000136C4">
              <w:rPr>
                <w:spacing w:val="2"/>
                <w:szCs w:val="24"/>
                <w:lang w:val="en-GB"/>
              </w:rPr>
              <w:t>or</w:t>
            </w:r>
            <w:r w:rsidRPr="000136C4">
              <w:rPr>
                <w:spacing w:val="-2"/>
                <w:szCs w:val="24"/>
                <w:lang w:val="en-GB"/>
              </w:rPr>
              <w:t xml:space="preserve"> </w:t>
            </w:r>
            <w:r w:rsidRPr="000136C4">
              <w:rPr>
                <w:spacing w:val="2"/>
                <w:szCs w:val="24"/>
                <w:lang w:val="en-GB"/>
              </w:rPr>
              <w:t>C</w:t>
            </w:r>
            <w:r w:rsidRPr="000136C4">
              <w:rPr>
                <w:szCs w:val="24"/>
                <w:lang w:val="en-GB"/>
              </w:rPr>
              <w:t>LO</w:t>
            </w:r>
            <w:r w:rsidRPr="000136C4">
              <w:rPr>
                <w:spacing w:val="-1"/>
                <w:szCs w:val="24"/>
                <w:lang w:val="en-GB"/>
              </w:rPr>
              <w:t>B</w:t>
            </w:r>
            <w:r w:rsidRPr="000136C4">
              <w:rPr>
                <w:szCs w:val="24"/>
                <w:lang w:val="en-GB"/>
              </w:rPr>
              <w:t>).</w:t>
            </w:r>
          </w:p>
          <w:p w14:paraId="55C8E605" w14:textId="77777777" w:rsidR="00C26005" w:rsidRPr="000136C4" w:rsidRDefault="00814749" w:rsidP="00551191">
            <w:pPr>
              <w:pStyle w:val="TabelleGross"/>
              <w:rPr>
                <w:rFonts w:cs="Arial"/>
                <w:lang w:val="en-GB"/>
              </w:rPr>
            </w:pPr>
            <w:r w:rsidRPr="000136C4">
              <w:rPr>
                <w:szCs w:val="24"/>
                <w:lang w:val="en-GB"/>
              </w:rPr>
              <w:t>This c</w:t>
            </w:r>
            <w:r w:rsidRPr="000136C4">
              <w:rPr>
                <w:spacing w:val="2"/>
                <w:szCs w:val="24"/>
                <w:lang w:val="en-GB"/>
              </w:rPr>
              <w:t>o</w:t>
            </w:r>
            <w:r w:rsidRPr="000136C4">
              <w:rPr>
                <w:szCs w:val="24"/>
                <w:lang w:val="en-GB"/>
              </w:rPr>
              <w:t>n</w:t>
            </w:r>
            <w:r w:rsidRPr="000136C4">
              <w:rPr>
                <w:spacing w:val="1"/>
                <w:szCs w:val="24"/>
                <w:lang w:val="en-GB"/>
              </w:rPr>
              <w:t>v</w:t>
            </w:r>
            <w:r w:rsidRPr="000136C4">
              <w:rPr>
                <w:szCs w:val="24"/>
                <w:lang w:val="en-GB"/>
              </w:rPr>
              <w:t>e</w:t>
            </w:r>
            <w:r w:rsidRPr="000136C4">
              <w:rPr>
                <w:spacing w:val="-1"/>
                <w:szCs w:val="24"/>
                <w:lang w:val="en-GB"/>
              </w:rPr>
              <w:t>n</w:t>
            </w:r>
            <w:r w:rsidRPr="000136C4">
              <w:rPr>
                <w:spacing w:val="2"/>
                <w:szCs w:val="24"/>
                <w:lang w:val="en-GB"/>
              </w:rPr>
              <w:t>t</w:t>
            </w:r>
            <w:r w:rsidRPr="000136C4">
              <w:rPr>
                <w:spacing w:val="-1"/>
                <w:szCs w:val="24"/>
                <w:lang w:val="en-GB"/>
              </w:rPr>
              <w:t>i</w:t>
            </w:r>
            <w:r w:rsidRPr="000136C4">
              <w:rPr>
                <w:szCs w:val="24"/>
                <w:lang w:val="en-GB"/>
              </w:rPr>
              <w:t>on</w:t>
            </w:r>
            <w:r w:rsidRPr="000136C4">
              <w:rPr>
                <w:spacing w:val="-9"/>
                <w:szCs w:val="24"/>
                <w:lang w:val="en-GB"/>
              </w:rPr>
              <w:t xml:space="preserve"> is supported by </w:t>
            </w:r>
            <w:r w:rsidRPr="000136C4">
              <w:rPr>
                <w:spacing w:val="1"/>
                <w:szCs w:val="24"/>
                <w:lang w:val="en-GB"/>
              </w:rPr>
              <w:t>X</w:t>
            </w:r>
            <w:r w:rsidRPr="000136C4">
              <w:rPr>
                <w:szCs w:val="24"/>
                <w:lang w:val="en-GB"/>
              </w:rPr>
              <w:t xml:space="preserve">ML, irrespective of whether an </w:t>
            </w:r>
            <w:r w:rsidRPr="000136C4">
              <w:rPr>
                <w:spacing w:val="1"/>
                <w:szCs w:val="24"/>
                <w:lang w:val="en-GB"/>
              </w:rPr>
              <w:t>X</w:t>
            </w:r>
            <w:r w:rsidRPr="000136C4">
              <w:rPr>
                <w:spacing w:val="2"/>
                <w:szCs w:val="24"/>
                <w:lang w:val="en-GB"/>
              </w:rPr>
              <w:t>M</w:t>
            </w:r>
            <w:r w:rsidRPr="000136C4">
              <w:rPr>
                <w:spacing w:val="7"/>
                <w:szCs w:val="24"/>
                <w:lang w:val="en-GB"/>
              </w:rPr>
              <w:t>L file is stored in U</w:t>
            </w:r>
            <w:r w:rsidRPr="000136C4">
              <w:rPr>
                <w:spacing w:val="3"/>
                <w:szCs w:val="24"/>
                <w:lang w:val="en-GB"/>
              </w:rPr>
              <w:t>T</w:t>
            </w:r>
            <w:r w:rsidRPr="000136C4">
              <w:rPr>
                <w:spacing w:val="2"/>
                <w:szCs w:val="24"/>
                <w:lang w:val="en-GB"/>
              </w:rPr>
              <w:t>F</w:t>
            </w:r>
            <w:r w:rsidRPr="000136C4">
              <w:rPr>
                <w:spacing w:val="1"/>
                <w:szCs w:val="24"/>
                <w:lang w:val="en-GB"/>
              </w:rPr>
              <w:t>-</w:t>
            </w:r>
            <w:r w:rsidRPr="000136C4">
              <w:rPr>
                <w:szCs w:val="24"/>
                <w:lang w:val="en-GB"/>
              </w:rPr>
              <w:t>8</w:t>
            </w:r>
            <w:r w:rsidRPr="000136C4">
              <w:rPr>
                <w:spacing w:val="-6"/>
                <w:szCs w:val="24"/>
                <w:lang w:val="en-GB"/>
              </w:rPr>
              <w:t xml:space="preserve"> f</w:t>
            </w:r>
            <w:r w:rsidRPr="000136C4">
              <w:rPr>
                <w:szCs w:val="24"/>
                <w:lang w:val="en-GB"/>
              </w:rPr>
              <w:t>o</w:t>
            </w:r>
            <w:r w:rsidRPr="000136C4">
              <w:rPr>
                <w:spacing w:val="-2"/>
                <w:szCs w:val="24"/>
                <w:lang w:val="en-GB"/>
              </w:rPr>
              <w:t>r</w:t>
            </w:r>
            <w:r w:rsidRPr="000136C4">
              <w:rPr>
                <w:spacing w:val="5"/>
                <w:szCs w:val="24"/>
                <w:lang w:val="en-GB"/>
              </w:rPr>
              <w:t>m</w:t>
            </w:r>
            <w:r w:rsidRPr="000136C4">
              <w:rPr>
                <w:szCs w:val="24"/>
                <w:lang w:val="en-GB"/>
              </w:rPr>
              <w:t>at</w:t>
            </w:r>
            <w:r w:rsidRPr="000136C4">
              <w:rPr>
                <w:spacing w:val="-7"/>
                <w:szCs w:val="24"/>
                <w:lang w:val="en-GB"/>
              </w:rPr>
              <w:t xml:space="preserve"> </w:t>
            </w:r>
            <w:r w:rsidRPr="000136C4">
              <w:rPr>
                <w:szCs w:val="24"/>
                <w:lang w:val="en-GB"/>
              </w:rPr>
              <w:t>or</w:t>
            </w:r>
            <w:r w:rsidRPr="000136C4">
              <w:rPr>
                <w:spacing w:val="-4"/>
                <w:szCs w:val="24"/>
                <w:lang w:val="en-GB"/>
              </w:rPr>
              <w:t xml:space="preserve"> in</w:t>
            </w:r>
            <w:r w:rsidRPr="000136C4">
              <w:rPr>
                <w:spacing w:val="2"/>
                <w:szCs w:val="24"/>
                <w:lang w:val="en-GB"/>
              </w:rPr>
              <w:t xml:space="preserve"> </w:t>
            </w:r>
            <w:r w:rsidRPr="000136C4">
              <w:rPr>
                <w:spacing w:val="-2"/>
                <w:szCs w:val="24"/>
                <w:lang w:val="en-GB"/>
              </w:rPr>
              <w:t>U</w:t>
            </w:r>
            <w:r w:rsidRPr="000136C4">
              <w:rPr>
                <w:spacing w:val="3"/>
                <w:szCs w:val="24"/>
                <w:lang w:val="en-GB"/>
              </w:rPr>
              <w:t>T</w:t>
            </w:r>
            <w:r w:rsidRPr="000136C4">
              <w:rPr>
                <w:spacing w:val="1"/>
                <w:szCs w:val="24"/>
                <w:lang w:val="en-GB"/>
              </w:rPr>
              <w:t>F-</w:t>
            </w:r>
            <w:r w:rsidRPr="000136C4">
              <w:rPr>
                <w:szCs w:val="24"/>
                <w:lang w:val="en-GB"/>
              </w:rPr>
              <w:t>16 fo</w:t>
            </w:r>
            <w:r w:rsidRPr="000136C4">
              <w:rPr>
                <w:spacing w:val="-2"/>
                <w:szCs w:val="24"/>
                <w:lang w:val="en-GB"/>
              </w:rPr>
              <w:t>r</w:t>
            </w:r>
            <w:r w:rsidRPr="000136C4">
              <w:rPr>
                <w:spacing w:val="4"/>
                <w:szCs w:val="24"/>
                <w:lang w:val="en-GB"/>
              </w:rPr>
              <w:t>m</w:t>
            </w:r>
            <w:r w:rsidRPr="000136C4">
              <w:rPr>
                <w:szCs w:val="24"/>
                <w:lang w:val="en-GB"/>
              </w:rPr>
              <w:t>at</w:t>
            </w:r>
            <w:r w:rsidR="00C26005" w:rsidRPr="000136C4">
              <w:rPr>
                <w:rFonts w:cs="Arial"/>
                <w:lang w:val="en-GB"/>
              </w:rPr>
              <w:t>.</w:t>
            </w:r>
          </w:p>
        </w:tc>
        <w:tc>
          <w:tcPr>
            <w:tcW w:w="709" w:type="dxa"/>
          </w:tcPr>
          <w:p w14:paraId="172D4388" w14:textId="77777777" w:rsidR="00C26005" w:rsidRPr="000136C4" w:rsidRDefault="00C26005" w:rsidP="00C26005">
            <w:pPr>
              <w:pStyle w:val="TabelleGross"/>
              <w:rPr>
                <w:lang w:val="en-GB"/>
              </w:rPr>
            </w:pPr>
            <w:r w:rsidRPr="000136C4">
              <w:rPr>
                <w:lang w:val="en-GB"/>
              </w:rPr>
              <w:t>M</w:t>
            </w:r>
          </w:p>
        </w:tc>
      </w:tr>
      <w:tr w:rsidR="00C26005" w:rsidRPr="000136C4" w14:paraId="73E680FA" w14:textId="77777777" w:rsidTr="005647F2">
        <w:trPr>
          <w:cantSplit/>
        </w:trPr>
        <w:tc>
          <w:tcPr>
            <w:tcW w:w="1134" w:type="dxa"/>
          </w:tcPr>
          <w:p w14:paraId="7B39971A" w14:textId="77777777" w:rsidR="00C26005" w:rsidRPr="000136C4" w:rsidRDefault="00814749" w:rsidP="0045146D">
            <w:pPr>
              <w:pStyle w:val="TabelleGross"/>
              <w:rPr>
                <w:lang w:val="en-GB"/>
              </w:rPr>
            </w:pPr>
            <w:r w:rsidRPr="000136C4">
              <w:rPr>
                <w:lang w:val="en-GB"/>
              </w:rPr>
              <w:t>G</w:t>
            </w:r>
            <w:r w:rsidR="00C26005" w:rsidRPr="000136C4">
              <w:rPr>
                <w:lang w:val="en-GB"/>
              </w:rPr>
              <w:t>_3.</w:t>
            </w:r>
            <w:r w:rsidR="0045146D" w:rsidRPr="000136C4">
              <w:rPr>
                <w:lang w:val="en-GB"/>
              </w:rPr>
              <w:t>3</w:t>
            </w:r>
            <w:r w:rsidR="00C26005" w:rsidRPr="000136C4">
              <w:rPr>
                <w:lang w:val="en-GB"/>
              </w:rPr>
              <w:t>-3</w:t>
            </w:r>
          </w:p>
        </w:tc>
        <w:tc>
          <w:tcPr>
            <w:tcW w:w="7371" w:type="dxa"/>
          </w:tcPr>
          <w:p w14:paraId="6B66CD4F" w14:textId="77777777" w:rsidR="00C26005" w:rsidRPr="000136C4" w:rsidRDefault="00814749" w:rsidP="00C26005">
            <w:pPr>
              <w:pStyle w:val="TabelleGross"/>
              <w:rPr>
                <w:rFonts w:cs="Arial"/>
                <w:lang w:val="en-GB"/>
              </w:rPr>
            </w:pPr>
            <w:r w:rsidRPr="000136C4">
              <w:rPr>
                <w:szCs w:val="24"/>
                <w:lang w:val="en-GB"/>
              </w:rPr>
              <w:t>In</w:t>
            </w:r>
            <w:r w:rsidRPr="000136C4">
              <w:rPr>
                <w:spacing w:val="-3"/>
                <w:szCs w:val="24"/>
                <w:lang w:val="en-GB"/>
              </w:rPr>
              <w:t xml:space="preserve"> </w:t>
            </w:r>
            <w:r w:rsidRPr="000136C4">
              <w:rPr>
                <w:szCs w:val="24"/>
                <w:lang w:val="en-GB"/>
              </w:rPr>
              <w:t>the</w:t>
            </w:r>
            <w:r w:rsidRPr="000136C4">
              <w:rPr>
                <w:spacing w:val="-3"/>
                <w:szCs w:val="24"/>
                <w:lang w:val="en-GB"/>
              </w:rPr>
              <w:t xml:space="preserve"> </w:t>
            </w:r>
            <w:r w:rsidRPr="000136C4">
              <w:rPr>
                <w:spacing w:val="1"/>
                <w:szCs w:val="24"/>
                <w:lang w:val="en-GB"/>
              </w:rPr>
              <w:t>X</w:t>
            </w:r>
            <w:r w:rsidRPr="000136C4">
              <w:rPr>
                <w:szCs w:val="24"/>
                <w:lang w:val="en-GB"/>
              </w:rPr>
              <w:t>ML files in the</w:t>
            </w:r>
            <w:r w:rsidRPr="000136C4">
              <w:rPr>
                <w:spacing w:val="-2"/>
                <w:szCs w:val="24"/>
                <w:lang w:val="en-GB"/>
              </w:rPr>
              <w:t xml:space="preserve"> </w:t>
            </w:r>
            <w:r w:rsidRPr="000136C4">
              <w:rPr>
                <w:spacing w:val="1"/>
                <w:szCs w:val="24"/>
                <w:lang w:val="en-GB"/>
              </w:rPr>
              <w:t>S</w:t>
            </w:r>
            <w:r w:rsidRPr="000136C4">
              <w:rPr>
                <w:spacing w:val="2"/>
                <w:szCs w:val="24"/>
                <w:lang w:val="en-GB"/>
              </w:rPr>
              <w:t>I</w:t>
            </w:r>
            <w:r w:rsidRPr="000136C4">
              <w:rPr>
                <w:spacing w:val="-1"/>
                <w:szCs w:val="24"/>
                <w:lang w:val="en-GB"/>
              </w:rPr>
              <w:t>A</w:t>
            </w:r>
            <w:r w:rsidRPr="000136C4">
              <w:rPr>
                <w:szCs w:val="24"/>
                <w:lang w:val="en-GB"/>
              </w:rPr>
              <w:t>R</w:t>
            </w:r>
            <w:r w:rsidRPr="000136C4">
              <w:rPr>
                <w:spacing w:val="2"/>
                <w:szCs w:val="24"/>
                <w:lang w:val="en-GB"/>
              </w:rPr>
              <w:t>D</w:t>
            </w:r>
            <w:r w:rsidRPr="000136C4">
              <w:rPr>
                <w:spacing w:val="1"/>
                <w:szCs w:val="24"/>
                <w:lang w:val="en-GB"/>
              </w:rPr>
              <w:t xml:space="preserve"> f</w:t>
            </w:r>
            <w:r w:rsidRPr="000136C4">
              <w:rPr>
                <w:szCs w:val="24"/>
                <w:lang w:val="en-GB"/>
              </w:rPr>
              <w:t>or</w:t>
            </w:r>
            <w:r w:rsidRPr="000136C4">
              <w:rPr>
                <w:spacing w:val="5"/>
                <w:szCs w:val="24"/>
                <w:lang w:val="en-GB"/>
              </w:rPr>
              <w:t>m</w:t>
            </w:r>
            <w:r w:rsidRPr="000136C4">
              <w:rPr>
                <w:szCs w:val="24"/>
                <w:lang w:val="en-GB"/>
              </w:rPr>
              <w:t xml:space="preserve">at, all characters that have a special meaning in the </w:t>
            </w:r>
            <w:r w:rsidRPr="000136C4">
              <w:rPr>
                <w:spacing w:val="1"/>
                <w:szCs w:val="24"/>
                <w:lang w:val="en-GB"/>
              </w:rPr>
              <w:t>X</w:t>
            </w:r>
            <w:r w:rsidRPr="000136C4">
              <w:rPr>
                <w:szCs w:val="24"/>
                <w:lang w:val="en-GB"/>
              </w:rPr>
              <w:t>M</w:t>
            </w:r>
            <w:r w:rsidRPr="000136C4">
              <w:rPr>
                <w:spacing w:val="-1"/>
                <w:szCs w:val="24"/>
                <w:lang w:val="en-GB"/>
              </w:rPr>
              <w:t>L sy</w:t>
            </w:r>
            <w:r w:rsidRPr="000136C4">
              <w:rPr>
                <w:spacing w:val="2"/>
                <w:szCs w:val="24"/>
                <w:lang w:val="en-GB"/>
              </w:rPr>
              <w:t>n</w:t>
            </w:r>
            <w:r w:rsidRPr="000136C4">
              <w:rPr>
                <w:szCs w:val="24"/>
                <w:lang w:val="en-GB"/>
              </w:rPr>
              <w:t>tax are replaced by unit references, of the type</w:t>
            </w:r>
            <w:r w:rsidRPr="000136C4">
              <w:rPr>
                <w:spacing w:val="-3"/>
                <w:szCs w:val="24"/>
                <w:lang w:val="en-GB"/>
              </w:rPr>
              <w:t xml:space="preserve"> </w:t>
            </w:r>
            <w:r w:rsidRPr="000136C4">
              <w:rPr>
                <w:szCs w:val="24"/>
                <w:lang w:val="en-GB"/>
              </w:rPr>
              <w:t>x</w:t>
            </w:r>
            <w:r w:rsidRPr="000136C4">
              <w:rPr>
                <w:spacing w:val="1"/>
                <w:szCs w:val="24"/>
                <w:lang w:val="en-GB"/>
              </w:rPr>
              <w:t>s</w:t>
            </w:r>
            <w:r w:rsidRPr="000136C4">
              <w:rPr>
                <w:szCs w:val="24"/>
                <w:lang w:val="en-GB"/>
              </w:rPr>
              <w:t>:</w:t>
            </w:r>
            <w:r w:rsidRPr="000136C4">
              <w:rPr>
                <w:spacing w:val="1"/>
                <w:szCs w:val="24"/>
                <w:lang w:val="en-GB"/>
              </w:rPr>
              <w:t>s</w:t>
            </w:r>
            <w:r w:rsidRPr="000136C4">
              <w:rPr>
                <w:szCs w:val="24"/>
                <w:lang w:val="en-GB"/>
              </w:rPr>
              <w:t>tr</w:t>
            </w:r>
            <w:r w:rsidRPr="000136C4">
              <w:rPr>
                <w:spacing w:val="-1"/>
                <w:szCs w:val="24"/>
                <w:lang w:val="en-GB"/>
              </w:rPr>
              <w:t>i</w:t>
            </w:r>
            <w:r w:rsidRPr="000136C4">
              <w:rPr>
                <w:szCs w:val="24"/>
                <w:lang w:val="en-GB"/>
              </w:rPr>
              <w:t>n</w:t>
            </w:r>
            <w:r w:rsidRPr="000136C4">
              <w:rPr>
                <w:spacing w:val="-1"/>
                <w:szCs w:val="24"/>
                <w:lang w:val="en-GB"/>
              </w:rPr>
              <w:t>g in all fields</w:t>
            </w:r>
            <w:r w:rsidR="00C26005" w:rsidRPr="000136C4">
              <w:rPr>
                <w:rFonts w:cs="Arial"/>
                <w:lang w:val="en-GB"/>
              </w:rPr>
              <w:t>.</w:t>
            </w:r>
          </w:p>
          <w:p w14:paraId="61DF3C1E" w14:textId="77777777" w:rsidR="00C26005" w:rsidRPr="000136C4" w:rsidRDefault="00814749" w:rsidP="00C26005">
            <w:pPr>
              <w:pStyle w:val="TabelleGross"/>
              <w:rPr>
                <w:rFonts w:cs="Arial"/>
                <w:lang w:val="en-GB"/>
              </w:rPr>
            </w:pPr>
            <w:r w:rsidRPr="000136C4">
              <w:rPr>
                <w:szCs w:val="24"/>
                <w:lang w:val="en-GB"/>
              </w:rPr>
              <w:t xml:space="preserve">Additionally, the </w:t>
            </w:r>
            <w:r w:rsidRPr="000136C4">
              <w:rPr>
                <w:spacing w:val="2"/>
                <w:szCs w:val="24"/>
                <w:lang w:val="en-GB"/>
              </w:rPr>
              <w:t>U</w:t>
            </w:r>
            <w:r w:rsidRPr="000136C4">
              <w:rPr>
                <w:szCs w:val="24"/>
                <w:lang w:val="en-GB"/>
              </w:rPr>
              <w:t>n</w:t>
            </w:r>
            <w:r w:rsidRPr="000136C4">
              <w:rPr>
                <w:spacing w:val="-1"/>
                <w:szCs w:val="24"/>
                <w:lang w:val="en-GB"/>
              </w:rPr>
              <w:t>i</w:t>
            </w:r>
            <w:r w:rsidRPr="000136C4">
              <w:rPr>
                <w:spacing w:val="3"/>
                <w:szCs w:val="24"/>
                <w:lang w:val="en-GB"/>
              </w:rPr>
              <w:t>c</w:t>
            </w:r>
            <w:r w:rsidRPr="000136C4">
              <w:rPr>
                <w:szCs w:val="24"/>
                <w:lang w:val="en-GB"/>
              </w:rPr>
              <w:t>o</w:t>
            </w:r>
            <w:r w:rsidRPr="000136C4">
              <w:rPr>
                <w:spacing w:val="-1"/>
                <w:szCs w:val="24"/>
                <w:lang w:val="en-GB"/>
              </w:rPr>
              <w:t>d</w:t>
            </w:r>
            <w:r w:rsidRPr="000136C4">
              <w:rPr>
                <w:spacing w:val="2"/>
                <w:szCs w:val="24"/>
                <w:lang w:val="en-GB"/>
              </w:rPr>
              <w:t>e</w:t>
            </w:r>
            <w:r w:rsidRPr="000136C4">
              <w:rPr>
                <w:spacing w:val="1"/>
                <w:szCs w:val="24"/>
                <w:lang w:val="en-GB"/>
              </w:rPr>
              <w:t xml:space="preserve"> control characters 0-</w:t>
            </w:r>
            <w:r w:rsidRPr="000136C4">
              <w:rPr>
                <w:spacing w:val="2"/>
                <w:szCs w:val="24"/>
                <w:lang w:val="en-GB"/>
              </w:rPr>
              <w:t>3</w:t>
            </w:r>
            <w:r w:rsidRPr="000136C4">
              <w:rPr>
                <w:szCs w:val="24"/>
                <w:lang w:val="en-GB"/>
              </w:rPr>
              <w:t>1</w:t>
            </w:r>
            <w:r w:rsidRPr="000136C4">
              <w:rPr>
                <w:spacing w:val="-4"/>
                <w:szCs w:val="24"/>
                <w:lang w:val="en-GB"/>
              </w:rPr>
              <w:t xml:space="preserve"> a</w:t>
            </w:r>
            <w:r w:rsidRPr="000136C4">
              <w:rPr>
                <w:spacing w:val="2"/>
                <w:szCs w:val="24"/>
                <w:lang w:val="en-GB"/>
              </w:rPr>
              <w:t>n</w:t>
            </w:r>
            <w:r w:rsidRPr="000136C4">
              <w:rPr>
                <w:szCs w:val="24"/>
                <w:lang w:val="en-GB"/>
              </w:rPr>
              <w:t>d</w:t>
            </w:r>
            <w:r w:rsidRPr="000136C4">
              <w:rPr>
                <w:spacing w:val="-3"/>
                <w:szCs w:val="24"/>
                <w:lang w:val="en-GB"/>
              </w:rPr>
              <w:t xml:space="preserve"> </w:t>
            </w:r>
            <w:r w:rsidRPr="000136C4">
              <w:rPr>
                <w:spacing w:val="-1"/>
                <w:szCs w:val="24"/>
                <w:lang w:val="en-GB"/>
              </w:rPr>
              <w:t>1</w:t>
            </w:r>
            <w:r w:rsidRPr="000136C4">
              <w:rPr>
                <w:spacing w:val="2"/>
                <w:szCs w:val="24"/>
                <w:lang w:val="en-GB"/>
              </w:rPr>
              <w:t>2</w:t>
            </w:r>
            <w:r w:rsidRPr="000136C4">
              <w:rPr>
                <w:szCs w:val="24"/>
                <w:lang w:val="en-GB"/>
              </w:rPr>
              <w:t>7</w:t>
            </w:r>
            <w:r w:rsidRPr="000136C4">
              <w:rPr>
                <w:spacing w:val="1"/>
                <w:szCs w:val="24"/>
                <w:lang w:val="en-GB"/>
              </w:rPr>
              <w:t>-</w:t>
            </w:r>
            <w:r w:rsidRPr="000136C4">
              <w:rPr>
                <w:szCs w:val="24"/>
                <w:lang w:val="en-GB"/>
              </w:rPr>
              <w:t>1</w:t>
            </w:r>
            <w:r w:rsidRPr="000136C4">
              <w:rPr>
                <w:spacing w:val="-1"/>
                <w:szCs w:val="24"/>
                <w:lang w:val="en-GB"/>
              </w:rPr>
              <w:t>5</w:t>
            </w:r>
            <w:r w:rsidRPr="000136C4">
              <w:rPr>
                <w:szCs w:val="24"/>
                <w:lang w:val="en-GB"/>
              </w:rPr>
              <w:t>9</w:t>
            </w:r>
            <w:r w:rsidRPr="000136C4">
              <w:rPr>
                <w:spacing w:val="-5"/>
                <w:szCs w:val="24"/>
                <w:lang w:val="en-GB"/>
              </w:rPr>
              <w:t xml:space="preserve"> </w:t>
            </w:r>
            <w:r w:rsidRPr="000136C4">
              <w:rPr>
                <w:spacing w:val="4"/>
                <w:szCs w:val="24"/>
                <w:lang w:val="en-GB"/>
              </w:rPr>
              <w:t xml:space="preserve">are coded using the </w:t>
            </w:r>
            <w:r w:rsidRPr="000136C4">
              <w:rPr>
                <w:spacing w:val="-1"/>
                <w:szCs w:val="24"/>
                <w:lang w:val="en-GB"/>
              </w:rPr>
              <w:t>s</w:t>
            </w:r>
            <w:r w:rsidRPr="000136C4">
              <w:rPr>
                <w:szCs w:val="24"/>
                <w:lang w:val="en-GB"/>
              </w:rPr>
              <w:t>o</w:t>
            </w:r>
            <w:r w:rsidRPr="000136C4">
              <w:rPr>
                <w:spacing w:val="1"/>
                <w:szCs w:val="24"/>
                <w:lang w:val="en-GB"/>
              </w:rPr>
              <w:t>l</w:t>
            </w:r>
            <w:r w:rsidRPr="000136C4">
              <w:rPr>
                <w:spacing w:val="-1"/>
                <w:szCs w:val="24"/>
                <w:lang w:val="en-GB"/>
              </w:rPr>
              <w:t>i</w:t>
            </w:r>
            <w:r w:rsidRPr="000136C4">
              <w:rPr>
                <w:spacing w:val="2"/>
                <w:szCs w:val="24"/>
                <w:lang w:val="en-GB"/>
              </w:rPr>
              <w:t>d</w:t>
            </w:r>
            <w:r w:rsidRPr="000136C4">
              <w:rPr>
                <w:szCs w:val="24"/>
                <w:lang w:val="en-GB"/>
              </w:rPr>
              <w:t>us</w:t>
            </w:r>
            <w:r w:rsidRPr="000136C4">
              <w:rPr>
                <w:spacing w:val="-7"/>
                <w:szCs w:val="24"/>
                <w:lang w:val="en-GB"/>
              </w:rPr>
              <w:t xml:space="preserve"> </w:t>
            </w:r>
            <w:r w:rsidRPr="000136C4">
              <w:rPr>
                <w:spacing w:val="2"/>
                <w:szCs w:val="24"/>
                <w:lang w:val="en-GB"/>
              </w:rPr>
              <w:t>(</w:t>
            </w:r>
            <w:r w:rsidRPr="000136C4">
              <w:rPr>
                <w:spacing w:val="-1"/>
                <w:szCs w:val="24"/>
                <w:lang w:val="en-GB"/>
              </w:rPr>
              <w:t>"</w:t>
            </w:r>
            <w:r w:rsidRPr="000136C4">
              <w:rPr>
                <w:spacing w:val="2"/>
                <w:szCs w:val="24"/>
                <w:lang w:val="en-GB"/>
              </w:rPr>
              <w:t>\</w:t>
            </w:r>
            <w:r w:rsidRPr="000136C4">
              <w:rPr>
                <w:spacing w:val="-1"/>
                <w:szCs w:val="24"/>
                <w:lang w:val="en-GB"/>
              </w:rPr>
              <w:t>"</w:t>
            </w:r>
            <w:r w:rsidRPr="000136C4">
              <w:rPr>
                <w:szCs w:val="24"/>
                <w:lang w:val="en-GB"/>
              </w:rPr>
              <w:t>)</w:t>
            </w:r>
            <w:r w:rsidRPr="000136C4">
              <w:rPr>
                <w:spacing w:val="-3"/>
                <w:szCs w:val="24"/>
                <w:lang w:val="en-GB"/>
              </w:rPr>
              <w:t xml:space="preserve"> to ensure that the validity of the XML file is guaranteed</w:t>
            </w:r>
            <w:r w:rsidR="00C26005" w:rsidRPr="000136C4">
              <w:rPr>
                <w:rFonts w:cs="Arial"/>
                <w:lang w:val="en-GB"/>
              </w:rPr>
              <w:t>.</w:t>
            </w:r>
          </w:p>
        </w:tc>
        <w:tc>
          <w:tcPr>
            <w:tcW w:w="709" w:type="dxa"/>
          </w:tcPr>
          <w:p w14:paraId="4C1244CE" w14:textId="77777777" w:rsidR="00C26005" w:rsidRPr="000136C4" w:rsidRDefault="00C26005" w:rsidP="00C26005">
            <w:pPr>
              <w:pStyle w:val="TabelleGross"/>
              <w:rPr>
                <w:lang w:val="en-GB"/>
              </w:rPr>
            </w:pPr>
            <w:r w:rsidRPr="000136C4">
              <w:rPr>
                <w:lang w:val="en-GB"/>
              </w:rPr>
              <w:t>M</w:t>
            </w:r>
          </w:p>
        </w:tc>
      </w:tr>
      <w:tr w:rsidR="00C26005" w:rsidRPr="000136C4" w14:paraId="18B773AE" w14:textId="77777777" w:rsidTr="005647F2">
        <w:trPr>
          <w:cantSplit/>
        </w:trPr>
        <w:tc>
          <w:tcPr>
            <w:tcW w:w="1134" w:type="dxa"/>
          </w:tcPr>
          <w:p w14:paraId="6CEEF778" w14:textId="77777777" w:rsidR="00C26005" w:rsidRPr="000136C4" w:rsidRDefault="00814749" w:rsidP="0045146D">
            <w:pPr>
              <w:pStyle w:val="TabelleGross"/>
              <w:rPr>
                <w:lang w:val="en-GB"/>
              </w:rPr>
            </w:pPr>
            <w:r w:rsidRPr="000136C4">
              <w:rPr>
                <w:lang w:val="en-GB"/>
              </w:rPr>
              <w:lastRenderedPageBreak/>
              <w:t>G</w:t>
            </w:r>
            <w:r w:rsidR="00C26005" w:rsidRPr="000136C4">
              <w:rPr>
                <w:lang w:val="en-GB"/>
              </w:rPr>
              <w:t>_3.</w:t>
            </w:r>
            <w:r w:rsidR="0045146D" w:rsidRPr="000136C4">
              <w:rPr>
                <w:lang w:val="en-GB"/>
              </w:rPr>
              <w:t>3</w:t>
            </w:r>
            <w:r w:rsidR="00C26005" w:rsidRPr="000136C4">
              <w:rPr>
                <w:lang w:val="en-GB"/>
              </w:rPr>
              <w:t>-4</w:t>
            </w:r>
          </w:p>
        </w:tc>
        <w:tc>
          <w:tcPr>
            <w:tcW w:w="7371" w:type="dxa"/>
          </w:tcPr>
          <w:p w14:paraId="2698B227" w14:textId="77777777" w:rsidR="00C26005" w:rsidRPr="000136C4" w:rsidRDefault="00814749" w:rsidP="00C26005">
            <w:pPr>
              <w:pStyle w:val="TabelleGross"/>
              <w:rPr>
                <w:rFonts w:cs="Arial"/>
                <w:lang w:val="en-GB"/>
              </w:rPr>
            </w:pPr>
            <w:r w:rsidRPr="000136C4">
              <w:rPr>
                <w:szCs w:val="24"/>
                <w:lang w:val="en-GB"/>
              </w:rPr>
              <w:t>Characters that cannot be represented in</w:t>
            </w:r>
            <w:r w:rsidRPr="000136C4">
              <w:rPr>
                <w:spacing w:val="-1"/>
                <w:szCs w:val="24"/>
                <w:lang w:val="en-GB"/>
              </w:rPr>
              <w:t xml:space="preserve"> </w:t>
            </w:r>
            <w:r w:rsidRPr="000136C4">
              <w:rPr>
                <w:szCs w:val="24"/>
                <w:lang w:val="en-GB"/>
              </w:rPr>
              <w:t>UNI</w:t>
            </w:r>
            <w:r w:rsidRPr="000136C4">
              <w:rPr>
                <w:spacing w:val="3"/>
                <w:szCs w:val="24"/>
                <w:lang w:val="en-GB"/>
              </w:rPr>
              <w:t>C</w:t>
            </w:r>
            <w:r w:rsidRPr="000136C4">
              <w:rPr>
                <w:spacing w:val="1"/>
                <w:szCs w:val="24"/>
                <w:lang w:val="en-GB"/>
              </w:rPr>
              <w:t>O</w:t>
            </w:r>
            <w:r w:rsidRPr="000136C4">
              <w:rPr>
                <w:szCs w:val="24"/>
                <w:lang w:val="en-GB"/>
              </w:rPr>
              <w:t>DE (co</w:t>
            </w:r>
            <w:r w:rsidRPr="000136C4">
              <w:rPr>
                <w:spacing w:val="2"/>
                <w:szCs w:val="24"/>
                <w:lang w:val="en-GB"/>
              </w:rPr>
              <w:t>d</w:t>
            </w:r>
            <w:r w:rsidRPr="000136C4">
              <w:rPr>
                <w:szCs w:val="24"/>
                <w:lang w:val="en-GB"/>
              </w:rPr>
              <w:t>es</w:t>
            </w:r>
            <w:r w:rsidRPr="000136C4">
              <w:rPr>
                <w:spacing w:val="-6"/>
                <w:szCs w:val="24"/>
                <w:lang w:val="en-GB"/>
              </w:rPr>
              <w:t xml:space="preserve"> </w:t>
            </w:r>
            <w:r w:rsidRPr="000136C4">
              <w:rPr>
                <w:spacing w:val="6"/>
                <w:szCs w:val="24"/>
                <w:lang w:val="en-GB"/>
              </w:rPr>
              <w:t>0</w:t>
            </w:r>
            <w:r w:rsidRPr="000136C4">
              <w:rPr>
                <w:spacing w:val="1"/>
                <w:szCs w:val="24"/>
                <w:lang w:val="en-GB"/>
              </w:rPr>
              <w:t>-</w:t>
            </w:r>
            <w:r w:rsidRPr="000136C4">
              <w:rPr>
                <w:szCs w:val="24"/>
                <w:lang w:val="en-GB"/>
              </w:rPr>
              <w:t>8,</w:t>
            </w:r>
            <w:r w:rsidRPr="000136C4">
              <w:rPr>
                <w:spacing w:val="-4"/>
                <w:szCs w:val="24"/>
                <w:lang w:val="en-GB"/>
              </w:rPr>
              <w:t xml:space="preserve"> </w:t>
            </w:r>
            <w:r w:rsidRPr="000136C4">
              <w:rPr>
                <w:spacing w:val="2"/>
                <w:szCs w:val="24"/>
                <w:lang w:val="en-GB"/>
              </w:rPr>
              <w:t>1</w:t>
            </w:r>
            <w:r w:rsidRPr="000136C4">
              <w:rPr>
                <w:szCs w:val="24"/>
                <w:lang w:val="en-GB"/>
              </w:rPr>
              <w:t>4</w:t>
            </w:r>
            <w:r w:rsidRPr="000136C4">
              <w:rPr>
                <w:spacing w:val="1"/>
                <w:szCs w:val="24"/>
                <w:lang w:val="en-GB"/>
              </w:rPr>
              <w:t>-</w:t>
            </w:r>
            <w:r w:rsidRPr="000136C4">
              <w:rPr>
                <w:szCs w:val="24"/>
                <w:lang w:val="en-GB"/>
              </w:rPr>
              <w:t>3</w:t>
            </w:r>
            <w:r w:rsidRPr="000136C4">
              <w:rPr>
                <w:spacing w:val="-1"/>
                <w:szCs w:val="24"/>
                <w:lang w:val="en-GB"/>
              </w:rPr>
              <w:t>1</w:t>
            </w:r>
            <w:r w:rsidRPr="000136C4">
              <w:rPr>
                <w:szCs w:val="24"/>
                <w:lang w:val="en-GB"/>
              </w:rPr>
              <w:t>, 127</w:t>
            </w:r>
            <w:r w:rsidRPr="000136C4">
              <w:rPr>
                <w:spacing w:val="1"/>
                <w:szCs w:val="24"/>
                <w:lang w:val="en-GB"/>
              </w:rPr>
              <w:t>-</w:t>
            </w:r>
            <w:r w:rsidRPr="000136C4">
              <w:rPr>
                <w:spacing w:val="2"/>
                <w:szCs w:val="24"/>
                <w:lang w:val="en-GB"/>
              </w:rPr>
              <w:t>1</w:t>
            </w:r>
            <w:r w:rsidRPr="000136C4">
              <w:rPr>
                <w:szCs w:val="24"/>
                <w:lang w:val="en-GB"/>
              </w:rPr>
              <w:t>5</w:t>
            </w:r>
            <w:r w:rsidRPr="000136C4">
              <w:rPr>
                <w:spacing w:val="-1"/>
                <w:szCs w:val="24"/>
                <w:lang w:val="en-GB"/>
              </w:rPr>
              <w:t>9</w:t>
            </w:r>
            <w:r w:rsidRPr="000136C4">
              <w:rPr>
                <w:spacing w:val="2"/>
                <w:szCs w:val="24"/>
                <w:lang w:val="en-GB"/>
              </w:rPr>
              <w:t>)</w:t>
            </w:r>
            <w:r w:rsidRPr="000136C4">
              <w:rPr>
                <w:szCs w:val="24"/>
                <w:lang w:val="en-GB"/>
              </w:rPr>
              <w:t>,</w:t>
            </w:r>
            <w:r w:rsidRPr="000136C4">
              <w:rPr>
                <w:spacing w:val="-10"/>
                <w:szCs w:val="24"/>
                <w:lang w:val="en-GB"/>
              </w:rPr>
              <w:t xml:space="preserve"> </w:t>
            </w:r>
            <w:r w:rsidRPr="000136C4">
              <w:rPr>
                <w:spacing w:val="1"/>
                <w:szCs w:val="24"/>
                <w:lang w:val="en-GB"/>
              </w:rPr>
              <w:t>as well as the escape character</w:t>
            </w:r>
            <w:r w:rsidRPr="000136C4">
              <w:rPr>
                <w:spacing w:val="-14"/>
                <w:szCs w:val="24"/>
                <w:lang w:val="en-GB"/>
              </w:rPr>
              <w:t xml:space="preserve"> </w:t>
            </w:r>
            <w:r w:rsidRPr="000136C4">
              <w:rPr>
                <w:spacing w:val="1"/>
                <w:szCs w:val="24"/>
                <w:lang w:val="en-GB"/>
              </w:rPr>
              <w:t>'</w:t>
            </w:r>
            <w:r w:rsidRPr="000136C4">
              <w:rPr>
                <w:szCs w:val="24"/>
                <w:lang w:val="en-GB"/>
              </w:rPr>
              <w:t>\'</w:t>
            </w:r>
            <w:r w:rsidRPr="000136C4">
              <w:rPr>
                <w:spacing w:val="-1"/>
                <w:szCs w:val="24"/>
                <w:lang w:val="en-GB"/>
              </w:rPr>
              <w:t xml:space="preserve"> </w:t>
            </w:r>
            <w:r w:rsidRPr="000136C4">
              <w:rPr>
                <w:spacing w:val="2"/>
                <w:szCs w:val="24"/>
                <w:lang w:val="en-GB"/>
              </w:rPr>
              <w:t>and multiple space characters are e</w:t>
            </w:r>
            <w:r w:rsidRPr="000136C4">
              <w:rPr>
                <w:spacing w:val="2"/>
                <w:szCs w:val="24"/>
                <w:lang w:val="en-GB"/>
              </w:rPr>
              <w:t>s</w:t>
            </w:r>
            <w:r w:rsidRPr="000136C4">
              <w:rPr>
                <w:spacing w:val="2"/>
                <w:szCs w:val="24"/>
                <w:lang w:val="en-GB"/>
              </w:rPr>
              <w:t>caped as</w:t>
            </w:r>
            <w:r w:rsidRPr="000136C4">
              <w:rPr>
                <w:spacing w:val="1"/>
                <w:szCs w:val="24"/>
                <w:lang w:val="en-GB"/>
              </w:rPr>
              <w:t xml:space="preserve"> </w:t>
            </w:r>
            <w:r w:rsidRPr="000136C4">
              <w:rPr>
                <w:szCs w:val="24"/>
                <w:lang w:val="en-GB"/>
              </w:rPr>
              <w:t>\</w:t>
            </w:r>
            <w:r w:rsidRPr="000136C4">
              <w:rPr>
                <w:spacing w:val="2"/>
                <w:szCs w:val="24"/>
                <w:lang w:val="en-GB"/>
              </w:rPr>
              <w:t>u</w:t>
            </w:r>
            <w:r w:rsidRPr="000136C4">
              <w:rPr>
                <w:szCs w:val="24"/>
                <w:lang w:val="en-GB"/>
              </w:rPr>
              <w:t>0</w:t>
            </w:r>
            <w:r w:rsidRPr="000136C4">
              <w:rPr>
                <w:spacing w:val="1"/>
                <w:szCs w:val="24"/>
                <w:lang w:val="en-GB"/>
              </w:rPr>
              <w:t>0</w:t>
            </w:r>
            <w:r w:rsidRPr="000136C4">
              <w:rPr>
                <w:spacing w:val="-1"/>
                <w:szCs w:val="24"/>
                <w:lang w:val="en-GB"/>
              </w:rPr>
              <w:t>&lt;</w:t>
            </w:r>
            <w:r w:rsidRPr="000136C4">
              <w:rPr>
                <w:spacing w:val="1"/>
                <w:szCs w:val="24"/>
                <w:lang w:val="en-GB"/>
              </w:rPr>
              <w:t>xx</w:t>
            </w:r>
            <w:r w:rsidRPr="000136C4">
              <w:rPr>
                <w:szCs w:val="24"/>
                <w:lang w:val="en-GB"/>
              </w:rPr>
              <w:t>&gt;</w:t>
            </w:r>
            <w:r w:rsidRPr="000136C4">
              <w:rPr>
                <w:spacing w:val="-9"/>
                <w:szCs w:val="24"/>
                <w:lang w:val="en-GB"/>
              </w:rPr>
              <w:t xml:space="preserve"> </w:t>
            </w:r>
            <w:r w:rsidRPr="000136C4">
              <w:rPr>
                <w:spacing w:val="3"/>
                <w:szCs w:val="24"/>
                <w:lang w:val="en-GB"/>
              </w:rPr>
              <w:t>i</w:t>
            </w:r>
            <w:r w:rsidRPr="000136C4">
              <w:rPr>
                <w:szCs w:val="24"/>
                <w:lang w:val="en-GB"/>
              </w:rPr>
              <w:t>n</w:t>
            </w:r>
            <w:r w:rsidRPr="000136C4">
              <w:rPr>
                <w:spacing w:val="-3"/>
                <w:szCs w:val="24"/>
                <w:lang w:val="en-GB"/>
              </w:rPr>
              <w:t xml:space="preserve"> </w:t>
            </w:r>
            <w:r w:rsidRPr="000136C4">
              <w:rPr>
                <w:spacing w:val="1"/>
                <w:szCs w:val="24"/>
                <w:lang w:val="en-GB"/>
              </w:rPr>
              <w:t>X</w:t>
            </w:r>
            <w:r w:rsidRPr="000136C4">
              <w:rPr>
                <w:szCs w:val="24"/>
                <w:lang w:val="en-GB"/>
              </w:rPr>
              <w:t>ML.</w:t>
            </w:r>
            <w:r w:rsidRPr="000136C4">
              <w:rPr>
                <w:spacing w:val="-10"/>
                <w:szCs w:val="24"/>
                <w:lang w:val="en-GB"/>
              </w:rPr>
              <w:t xml:space="preserve"> </w:t>
            </w:r>
            <w:r w:rsidRPr="000136C4">
              <w:rPr>
                <w:szCs w:val="24"/>
                <w:lang w:val="en-GB"/>
              </w:rPr>
              <w:t>Quote, less than and ampersand are represented in XML as entity references</w:t>
            </w:r>
            <w:r w:rsidR="00C26005" w:rsidRPr="000136C4">
              <w:rPr>
                <w:rFonts w:cs="Arial"/>
                <w:lang w:val="en-GB"/>
              </w:rPr>
              <w:t>.</w:t>
            </w:r>
          </w:p>
          <w:p w14:paraId="4AF749E0" w14:textId="77777777" w:rsidR="00C26005" w:rsidRPr="000136C4" w:rsidRDefault="00C26005" w:rsidP="00C26005">
            <w:pPr>
              <w:pStyle w:val="TabelleGross"/>
              <w:rPr>
                <w:rFonts w:cs="Arial"/>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351"/>
              <w:gridCol w:w="3827"/>
            </w:tblGrid>
            <w:tr w:rsidR="00C26005" w:rsidRPr="006A636C" w14:paraId="5C65C691" w14:textId="77777777" w:rsidTr="007C6E6F">
              <w:trPr>
                <w:trHeight w:val="245"/>
              </w:trPr>
              <w:tc>
                <w:tcPr>
                  <w:tcW w:w="2351" w:type="dxa"/>
                  <w:shd w:val="clear" w:color="auto" w:fill="BFBFBF"/>
                </w:tcPr>
                <w:p w14:paraId="0BD9E9B3" w14:textId="77777777" w:rsidR="00C26005" w:rsidRPr="000136C4" w:rsidRDefault="00814749" w:rsidP="00C26005">
                  <w:pPr>
                    <w:pStyle w:val="TabelleGross"/>
                    <w:rPr>
                      <w:b/>
                      <w:lang w:val="en-GB"/>
                    </w:rPr>
                  </w:pPr>
                  <w:r w:rsidRPr="000136C4">
                    <w:rPr>
                      <w:b/>
                      <w:lang w:val="en-GB"/>
                    </w:rPr>
                    <w:t>Original characters</w:t>
                  </w:r>
                </w:p>
              </w:tc>
              <w:tc>
                <w:tcPr>
                  <w:tcW w:w="3827" w:type="dxa"/>
                  <w:shd w:val="clear" w:color="auto" w:fill="BFBFBF"/>
                </w:tcPr>
                <w:p w14:paraId="41E72AE7" w14:textId="77777777" w:rsidR="00C26005" w:rsidRPr="000136C4" w:rsidRDefault="00814749" w:rsidP="00814749">
                  <w:pPr>
                    <w:pStyle w:val="TabelleGross"/>
                    <w:rPr>
                      <w:b/>
                      <w:lang w:val="en-GB"/>
                    </w:rPr>
                  </w:pPr>
                  <w:r w:rsidRPr="000136C4">
                    <w:rPr>
                      <w:b/>
                      <w:lang w:val="en-GB"/>
                    </w:rPr>
                    <w:t>Characters in the SIARD format</w:t>
                  </w:r>
                </w:p>
              </w:tc>
            </w:tr>
            <w:tr w:rsidR="00C26005" w:rsidRPr="000136C4" w14:paraId="0428FF11" w14:textId="77777777" w:rsidTr="00C26005">
              <w:tc>
                <w:tcPr>
                  <w:tcW w:w="2351" w:type="dxa"/>
                </w:tcPr>
                <w:p w14:paraId="477FA309" w14:textId="77777777" w:rsidR="00C26005" w:rsidRPr="000136C4" w:rsidRDefault="00C26005" w:rsidP="00814749">
                  <w:pPr>
                    <w:spacing w:before="60" w:after="60" w:line="240" w:lineRule="auto"/>
                    <w:rPr>
                      <w:rFonts w:cs="Arial"/>
                      <w:sz w:val="20"/>
                      <w:lang w:val="en-GB"/>
                    </w:rPr>
                  </w:pPr>
                  <w:r w:rsidRPr="000136C4">
                    <w:rPr>
                      <w:rFonts w:cs="Arial"/>
                      <w:sz w:val="20"/>
                      <w:lang w:val="en-GB"/>
                    </w:rPr>
                    <w:t xml:space="preserve">0 </w:t>
                  </w:r>
                  <w:r w:rsidR="00814749" w:rsidRPr="000136C4">
                    <w:rPr>
                      <w:rFonts w:cs="Arial"/>
                      <w:sz w:val="20"/>
                      <w:lang w:val="en-GB"/>
                    </w:rPr>
                    <w:t>to</w:t>
                  </w:r>
                  <w:r w:rsidRPr="000136C4">
                    <w:rPr>
                      <w:rFonts w:cs="Arial"/>
                      <w:sz w:val="20"/>
                      <w:lang w:val="en-GB"/>
                    </w:rPr>
                    <w:t xml:space="preserve"> 8</w:t>
                  </w:r>
                </w:p>
              </w:tc>
              <w:tc>
                <w:tcPr>
                  <w:tcW w:w="3827" w:type="dxa"/>
                </w:tcPr>
                <w:p w14:paraId="069E5B80" w14:textId="77777777" w:rsidR="00C26005" w:rsidRPr="000136C4" w:rsidRDefault="00C26005" w:rsidP="00814749">
                  <w:pPr>
                    <w:spacing w:before="60" w:after="60" w:line="240" w:lineRule="auto"/>
                    <w:rPr>
                      <w:rFonts w:cs="Arial"/>
                      <w:sz w:val="20"/>
                      <w:lang w:val="en-GB"/>
                    </w:rPr>
                  </w:pPr>
                  <w:r w:rsidRPr="000136C4">
                    <w:rPr>
                      <w:rFonts w:cs="Arial"/>
                      <w:sz w:val="20"/>
                      <w:lang w:val="en-GB"/>
                    </w:rPr>
                    <w:t xml:space="preserve">\u0000 </w:t>
                  </w:r>
                  <w:r w:rsidR="00814749" w:rsidRPr="000136C4">
                    <w:rPr>
                      <w:rFonts w:cs="Arial"/>
                      <w:sz w:val="20"/>
                      <w:lang w:val="en-GB"/>
                    </w:rPr>
                    <w:t>to</w:t>
                  </w:r>
                  <w:r w:rsidRPr="000136C4">
                    <w:rPr>
                      <w:rFonts w:cs="Arial"/>
                      <w:sz w:val="20"/>
                      <w:lang w:val="en-GB"/>
                    </w:rPr>
                    <w:t xml:space="preserve"> \u0008</w:t>
                  </w:r>
                </w:p>
              </w:tc>
            </w:tr>
            <w:tr w:rsidR="00C26005" w:rsidRPr="000136C4" w14:paraId="2956269B" w14:textId="77777777" w:rsidTr="00C26005">
              <w:tc>
                <w:tcPr>
                  <w:tcW w:w="2351" w:type="dxa"/>
                </w:tcPr>
                <w:p w14:paraId="33CDE02E" w14:textId="77777777" w:rsidR="00C26005" w:rsidRPr="000136C4" w:rsidRDefault="00C26005" w:rsidP="00814749">
                  <w:pPr>
                    <w:spacing w:before="60" w:after="60" w:line="240" w:lineRule="auto"/>
                    <w:rPr>
                      <w:rFonts w:cs="Arial"/>
                      <w:sz w:val="20"/>
                      <w:lang w:val="en-GB"/>
                    </w:rPr>
                  </w:pPr>
                  <w:r w:rsidRPr="000136C4">
                    <w:rPr>
                      <w:rFonts w:cs="Arial"/>
                      <w:sz w:val="20"/>
                      <w:lang w:val="en-GB"/>
                    </w:rPr>
                    <w:t>14</w:t>
                  </w:r>
                  <w:r w:rsidR="00814749" w:rsidRPr="000136C4">
                    <w:rPr>
                      <w:rFonts w:cs="Arial"/>
                      <w:sz w:val="20"/>
                      <w:lang w:val="en-GB"/>
                    </w:rPr>
                    <w:t xml:space="preserve"> to </w:t>
                  </w:r>
                  <w:r w:rsidRPr="000136C4">
                    <w:rPr>
                      <w:rFonts w:cs="Arial"/>
                      <w:sz w:val="20"/>
                      <w:lang w:val="en-GB"/>
                    </w:rPr>
                    <w:t>31</w:t>
                  </w:r>
                </w:p>
              </w:tc>
              <w:tc>
                <w:tcPr>
                  <w:tcW w:w="3827" w:type="dxa"/>
                </w:tcPr>
                <w:p w14:paraId="7C1E169B" w14:textId="77777777" w:rsidR="00C26005" w:rsidRPr="000136C4" w:rsidRDefault="00C26005" w:rsidP="00814749">
                  <w:pPr>
                    <w:spacing w:before="60" w:after="60" w:line="240" w:lineRule="auto"/>
                    <w:rPr>
                      <w:rFonts w:cs="Arial"/>
                      <w:sz w:val="20"/>
                      <w:lang w:val="en-GB"/>
                    </w:rPr>
                  </w:pPr>
                  <w:r w:rsidRPr="000136C4">
                    <w:rPr>
                      <w:rFonts w:cs="Arial"/>
                      <w:sz w:val="20"/>
                      <w:lang w:val="en-GB"/>
                    </w:rPr>
                    <w:t xml:space="preserve">\u000E </w:t>
                  </w:r>
                  <w:r w:rsidR="00814749" w:rsidRPr="000136C4">
                    <w:rPr>
                      <w:rFonts w:cs="Arial"/>
                      <w:sz w:val="20"/>
                      <w:lang w:val="en-GB"/>
                    </w:rPr>
                    <w:t>to</w:t>
                  </w:r>
                  <w:r w:rsidRPr="000136C4">
                    <w:rPr>
                      <w:rFonts w:cs="Arial"/>
                      <w:sz w:val="20"/>
                      <w:lang w:val="en-GB"/>
                    </w:rPr>
                    <w:t xml:space="preserve"> \u001F</w:t>
                  </w:r>
                </w:p>
              </w:tc>
            </w:tr>
            <w:tr w:rsidR="00C26005" w:rsidRPr="000136C4" w14:paraId="24BCCDB3" w14:textId="77777777" w:rsidTr="00C26005">
              <w:tc>
                <w:tcPr>
                  <w:tcW w:w="2351" w:type="dxa"/>
                </w:tcPr>
                <w:p w14:paraId="6913CA2B" w14:textId="77777777" w:rsidR="00C26005" w:rsidRPr="000136C4" w:rsidRDefault="00C26005" w:rsidP="00C26005">
                  <w:pPr>
                    <w:spacing w:before="60" w:after="60" w:line="240" w:lineRule="auto"/>
                    <w:rPr>
                      <w:rFonts w:cs="Arial"/>
                      <w:sz w:val="20"/>
                      <w:lang w:val="en-GB"/>
                    </w:rPr>
                  </w:pPr>
                  <w:r w:rsidRPr="000136C4">
                    <w:rPr>
                      <w:rFonts w:cs="Arial"/>
                      <w:sz w:val="20"/>
                      <w:lang w:val="en-GB"/>
                    </w:rPr>
                    <w:t>32</w:t>
                  </w:r>
                </w:p>
              </w:tc>
              <w:tc>
                <w:tcPr>
                  <w:tcW w:w="3827" w:type="dxa"/>
                </w:tcPr>
                <w:p w14:paraId="373FC6DD" w14:textId="77777777" w:rsidR="00C26005" w:rsidRPr="000136C4" w:rsidRDefault="00C26005" w:rsidP="00814749">
                  <w:pPr>
                    <w:spacing w:before="60" w:after="60" w:line="240" w:lineRule="auto"/>
                    <w:rPr>
                      <w:rFonts w:cs="Arial"/>
                      <w:sz w:val="20"/>
                      <w:lang w:val="en-GB"/>
                    </w:rPr>
                  </w:pPr>
                  <w:r w:rsidRPr="000136C4">
                    <w:rPr>
                      <w:rFonts w:cs="Arial"/>
                      <w:sz w:val="20"/>
                      <w:lang w:val="en-GB"/>
                    </w:rPr>
                    <w:t xml:space="preserve">\u0020, </w:t>
                  </w:r>
                  <w:r w:rsidR="00814749" w:rsidRPr="000136C4">
                    <w:rPr>
                      <w:rFonts w:cs="Arial"/>
                      <w:sz w:val="20"/>
                      <w:lang w:val="en-GB"/>
                    </w:rPr>
                    <w:t>for multiple spaces</w:t>
                  </w:r>
                </w:p>
              </w:tc>
            </w:tr>
            <w:tr w:rsidR="002A5D41" w:rsidRPr="000136C4" w14:paraId="1AD89833" w14:textId="77777777" w:rsidTr="00F57BF5">
              <w:tc>
                <w:tcPr>
                  <w:tcW w:w="2351" w:type="dxa"/>
                </w:tcPr>
                <w:p w14:paraId="7A2C1574" w14:textId="77777777" w:rsidR="002A5D41" w:rsidRPr="000136C4" w:rsidRDefault="002A5D41" w:rsidP="00F57BF5">
                  <w:pPr>
                    <w:spacing w:before="60" w:after="60" w:line="240" w:lineRule="auto"/>
                    <w:rPr>
                      <w:rFonts w:cs="Arial"/>
                      <w:sz w:val="20"/>
                      <w:lang w:val="en-GB"/>
                    </w:rPr>
                  </w:pPr>
                  <w:r w:rsidRPr="000136C4">
                    <w:rPr>
                      <w:rFonts w:cs="Arial"/>
                      <w:sz w:val="20"/>
                      <w:lang w:val="en-GB"/>
                    </w:rPr>
                    <w:t>"</w:t>
                  </w:r>
                </w:p>
              </w:tc>
              <w:tc>
                <w:tcPr>
                  <w:tcW w:w="3827" w:type="dxa"/>
                </w:tcPr>
                <w:p w14:paraId="084003A5" w14:textId="77777777" w:rsidR="002A5D41" w:rsidRPr="000136C4" w:rsidRDefault="002A5D41" w:rsidP="00F57BF5">
                  <w:pPr>
                    <w:spacing w:before="60" w:after="60" w:line="240" w:lineRule="auto"/>
                    <w:rPr>
                      <w:rFonts w:cs="Arial"/>
                      <w:sz w:val="20"/>
                      <w:lang w:val="en-GB"/>
                    </w:rPr>
                  </w:pPr>
                  <w:r w:rsidRPr="000136C4">
                    <w:rPr>
                      <w:rFonts w:cs="Arial"/>
                      <w:sz w:val="20"/>
                      <w:lang w:val="en-GB"/>
                    </w:rPr>
                    <w:t>&amp;quot;</w:t>
                  </w:r>
                </w:p>
              </w:tc>
            </w:tr>
            <w:tr w:rsidR="00C26005" w:rsidRPr="000136C4" w14:paraId="12BF1F3A" w14:textId="77777777" w:rsidTr="00C26005">
              <w:tc>
                <w:tcPr>
                  <w:tcW w:w="2351" w:type="dxa"/>
                </w:tcPr>
                <w:p w14:paraId="0253AC68" w14:textId="77777777" w:rsidR="00C26005" w:rsidRPr="000136C4" w:rsidRDefault="00C26005" w:rsidP="00C26005">
                  <w:pPr>
                    <w:spacing w:before="60" w:after="60" w:line="240" w:lineRule="auto"/>
                    <w:rPr>
                      <w:rFonts w:cs="Arial"/>
                      <w:sz w:val="20"/>
                      <w:lang w:val="en-GB"/>
                    </w:rPr>
                  </w:pPr>
                  <w:r w:rsidRPr="000136C4">
                    <w:rPr>
                      <w:rFonts w:cs="Arial"/>
                      <w:sz w:val="20"/>
                      <w:lang w:val="en-GB"/>
                    </w:rPr>
                    <w:t>&amp;</w:t>
                  </w:r>
                </w:p>
              </w:tc>
              <w:tc>
                <w:tcPr>
                  <w:tcW w:w="3827" w:type="dxa"/>
                </w:tcPr>
                <w:p w14:paraId="5F09B705" w14:textId="77777777" w:rsidR="00C26005" w:rsidRPr="000136C4" w:rsidRDefault="00C26005" w:rsidP="00C26005">
                  <w:pPr>
                    <w:spacing w:before="60" w:after="60" w:line="240" w:lineRule="auto"/>
                    <w:rPr>
                      <w:rFonts w:cs="Arial"/>
                      <w:sz w:val="20"/>
                      <w:lang w:val="en-GB"/>
                    </w:rPr>
                  </w:pPr>
                  <w:r w:rsidRPr="000136C4">
                    <w:rPr>
                      <w:rFonts w:cs="Arial"/>
                      <w:sz w:val="20"/>
                      <w:lang w:val="en-GB"/>
                    </w:rPr>
                    <w:t>&amp;amp;</w:t>
                  </w:r>
                </w:p>
              </w:tc>
            </w:tr>
            <w:tr w:rsidR="002A5D41" w:rsidRPr="000136C4" w14:paraId="71FD0BE7" w14:textId="77777777" w:rsidTr="00F57BF5">
              <w:tc>
                <w:tcPr>
                  <w:tcW w:w="2351" w:type="dxa"/>
                </w:tcPr>
                <w:p w14:paraId="491DA779" w14:textId="77777777" w:rsidR="002A5D41" w:rsidRPr="000136C4" w:rsidRDefault="002A5D41" w:rsidP="00F57BF5">
                  <w:pPr>
                    <w:spacing w:before="60" w:after="60" w:line="240" w:lineRule="auto"/>
                    <w:rPr>
                      <w:rFonts w:cs="Arial"/>
                      <w:sz w:val="20"/>
                      <w:lang w:val="en-GB"/>
                    </w:rPr>
                  </w:pPr>
                  <w:r w:rsidRPr="000136C4">
                    <w:rPr>
                      <w:rFonts w:cs="Arial"/>
                      <w:sz w:val="20"/>
                      <w:lang w:val="en-GB"/>
                    </w:rPr>
                    <w:t>'</w:t>
                  </w:r>
                </w:p>
              </w:tc>
              <w:tc>
                <w:tcPr>
                  <w:tcW w:w="3827" w:type="dxa"/>
                </w:tcPr>
                <w:p w14:paraId="11AE97AA" w14:textId="77777777" w:rsidR="002A5D41" w:rsidRPr="000136C4" w:rsidRDefault="002A5D41" w:rsidP="00F57BF5">
                  <w:pPr>
                    <w:spacing w:before="60" w:after="60" w:line="240" w:lineRule="auto"/>
                    <w:rPr>
                      <w:rFonts w:cs="Arial"/>
                      <w:sz w:val="20"/>
                      <w:lang w:val="en-GB"/>
                    </w:rPr>
                  </w:pPr>
                  <w:r w:rsidRPr="000136C4">
                    <w:rPr>
                      <w:rFonts w:cs="Arial"/>
                      <w:sz w:val="20"/>
                      <w:lang w:val="en-GB"/>
                    </w:rPr>
                    <w:t>&amp;apos;</w:t>
                  </w:r>
                </w:p>
              </w:tc>
            </w:tr>
            <w:tr w:rsidR="00C26005" w:rsidRPr="000136C4" w14:paraId="799F7E93" w14:textId="77777777" w:rsidTr="00C26005">
              <w:tc>
                <w:tcPr>
                  <w:tcW w:w="2351" w:type="dxa"/>
                </w:tcPr>
                <w:p w14:paraId="13BE9123" w14:textId="77777777" w:rsidR="00C26005" w:rsidRPr="000136C4" w:rsidRDefault="00C26005" w:rsidP="00C26005">
                  <w:pPr>
                    <w:spacing w:before="60" w:after="60" w:line="240" w:lineRule="auto"/>
                    <w:rPr>
                      <w:rFonts w:cs="Arial"/>
                      <w:sz w:val="20"/>
                      <w:lang w:val="en-GB"/>
                    </w:rPr>
                  </w:pPr>
                  <w:r w:rsidRPr="000136C4">
                    <w:rPr>
                      <w:rFonts w:cs="Arial"/>
                      <w:sz w:val="20"/>
                      <w:lang w:val="en-GB"/>
                    </w:rPr>
                    <w:t>&lt;</w:t>
                  </w:r>
                </w:p>
              </w:tc>
              <w:tc>
                <w:tcPr>
                  <w:tcW w:w="3827" w:type="dxa"/>
                </w:tcPr>
                <w:p w14:paraId="10D294B4" w14:textId="77777777" w:rsidR="00C26005" w:rsidRPr="000136C4" w:rsidRDefault="00C26005" w:rsidP="00C26005">
                  <w:pPr>
                    <w:spacing w:before="60" w:after="60" w:line="240" w:lineRule="auto"/>
                    <w:rPr>
                      <w:rFonts w:cs="Arial"/>
                      <w:sz w:val="20"/>
                      <w:lang w:val="en-GB"/>
                    </w:rPr>
                  </w:pPr>
                  <w:r w:rsidRPr="000136C4">
                    <w:rPr>
                      <w:rFonts w:cs="Arial"/>
                      <w:sz w:val="20"/>
                      <w:lang w:val="en-GB"/>
                    </w:rPr>
                    <w:t>&amp;lt;</w:t>
                  </w:r>
                </w:p>
              </w:tc>
            </w:tr>
            <w:tr w:rsidR="002A5D41" w:rsidRPr="000136C4" w14:paraId="110214FE" w14:textId="77777777" w:rsidTr="00C26005">
              <w:tc>
                <w:tcPr>
                  <w:tcW w:w="2351" w:type="dxa"/>
                </w:tcPr>
                <w:p w14:paraId="76C7CEA7" w14:textId="77777777" w:rsidR="002A5D41" w:rsidRPr="000136C4" w:rsidRDefault="002A5D41" w:rsidP="00C26005">
                  <w:pPr>
                    <w:spacing w:before="60" w:after="60" w:line="240" w:lineRule="auto"/>
                    <w:rPr>
                      <w:rFonts w:cs="Arial"/>
                      <w:sz w:val="20"/>
                      <w:lang w:val="en-GB"/>
                    </w:rPr>
                  </w:pPr>
                  <w:r w:rsidRPr="000136C4">
                    <w:rPr>
                      <w:rFonts w:cs="Arial"/>
                      <w:sz w:val="20"/>
                      <w:lang w:val="en-GB"/>
                    </w:rPr>
                    <w:t>&gt;</w:t>
                  </w:r>
                </w:p>
              </w:tc>
              <w:tc>
                <w:tcPr>
                  <w:tcW w:w="3827" w:type="dxa"/>
                </w:tcPr>
                <w:p w14:paraId="6A4FC33E" w14:textId="77777777" w:rsidR="002A5D41" w:rsidRPr="000136C4" w:rsidRDefault="002A5D41" w:rsidP="00C26005">
                  <w:pPr>
                    <w:spacing w:before="60" w:after="60" w:line="240" w:lineRule="auto"/>
                    <w:rPr>
                      <w:rFonts w:cs="Arial"/>
                      <w:sz w:val="20"/>
                      <w:lang w:val="en-GB"/>
                    </w:rPr>
                  </w:pPr>
                  <w:r w:rsidRPr="000136C4">
                    <w:rPr>
                      <w:rFonts w:cs="Arial"/>
                      <w:sz w:val="20"/>
                      <w:lang w:val="en-GB"/>
                    </w:rPr>
                    <w:t>&amp;gt;</w:t>
                  </w:r>
                </w:p>
              </w:tc>
            </w:tr>
            <w:tr w:rsidR="00C26005" w:rsidRPr="000136C4" w14:paraId="2931F1C4" w14:textId="77777777" w:rsidTr="00C26005">
              <w:tc>
                <w:tcPr>
                  <w:tcW w:w="2351" w:type="dxa"/>
                </w:tcPr>
                <w:p w14:paraId="17EC043B" w14:textId="77777777" w:rsidR="00C26005" w:rsidRPr="000136C4" w:rsidRDefault="00C26005" w:rsidP="00C26005">
                  <w:pPr>
                    <w:spacing w:before="60" w:after="60" w:line="240" w:lineRule="auto"/>
                    <w:rPr>
                      <w:rFonts w:cs="Arial"/>
                      <w:sz w:val="20"/>
                      <w:lang w:val="en-GB"/>
                    </w:rPr>
                  </w:pPr>
                  <w:r w:rsidRPr="000136C4">
                    <w:rPr>
                      <w:rFonts w:cs="Arial"/>
                      <w:sz w:val="20"/>
                      <w:lang w:val="en-GB"/>
                    </w:rPr>
                    <w:t>\</w:t>
                  </w:r>
                </w:p>
              </w:tc>
              <w:tc>
                <w:tcPr>
                  <w:tcW w:w="3827" w:type="dxa"/>
                </w:tcPr>
                <w:p w14:paraId="546B0880" w14:textId="77777777" w:rsidR="00C26005" w:rsidRPr="000136C4" w:rsidRDefault="00C26005" w:rsidP="00C26005">
                  <w:pPr>
                    <w:spacing w:before="60" w:after="60" w:line="240" w:lineRule="auto"/>
                    <w:rPr>
                      <w:rFonts w:cs="Arial"/>
                      <w:sz w:val="20"/>
                      <w:lang w:val="en-GB"/>
                    </w:rPr>
                  </w:pPr>
                  <w:r w:rsidRPr="000136C4">
                    <w:rPr>
                      <w:rFonts w:cs="Arial"/>
                      <w:sz w:val="20"/>
                      <w:lang w:val="en-GB"/>
                    </w:rPr>
                    <w:t>\u005c</w:t>
                  </w:r>
                </w:p>
              </w:tc>
            </w:tr>
            <w:tr w:rsidR="00C26005" w:rsidRPr="000136C4" w14:paraId="1249D928" w14:textId="77777777" w:rsidTr="00C26005">
              <w:tc>
                <w:tcPr>
                  <w:tcW w:w="2351" w:type="dxa"/>
                </w:tcPr>
                <w:p w14:paraId="7C14A8D1" w14:textId="77777777" w:rsidR="00C26005" w:rsidRPr="000136C4" w:rsidRDefault="00C26005" w:rsidP="00814749">
                  <w:pPr>
                    <w:spacing w:before="60" w:after="60" w:line="240" w:lineRule="auto"/>
                    <w:rPr>
                      <w:rFonts w:cs="Arial"/>
                      <w:sz w:val="20"/>
                      <w:lang w:val="en-GB"/>
                    </w:rPr>
                  </w:pPr>
                  <w:r w:rsidRPr="000136C4">
                    <w:rPr>
                      <w:rFonts w:cs="Arial"/>
                      <w:sz w:val="20"/>
                      <w:lang w:val="en-GB"/>
                    </w:rPr>
                    <w:t xml:space="preserve">127 </w:t>
                  </w:r>
                  <w:r w:rsidR="00814749" w:rsidRPr="000136C4">
                    <w:rPr>
                      <w:rFonts w:cs="Arial"/>
                      <w:sz w:val="20"/>
                      <w:lang w:val="en-GB"/>
                    </w:rPr>
                    <w:t>to</w:t>
                  </w:r>
                  <w:r w:rsidRPr="000136C4">
                    <w:rPr>
                      <w:rFonts w:cs="Arial"/>
                      <w:sz w:val="20"/>
                      <w:lang w:val="en-GB"/>
                    </w:rPr>
                    <w:t xml:space="preserve"> 159</w:t>
                  </w:r>
                </w:p>
              </w:tc>
              <w:tc>
                <w:tcPr>
                  <w:tcW w:w="3827" w:type="dxa"/>
                </w:tcPr>
                <w:p w14:paraId="3F9D581B" w14:textId="77777777" w:rsidR="00C26005" w:rsidRPr="000136C4" w:rsidRDefault="00C26005" w:rsidP="00814749">
                  <w:pPr>
                    <w:spacing w:before="60" w:after="60" w:line="240" w:lineRule="auto"/>
                    <w:rPr>
                      <w:rFonts w:cs="Arial"/>
                      <w:sz w:val="20"/>
                      <w:lang w:val="en-GB"/>
                    </w:rPr>
                  </w:pPr>
                  <w:r w:rsidRPr="000136C4">
                    <w:rPr>
                      <w:rFonts w:cs="Arial"/>
                      <w:sz w:val="20"/>
                      <w:lang w:val="en-GB"/>
                    </w:rPr>
                    <w:t xml:space="preserve">\u007F </w:t>
                  </w:r>
                  <w:r w:rsidR="00814749" w:rsidRPr="000136C4">
                    <w:rPr>
                      <w:rFonts w:cs="Arial"/>
                      <w:sz w:val="20"/>
                      <w:lang w:val="en-GB"/>
                    </w:rPr>
                    <w:t>to</w:t>
                  </w:r>
                  <w:r w:rsidRPr="000136C4">
                    <w:rPr>
                      <w:rFonts w:cs="Arial"/>
                      <w:sz w:val="20"/>
                      <w:lang w:val="en-GB"/>
                    </w:rPr>
                    <w:t xml:space="preserve"> \u009F</w:t>
                  </w:r>
                </w:p>
              </w:tc>
            </w:tr>
          </w:tbl>
          <w:p w14:paraId="361C82BD" w14:textId="77777777" w:rsidR="00C26005" w:rsidRPr="000136C4" w:rsidRDefault="00C26005" w:rsidP="00C26005">
            <w:pPr>
              <w:pStyle w:val="TabelleGross"/>
              <w:rPr>
                <w:rFonts w:cs="Arial"/>
                <w:lang w:val="en-GB"/>
              </w:rPr>
            </w:pPr>
          </w:p>
        </w:tc>
        <w:tc>
          <w:tcPr>
            <w:tcW w:w="709" w:type="dxa"/>
          </w:tcPr>
          <w:p w14:paraId="7ED050C4" w14:textId="77777777" w:rsidR="00C26005" w:rsidRPr="000136C4" w:rsidRDefault="00C26005" w:rsidP="00C26005">
            <w:pPr>
              <w:pStyle w:val="TabelleGross"/>
              <w:rPr>
                <w:lang w:val="en-GB"/>
              </w:rPr>
            </w:pPr>
            <w:r w:rsidRPr="000136C4">
              <w:rPr>
                <w:lang w:val="en-GB"/>
              </w:rPr>
              <w:t>M</w:t>
            </w:r>
          </w:p>
        </w:tc>
      </w:tr>
    </w:tbl>
    <w:p w14:paraId="50DD9315" w14:textId="77777777" w:rsidR="00F628BF" w:rsidRDefault="00F628BF" w:rsidP="00E74ABD">
      <w:pPr>
        <w:pStyle w:val="Textkrper"/>
        <w:rPr>
          <w:lang w:val="en-GB"/>
        </w:rPr>
      </w:pPr>
    </w:p>
    <w:p w14:paraId="5F60614C" w14:textId="77777777" w:rsidR="005524D2" w:rsidRDefault="00F628BF" w:rsidP="00F628BF">
      <w:pPr>
        <w:pStyle w:val="berschrift2"/>
        <w:rPr>
          <w:lang w:val="en-GB"/>
        </w:rPr>
      </w:pPr>
      <w:bookmarkStart w:id="52" w:name="_Toc423960714"/>
      <w:r>
        <w:rPr>
          <w:lang w:val="en-GB"/>
        </w:rPr>
        <w:t>File URI Scheme</w:t>
      </w:r>
      <w:bookmarkEnd w:id="52"/>
    </w:p>
    <w:p w14:paraId="0F818431" w14:textId="77777777" w:rsidR="00F628BF" w:rsidRDefault="00F628BF" w:rsidP="00F628BF">
      <w:pPr>
        <w:pStyle w:val="Textkrper"/>
        <w:rPr>
          <w:lang w:val="en-GB"/>
        </w:rPr>
      </w:pPr>
      <w:r>
        <w:rPr>
          <w:lang w:val="en-GB"/>
        </w:rPr>
        <w:t>The file URI scheme used for referencing externally stored large objects is defined in RFC 1738</w:t>
      </w:r>
      <w:r>
        <w:rPr>
          <w:rStyle w:val="Funotenzeichen"/>
          <w:lang w:val="en-GB"/>
        </w:rPr>
        <w:footnoteReference w:id="8"/>
      </w:r>
      <w:r>
        <w:rPr>
          <w:lang w:val="en-GB"/>
        </w:rPr>
        <w:t>.</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134"/>
        <w:gridCol w:w="7371"/>
        <w:gridCol w:w="709"/>
      </w:tblGrid>
      <w:tr w:rsidR="00F628BF" w:rsidRPr="000136C4" w14:paraId="0EDDC96E" w14:textId="77777777" w:rsidTr="009628F0">
        <w:trPr>
          <w:cantSplit/>
          <w:tblHeader/>
        </w:trPr>
        <w:tc>
          <w:tcPr>
            <w:tcW w:w="1134" w:type="dxa"/>
            <w:shd w:val="clear" w:color="auto" w:fill="99CCFF"/>
          </w:tcPr>
          <w:p w14:paraId="76B90EA2" w14:textId="77777777" w:rsidR="00F628BF" w:rsidRPr="000136C4" w:rsidRDefault="00F628BF" w:rsidP="009628F0">
            <w:pPr>
              <w:pStyle w:val="TabelleGross"/>
              <w:rPr>
                <w:b/>
                <w:lang w:val="en-GB"/>
              </w:rPr>
            </w:pPr>
            <w:r w:rsidRPr="000136C4">
              <w:rPr>
                <w:b/>
                <w:lang w:val="en-GB"/>
              </w:rPr>
              <w:t>ID</w:t>
            </w:r>
          </w:p>
        </w:tc>
        <w:tc>
          <w:tcPr>
            <w:tcW w:w="7371" w:type="dxa"/>
            <w:shd w:val="clear" w:color="auto" w:fill="99CCFF"/>
          </w:tcPr>
          <w:p w14:paraId="34735DF4" w14:textId="77777777" w:rsidR="00F628BF" w:rsidRPr="000136C4" w:rsidRDefault="00F628BF" w:rsidP="009628F0">
            <w:pPr>
              <w:pStyle w:val="TabelleGross"/>
              <w:rPr>
                <w:b/>
                <w:lang w:val="en-GB"/>
              </w:rPr>
            </w:pPr>
            <w:r w:rsidRPr="000136C4">
              <w:rPr>
                <w:b/>
                <w:lang w:val="en-GB"/>
              </w:rPr>
              <w:t>Description of requirement</w:t>
            </w:r>
          </w:p>
        </w:tc>
        <w:tc>
          <w:tcPr>
            <w:tcW w:w="709" w:type="dxa"/>
            <w:shd w:val="clear" w:color="auto" w:fill="99CCFF"/>
          </w:tcPr>
          <w:p w14:paraId="48E83248" w14:textId="77777777" w:rsidR="00F628BF" w:rsidRPr="000136C4" w:rsidRDefault="00F628BF" w:rsidP="009628F0">
            <w:pPr>
              <w:pStyle w:val="TabelleGross"/>
              <w:rPr>
                <w:b/>
                <w:lang w:val="en-GB"/>
              </w:rPr>
            </w:pPr>
            <w:r w:rsidRPr="000136C4">
              <w:rPr>
                <w:b/>
                <w:lang w:val="en-GB"/>
              </w:rPr>
              <w:t>M/O</w:t>
            </w:r>
          </w:p>
        </w:tc>
      </w:tr>
      <w:tr w:rsidR="00F628BF" w:rsidRPr="000136C4" w14:paraId="1457C360" w14:textId="77777777" w:rsidTr="009628F0">
        <w:trPr>
          <w:cantSplit/>
        </w:trPr>
        <w:tc>
          <w:tcPr>
            <w:tcW w:w="1134" w:type="dxa"/>
          </w:tcPr>
          <w:p w14:paraId="6D852932" w14:textId="77777777" w:rsidR="00F628BF" w:rsidRPr="000136C4" w:rsidRDefault="00F628BF" w:rsidP="00374C3C">
            <w:pPr>
              <w:pStyle w:val="TabelleGross"/>
              <w:rPr>
                <w:lang w:val="en-GB"/>
              </w:rPr>
            </w:pPr>
            <w:r w:rsidRPr="000136C4">
              <w:rPr>
                <w:lang w:val="en-GB"/>
              </w:rPr>
              <w:t>G_3.</w:t>
            </w:r>
            <w:r w:rsidR="00374C3C">
              <w:rPr>
                <w:lang w:val="en-GB"/>
              </w:rPr>
              <w:t>4</w:t>
            </w:r>
            <w:r w:rsidRPr="000136C4">
              <w:rPr>
                <w:lang w:val="en-GB"/>
              </w:rPr>
              <w:t>-1</w:t>
            </w:r>
          </w:p>
        </w:tc>
        <w:tc>
          <w:tcPr>
            <w:tcW w:w="7371" w:type="dxa"/>
          </w:tcPr>
          <w:p w14:paraId="288A51C3" w14:textId="0803C4BD" w:rsidR="00F628BF" w:rsidRPr="000136C4" w:rsidRDefault="00C30DB7" w:rsidP="00374C3C">
            <w:pPr>
              <w:pStyle w:val="TabelleGross"/>
              <w:rPr>
                <w:lang w:val="en-GB"/>
              </w:rPr>
            </w:pPr>
            <w:r>
              <w:rPr>
                <w:spacing w:val="1"/>
                <w:szCs w:val="24"/>
                <w:lang w:val="en-GB"/>
              </w:rPr>
              <w:t>A</w:t>
            </w:r>
            <w:r w:rsidR="00F628BF" w:rsidRPr="000136C4">
              <w:rPr>
                <w:spacing w:val="1"/>
                <w:szCs w:val="24"/>
                <w:lang w:val="en-GB"/>
              </w:rPr>
              <w:t xml:space="preserve">ll </w:t>
            </w:r>
            <w:r w:rsidR="00374C3C">
              <w:rPr>
                <w:spacing w:val="1"/>
                <w:szCs w:val="24"/>
                <w:lang w:val="en-GB"/>
              </w:rPr>
              <w:t>externally referenced files are specified using a file URI as specified in RFC 1738.</w:t>
            </w:r>
          </w:p>
        </w:tc>
        <w:tc>
          <w:tcPr>
            <w:tcW w:w="709" w:type="dxa"/>
          </w:tcPr>
          <w:p w14:paraId="5D6F5D36" w14:textId="77777777" w:rsidR="00F628BF" w:rsidRPr="000136C4" w:rsidRDefault="00F628BF" w:rsidP="009628F0">
            <w:pPr>
              <w:pStyle w:val="TabelleGross"/>
              <w:rPr>
                <w:lang w:val="en-GB"/>
              </w:rPr>
            </w:pPr>
            <w:r w:rsidRPr="000136C4">
              <w:rPr>
                <w:lang w:val="en-GB"/>
              </w:rPr>
              <w:t>M</w:t>
            </w:r>
          </w:p>
        </w:tc>
      </w:tr>
      <w:tr w:rsidR="00F628BF" w:rsidRPr="000136C4" w14:paraId="1DDCB821" w14:textId="77777777" w:rsidTr="009628F0">
        <w:trPr>
          <w:cantSplit/>
        </w:trPr>
        <w:tc>
          <w:tcPr>
            <w:tcW w:w="1134" w:type="dxa"/>
          </w:tcPr>
          <w:p w14:paraId="05EEFCCA" w14:textId="77777777" w:rsidR="00F628BF" w:rsidRPr="000136C4" w:rsidRDefault="00F628BF" w:rsidP="00374C3C">
            <w:pPr>
              <w:pStyle w:val="TabelleGross"/>
              <w:rPr>
                <w:lang w:val="en-GB"/>
              </w:rPr>
            </w:pPr>
            <w:r w:rsidRPr="000136C4">
              <w:rPr>
                <w:lang w:val="en-GB"/>
              </w:rPr>
              <w:t>G_3.</w:t>
            </w:r>
            <w:r w:rsidR="00374C3C">
              <w:rPr>
                <w:lang w:val="en-GB"/>
              </w:rPr>
              <w:t>4</w:t>
            </w:r>
            <w:r w:rsidRPr="000136C4">
              <w:rPr>
                <w:lang w:val="en-GB"/>
              </w:rPr>
              <w:t>-2</w:t>
            </w:r>
          </w:p>
        </w:tc>
        <w:tc>
          <w:tcPr>
            <w:tcW w:w="7371" w:type="dxa"/>
          </w:tcPr>
          <w:p w14:paraId="3C648CBA" w14:textId="77777777" w:rsidR="00F628BF" w:rsidRPr="000136C4" w:rsidRDefault="00374C3C" w:rsidP="00374C3C">
            <w:pPr>
              <w:pStyle w:val="TabelleGross"/>
              <w:rPr>
                <w:rFonts w:cs="Arial"/>
                <w:lang w:val="en-GB"/>
              </w:rPr>
            </w:pPr>
            <w:r>
              <w:rPr>
                <w:szCs w:val="24"/>
                <w:lang w:val="en-GB"/>
              </w:rPr>
              <w:t>File URIs are stored as URL-encoded ASCII strings in a SIARD archive.</w:t>
            </w:r>
          </w:p>
        </w:tc>
        <w:tc>
          <w:tcPr>
            <w:tcW w:w="709" w:type="dxa"/>
          </w:tcPr>
          <w:p w14:paraId="78779003" w14:textId="77777777" w:rsidR="00F628BF" w:rsidRPr="000136C4" w:rsidRDefault="00F628BF" w:rsidP="009628F0">
            <w:pPr>
              <w:pStyle w:val="TabelleGross"/>
              <w:rPr>
                <w:lang w:val="en-GB"/>
              </w:rPr>
            </w:pPr>
            <w:r w:rsidRPr="000136C4">
              <w:rPr>
                <w:lang w:val="en-GB"/>
              </w:rPr>
              <w:t>M</w:t>
            </w:r>
          </w:p>
        </w:tc>
      </w:tr>
      <w:tr w:rsidR="00F628BF" w:rsidRPr="00374C3C" w14:paraId="15FE325B" w14:textId="77777777" w:rsidTr="009628F0">
        <w:trPr>
          <w:cantSplit/>
        </w:trPr>
        <w:tc>
          <w:tcPr>
            <w:tcW w:w="1134" w:type="dxa"/>
          </w:tcPr>
          <w:p w14:paraId="37909957" w14:textId="77777777" w:rsidR="00F628BF" w:rsidRPr="000136C4" w:rsidRDefault="00F628BF" w:rsidP="00374C3C">
            <w:pPr>
              <w:pStyle w:val="TabelleGross"/>
              <w:rPr>
                <w:lang w:val="en-GB"/>
              </w:rPr>
            </w:pPr>
            <w:r w:rsidRPr="000136C4">
              <w:rPr>
                <w:lang w:val="en-GB"/>
              </w:rPr>
              <w:t>G_3.</w:t>
            </w:r>
            <w:r w:rsidR="00374C3C">
              <w:rPr>
                <w:lang w:val="en-GB"/>
              </w:rPr>
              <w:t>4</w:t>
            </w:r>
            <w:r w:rsidRPr="000136C4">
              <w:rPr>
                <w:lang w:val="en-GB"/>
              </w:rPr>
              <w:t>-3</w:t>
            </w:r>
          </w:p>
        </w:tc>
        <w:tc>
          <w:tcPr>
            <w:tcW w:w="7371" w:type="dxa"/>
          </w:tcPr>
          <w:p w14:paraId="41575FCB" w14:textId="3AF5D93E" w:rsidR="00F628BF" w:rsidRPr="000136C4" w:rsidRDefault="00374C3C" w:rsidP="00374C3C">
            <w:pPr>
              <w:pStyle w:val="TabelleGross"/>
              <w:rPr>
                <w:rFonts w:cs="Arial"/>
                <w:lang w:val="en-GB"/>
              </w:rPr>
            </w:pPr>
            <w:r>
              <w:rPr>
                <w:rFonts w:cs="Arial"/>
                <w:lang w:val="en-GB"/>
              </w:rPr>
              <w:t>It is recommended to use a file system for file URIs, where individual file entries within a ZIP file can be addressed. Thus.</w:t>
            </w:r>
            <w:r w:rsidR="00F676AA">
              <w:rPr>
                <w:rFonts w:cs="Arial"/>
                <w:lang w:val="en-GB"/>
              </w:rPr>
              <w:t xml:space="preserve"> </w:t>
            </w:r>
            <w:r w:rsidRPr="00374C3C">
              <w:rPr>
                <w:rFonts w:cs="Arial"/>
                <w:i/>
                <w:lang w:val="en-GB"/>
              </w:rPr>
              <w:t>file:///d:/sips/sip1234.zip</w:t>
            </w:r>
            <w:r>
              <w:rPr>
                <w:rFonts w:cs="Arial"/>
                <w:lang w:val="en-GB"/>
              </w:rPr>
              <w:t xml:space="preserve"> would refer to the ZIP file, whereas </w:t>
            </w:r>
            <w:r w:rsidRPr="00374C3C">
              <w:rPr>
                <w:rFonts w:cs="Arial"/>
                <w:i/>
                <w:lang w:val="en-GB"/>
              </w:rPr>
              <w:t>file:///d:/sips/sip1234.zip/</w:t>
            </w:r>
            <w:r>
              <w:rPr>
                <w:rFonts w:cs="Arial"/>
                <w:lang w:val="en-GB"/>
              </w:rPr>
              <w:t xml:space="preserve"> refers to the root folder </w:t>
            </w:r>
            <w:r w:rsidRPr="00374C3C">
              <w:rPr>
                <w:rFonts w:cs="Arial"/>
                <w:i/>
                <w:lang w:val="en-GB"/>
              </w:rPr>
              <w:t>inside</w:t>
            </w:r>
            <w:r>
              <w:rPr>
                <w:rFonts w:cs="Arial"/>
                <w:lang w:val="en-GB"/>
              </w:rPr>
              <w:t xml:space="preserve"> the ZIP file.</w:t>
            </w:r>
          </w:p>
        </w:tc>
        <w:tc>
          <w:tcPr>
            <w:tcW w:w="709" w:type="dxa"/>
          </w:tcPr>
          <w:p w14:paraId="5002C9A2" w14:textId="77777777" w:rsidR="00F628BF" w:rsidRPr="000136C4" w:rsidRDefault="00374C3C" w:rsidP="009628F0">
            <w:pPr>
              <w:pStyle w:val="TabelleGross"/>
              <w:rPr>
                <w:lang w:val="en-GB"/>
              </w:rPr>
            </w:pPr>
            <w:r>
              <w:rPr>
                <w:lang w:val="en-GB"/>
              </w:rPr>
              <w:t>O</w:t>
            </w:r>
          </w:p>
        </w:tc>
      </w:tr>
    </w:tbl>
    <w:p w14:paraId="53DE931E" w14:textId="77777777" w:rsidR="00F628BF" w:rsidRPr="00F628BF" w:rsidRDefault="00F628BF" w:rsidP="00F628BF">
      <w:pPr>
        <w:pStyle w:val="Textkrper"/>
        <w:rPr>
          <w:lang w:val="en-GB"/>
        </w:rPr>
      </w:pPr>
    </w:p>
    <w:p w14:paraId="1CBEB95F" w14:textId="77777777" w:rsidR="005524D2" w:rsidRPr="000136C4" w:rsidRDefault="000136C4" w:rsidP="005524D2">
      <w:pPr>
        <w:pStyle w:val="berschrift2"/>
        <w:tabs>
          <w:tab w:val="clear" w:pos="680"/>
          <w:tab w:val="num" w:pos="851"/>
        </w:tabs>
        <w:spacing w:before="240" w:after="120" w:line="260" w:lineRule="atLeast"/>
        <w:ind w:left="851" w:hanging="851"/>
        <w:jc w:val="both"/>
        <w:rPr>
          <w:rFonts w:cs="Arial"/>
          <w:lang w:val="en-GB"/>
        </w:rPr>
      </w:pPr>
      <w:bookmarkStart w:id="53" w:name="_Toc423960715"/>
      <w:r>
        <w:rPr>
          <w:szCs w:val="24"/>
          <w:lang w:val="en-GB"/>
        </w:rPr>
        <w:t>Identifiers and regular identifiers</w:t>
      </w:r>
      <w:bookmarkEnd w:id="53"/>
    </w:p>
    <w:p w14:paraId="5BDA3253" w14:textId="77777777" w:rsidR="00C63484" w:rsidRPr="000136C4" w:rsidRDefault="00814749" w:rsidP="00C63484">
      <w:pPr>
        <w:rPr>
          <w:rFonts w:cs="Arial"/>
          <w:lang w:val="en-GB"/>
        </w:rPr>
      </w:pPr>
      <w:r w:rsidRPr="000136C4">
        <w:rPr>
          <w:spacing w:val="1"/>
          <w:szCs w:val="24"/>
          <w:lang w:val="en-GB"/>
        </w:rPr>
        <w:t>I</w:t>
      </w:r>
      <w:r w:rsidRPr="000136C4">
        <w:rPr>
          <w:szCs w:val="24"/>
          <w:lang w:val="en-GB"/>
        </w:rPr>
        <w:t xml:space="preserve">n </w:t>
      </w:r>
      <w:r w:rsidRPr="000136C4">
        <w:rPr>
          <w:spacing w:val="-3"/>
          <w:szCs w:val="24"/>
          <w:lang w:val="en-GB"/>
        </w:rPr>
        <w:t>S</w:t>
      </w:r>
      <w:r w:rsidRPr="000136C4">
        <w:rPr>
          <w:spacing w:val="1"/>
          <w:szCs w:val="24"/>
          <w:lang w:val="en-GB"/>
        </w:rPr>
        <w:t>Q</w:t>
      </w:r>
      <w:r w:rsidRPr="000136C4">
        <w:rPr>
          <w:szCs w:val="24"/>
          <w:lang w:val="en-GB"/>
        </w:rPr>
        <w:t>L:</w:t>
      </w:r>
      <w:r w:rsidR="00164633">
        <w:rPr>
          <w:szCs w:val="24"/>
          <w:lang w:val="en-GB"/>
        </w:rPr>
        <w:t>2008</w:t>
      </w:r>
      <w:r w:rsidRPr="000136C4">
        <w:rPr>
          <w:spacing w:val="-4"/>
          <w:szCs w:val="24"/>
          <w:lang w:val="en-GB"/>
        </w:rPr>
        <w:t xml:space="preserve"> </w:t>
      </w:r>
      <w:r w:rsidRPr="000136C4">
        <w:rPr>
          <w:spacing w:val="2"/>
          <w:szCs w:val="24"/>
          <w:lang w:val="en-GB"/>
        </w:rPr>
        <w:t>there are regular identifiers</w:t>
      </w:r>
      <w:r w:rsidRPr="000136C4">
        <w:rPr>
          <w:rStyle w:val="Funotenzeichen"/>
          <w:spacing w:val="2"/>
          <w:szCs w:val="24"/>
          <w:lang w:val="en-GB"/>
        </w:rPr>
        <w:footnoteReference w:id="9"/>
      </w:r>
      <w:r w:rsidRPr="000136C4">
        <w:rPr>
          <w:spacing w:val="25"/>
          <w:position w:val="10"/>
          <w:sz w:val="13"/>
          <w:szCs w:val="24"/>
          <w:lang w:val="en-GB"/>
        </w:rPr>
        <w:t xml:space="preserve"> </w:t>
      </w:r>
      <w:r w:rsidRPr="000136C4">
        <w:rPr>
          <w:szCs w:val="24"/>
          <w:lang w:val="en-GB"/>
        </w:rPr>
        <w:t>excluding spaces and special characters which are not case-sensitive but are stored in upper case</w:t>
      </w:r>
      <w:r w:rsidR="00164633">
        <w:rPr>
          <w:szCs w:val="24"/>
          <w:lang w:val="en-GB"/>
        </w:rPr>
        <w:t xml:space="preserve"> in the SIARD archive</w:t>
      </w:r>
      <w:r w:rsidRPr="000136C4">
        <w:rPr>
          <w:szCs w:val="24"/>
          <w:lang w:val="en-GB"/>
        </w:rPr>
        <w:t xml:space="preserve">, </w:t>
      </w:r>
      <w:r w:rsidRPr="000136C4">
        <w:rPr>
          <w:spacing w:val="1"/>
          <w:szCs w:val="24"/>
          <w:lang w:val="en-GB"/>
        </w:rPr>
        <w:t>and delimited identif</w:t>
      </w:r>
      <w:r w:rsidRPr="000136C4">
        <w:rPr>
          <w:spacing w:val="1"/>
          <w:szCs w:val="24"/>
          <w:lang w:val="en-GB"/>
        </w:rPr>
        <w:t>i</w:t>
      </w:r>
      <w:r w:rsidRPr="000136C4">
        <w:rPr>
          <w:spacing w:val="1"/>
          <w:szCs w:val="24"/>
          <w:lang w:val="en-GB"/>
        </w:rPr>
        <w:t>ers which</w:t>
      </w:r>
      <w:r w:rsidRPr="000136C4">
        <w:rPr>
          <w:spacing w:val="3"/>
          <w:szCs w:val="24"/>
          <w:lang w:val="en-GB"/>
        </w:rPr>
        <w:t xml:space="preserve"> are case-sensitive and may also contain special characters</w:t>
      </w:r>
      <w:r w:rsidR="00E92B31">
        <w:rPr>
          <w:spacing w:val="3"/>
          <w:szCs w:val="24"/>
          <w:lang w:val="en-GB"/>
        </w:rPr>
        <w:t xml:space="preserve"> or equal an SQL </w:t>
      </w:r>
      <w:r w:rsidR="00E92B31">
        <w:rPr>
          <w:spacing w:val="3"/>
          <w:szCs w:val="24"/>
          <w:lang w:val="en-GB"/>
        </w:rPr>
        <w:lastRenderedPageBreak/>
        <w:t>keyword</w:t>
      </w:r>
      <w:r w:rsidRPr="000136C4">
        <w:rPr>
          <w:szCs w:val="24"/>
          <w:lang w:val="en-GB"/>
        </w:rPr>
        <w:t xml:space="preserve">. These </w:t>
      </w:r>
      <w:r w:rsidR="00E92B31">
        <w:rPr>
          <w:szCs w:val="24"/>
          <w:lang w:val="en-GB"/>
        </w:rPr>
        <w:t xml:space="preserve">must be quoted </w:t>
      </w:r>
      <w:r w:rsidRPr="000136C4">
        <w:rPr>
          <w:szCs w:val="24"/>
          <w:lang w:val="en-GB"/>
        </w:rPr>
        <w:t>in double quotation marks in expressions</w:t>
      </w:r>
      <w:r w:rsidR="00C63484" w:rsidRPr="000136C4">
        <w:rPr>
          <w:rFonts w:cs="Arial"/>
          <w:lang w:val="en-GB"/>
        </w:rPr>
        <w:t>.</w:t>
      </w:r>
      <w:r w:rsidR="00E92B31">
        <w:rPr>
          <w:rFonts w:cs="Arial"/>
          <w:lang w:val="en-GB"/>
        </w:rPr>
        <w:t xml:space="preserve"> In the SIARD a</w:t>
      </w:r>
      <w:r w:rsidR="00E92B31">
        <w:rPr>
          <w:rFonts w:cs="Arial"/>
          <w:lang w:val="en-GB"/>
        </w:rPr>
        <w:t>r</w:t>
      </w:r>
      <w:r w:rsidR="00E92B31">
        <w:rPr>
          <w:rFonts w:cs="Arial"/>
          <w:lang w:val="en-GB"/>
        </w:rPr>
        <w:t>chive they are stored without the quotes.</w:t>
      </w:r>
    </w:p>
    <w:p w14:paraId="5CC97890" w14:textId="77777777" w:rsidR="00DC119C" w:rsidRPr="000136C4" w:rsidRDefault="00814749" w:rsidP="00DC119C">
      <w:pPr>
        <w:rPr>
          <w:rFonts w:cs="Arial"/>
          <w:lang w:val="en-GB"/>
        </w:rPr>
      </w:pPr>
      <w:r w:rsidRPr="000136C4">
        <w:rPr>
          <w:szCs w:val="24"/>
          <w:lang w:val="en-GB"/>
        </w:rPr>
        <w:t>The definition of what constitutes a special character is set out in the SQL standard.</w:t>
      </w:r>
      <w:r w:rsidRPr="000136C4">
        <w:rPr>
          <w:spacing w:val="-5"/>
          <w:szCs w:val="24"/>
          <w:lang w:val="en-GB"/>
        </w:rPr>
        <w:t xml:space="preserve"> </w:t>
      </w:r>
      <w:r w:rsidRPr="000136C4">
        <w:rPr>
          <w:szCs w:val="24"/>
          <w:lang w:val="en-GB"/>
        </w:rPr>
        <w:t>The u</w:t>
      </w:r>
      <w:r w:rsidRPr="000136C4">
        <w:rPr>
          <w:szCs w:val="24"/>
          <w:lang w:val="en-GB"/>
        </w:rPr>
        <w:t>p</w:t>
      </w:r>
      <w:r w:rsidRPr="000136C4">
        <w:rPr>
          <w:szCs w:val="24"/>
          <w:lang w:val="en-GB"/>
        </w:rPr>
        <w:t>per-case version of a letter is defined by the Unicode standard</w:t>
      </w:r>
      <w:r w:rsidR="00E92B31">
        <w:rPr>
          <w:rFonts w:cs="Arial"/>
          <w:lang w:val="en-GB"/>
        </w:rPr>
        <w:t>.</w:t>
      </w:r>
    </w:p>
    <w:p w14:paraId="3823010F" w14:textId="77777777" w:rsidR="00C63484" w:rsidRPr="000136C4" w:rsidRDefault="00814749" w:rsidP="00C63484">
      <w:pPr>
        <w:rPr>
          <w:rFonts w:cs="Arial"/>
          <w:lang w:val="en-GB"/>
        </w:rPr>
      </w:pPr>
      <w:r w:rsidRPr="000136C4">
        <w:rPr>
          <w:szCs w:val="24"/>
          <w:lang w:val="en-GB"/>
        </w:rPr>
        <w:t xml:space="preserve">In </w:t>
      </w:r>
      <w:r w:rsidR="00E92B31">
        <w:rPr>
          <w:szCs w:val="24"/>
          <w:lang w:val="en-GB"/>
        </w:rPr>
        <w:t xml:space="preserve">the </w:t>
      </w:r>
      <w:r w:rsidRPr="000136C4">
        <w:rPr>
          <w:szCs w:val="24"/>
          <w:lang w:val="en-GB"/>
        </w:rPr>
        <w:t xml:space="preserve">metadata, a regular identifier is stored in upper case, while a delimited identifier is stored </w:t>
      </w:r>
      <w:r w:rsidR="00E92B31">
        <w:rPr>
          <w:szCs w:val="24"/>
          <w:lang w:val="en-GB"/>
        </w:rPr>
        <w:t>without</w:t>
      </w:r>
      <w:r w:rsidRPr="000136C4">
        <w:rPr>
          <w:szCs w:val="24"/>
          <w:lang w:val="en-GB"/>
        </w:rPr>
        <w:t xml:space="preserve"> quotation marks.</w:t>
      </w:r>
      <w:r w:rsidRPr="000136C4">
        <w:rPr>
          <w:spacing w:val="2"/>
          <w:szCs w:val="24"/>
          <w:lang w:val="en-GB"/>
        </w:rPr>
        <w:t xml:space="preserve"> </w:t>
      </w:r>
      <w:r w:rsidRPr="000136C4">
        <w:rPr>
          <w:spacing w:val="-1"/>
          <w:szCs w:val="24"/>
          <w:lang w:val="en-GB"/>
        </w:rPr>
        <w:t>The</w:t>
      </w:r>
      <w:r w:rsidRPr="000136C4">
        <w:rPr>
          <w:szCs w:val="24"/>
          <w:lang w:val="en-GB"/>
        </w:rPr>
        <w:t xml:space="preserve"> </w:t>
      </w:r>
      <w:r w:rsidRPr="000136C4">
        <w:rPr>
          <w:spacing w:val="-1"/>
          <w:szCs w:val="24"/>
          <w:lang w:val="en-GB"/>
        </w:rPr>
        <w:t>S</w:t>
      </w:r>
      <w:r w:rsidRPr="000136C4">
        <w:rPr>
          <w:spacing w:val="1"/>
          <w:szCs w:val="24"/>
          <w:lang w:val="en-GB"/>
        </w:rPr>
        <w:t>Q</w:t>
      </w:r>
      <w:r w:rsidRPr="000136C4">
        <w:rPr>
          <w:szCs w:val="24"/>
          <w:lang w:val="en-GB"/>
        </w:rPr>
        <w:t>L:</w:t>
      </w:r>
      <w:r w:rsidR="00164633">
        <w:rPr>
          <w:szCs w:val="24"/>
          <w:lang w:val="en-GB"/>
        </w:rPr>
        <w:t>2008</w:t>
      </w:r>
      <w:r w:rsidRPr="000136C4">
        <w:rPr>
          <w:spacing w:val="-3"/>
          <w:szCs w:val="24"/>
          <w:lang w:val="en-GB"/>
        </w:rPr>
        <w:t xml:space="preserve"> s</w:t>
      </w:r>
      <w:r w:rsidRPr="000136C4">
        <w:rPr>
          <w:spacing w:val="1"/>
          <w:szCs w:val="24"/>
          <w:lang w:val="en-GB"/>
        </w:rPr>
        <w:t>t</w:t>
      </w:r>
      <w:r w:rsidRPr="000136C4">
        <w:rPr>
          <w:szCs w:val="24"/>
          <w:lang w:val="en-GB"/>
        </w:rPr>
        <w:t>a</w:t>
      </w:r>
      <w:r w:rsidRPr="000136C4">
        <w:rPr>
          <w:spacing w:val="-1"/>
          <w:szCs w:val="24"/>
          <w:lang w:val="en-GB"/>
        </w:rPr>
        <w:t>n</w:t>
      </w:r>
      <w:r w:rsidRPr="000136C4">
        <w:rPr>
          <w:szCs w:val="24"/>
          <w:lang w:val="en-GB"/>
        </w:rPr>
        <w:t>d</w:t>
      </w:r>
      <w:r w:rsidRPr="000136C4">
        <w:rPr>
          <w:spacing w:val="-3"/>
          <w:szCs w:val="24"/>
          <w:lang w:val="en-GB"/>
        </w:rPr>
        <w:t>a</w:t>
      </w:r>
      <w:r w:rsidRPr="000136C4">
        <w:rPr>
          <w:spacing w:val="1"/>
          <w:szCs w:val="24"/>
          <w:lang w:val="en-GB"/>
        </w:rPr>
        <w:t>r</w:t>
      </w:r>
      <w:r w:rsidRPr="000136C4">
        <w:rPr>
          <w:szCs w:val="24"/>
          <w:lang w:val="en-GB"/>
        </w:rPr>
        <w:t>d stipulates that</w:t>
      </w:r>
      <w:r w:rsidRPr="000136C4">
        <w:rPr>
          <w:spacing w:val="2"/>
          <w:szCs w:val="24"/>
          <w:lang w:val="en-GB"/>
        </w:rPr>
        <w:t xml:space="preserve"> </w:t>
      </w:r>
      <w:r w:rsidRPr="000136C4">
        <w:rPr>
          <w:szCs w:val="24"/>
          <w:lang w:val="en-GB"/>
        </w:rPr>
        <w:t>as soon as an ident</w:t>
      </w:r>
      <w:r w:rsidRPr="000136C4">
        <w:rPr>
          <w:szCs w:val="24"/>
          <w:lang w:val="en-GB"/>
        </w:rPr>
        <w:t>i</w:t>
      </w:r>
      <w:r w:rsidRPr="000136C4">
        <w:rPr>
          <w:szCs w:val="24"/>
          <w:lang w:val="en-GB"/>
        </w:rPr>
        <w:t>fier contains a character that is not permitted in a regular identifier</w:t>
      </w:r>
      <w:r w:rsidR="00E92B31">
        <w:rPr>
          <w:szCs w:val="24"/>
          <w:lang w:val="en-GB"/>
        </w:rPr>
        <w:t xml:space="preserve"> or equals an SQL ke</w:t>
      </w:r>
      <w:r w:rsidR="00E92B31">
        <w:rPr>
          <w:szCs w:val="24"/>
          <w:lang w:val="en-GB"/>
        </w:rPr>
        <w:t>y</w:t>
      </w:r>
      <w:r w:rsidR="00E92B31">
        <w:rPr>
          <w:szCs w:val="24"/>
          <w:lang w:val="en-GB"/>
        </w:rPr>
        <w:t>word</w:t>
      </w:r>
      <w:r w:rsidRPr="000136C4">
        <w:rPr>
          <w:szCs w:val="24"/>
          <w:lang w:val="en-GB"/>
        </w:rPr>
        <w:t>, it is deemed to be a delimited identifier</w:t>
      </w:r>
      <w:r w:rsidR="00C63484" w:rsidRPr="000136C4">
        <w:rPr>
          <w:rFonts w:cs="Arial"/>
          <w:lang w:val="en-GB"/>
        </w:rPr>
        <w:t>.</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134"/>
        <w:gridCol w:w="7371"/>
        <w:gridCol w:w="709"/>
      </w:tblGrid>
      <w:tr w:rsidR="00C63484" w:rsidRPr="000136C4" w14:paraId="4A0CD072" w14:textId="77777777" w:rsidTr="005647F2">
        <w:trPr>
          <w:cantSplit/>
          <w:tblHeader/>
        </w:trPr>
        <w:tc>
          <w:tcPr>
            <w:tcW w:w="1134" w:type="dxa"/>
            <w:shd w:val="clear" w:color="auto" w:fill="99CCFF"/>
          </w:tcPr>
          <w:p w14:paraId="31EC60A3" w14:textId="77777777" w:rsidR="00C63484" w:rsidRPr="000136C4" w:rsidRDefault="00C63484" w:rsidP="00C63484">
            <w:pPr>
              <w:pStyle w:val="TabelleGross"/>
              <w:rPr>
                <w:b/>
                <w:lang w:val="en-GB"/>
              </w:rPr>
            </w:pPr>
            <w:r w:rsidRPr="000136C4">
              <w:rPr>
                <w:b/>
                <w:lang w:val="en-GB"/>
              </w:rPr>
              <w:t>ID</w:t>
            </w:r>
          </w:p>
        </w:tc>
        <w:tc>
          <w:tcPr>
            <w:tcW w:w="7371" w:type="dxa"/>
            <w:shd w:val="clear" w:color="auto" w:fill="99CCFF"/>
          </w:tcPr>
          <w:p w14:paraId="54440BEE" w14:textId="77777777" w:rsidR="00C63484" w:rsidRPr="000136C4" w:rsidRDefault="00E54509" w:rsidP="00C63484">
            <w:pPr>
              <w:pStyle w:val="TabelleGross"/>
              <w:rPr>
                <w:b/>
                <w:lang w:val="en-GB"/>
              </w:rPr>
            </w:pPr>
            <w:r w:rsidRPr="000136C4">
              <w:rPr>
                <w:b/>
                <w:lang w:val="en-GB"/>
              </w:rPr>
              <w:t>Description of requirement</w:t>
            </w:r>
          </w:p>
        </w:tc>
        <w:tc>
          <w:tcPr>
            <w:tcW w:w="709" w:type="dxa"/>
            <w:shd w:val="clear" w:color="auto" w:fill="99CCFF"/>
          </w:tcPr>
          <w:p w14:paraId="518A8493" w14:textId="77777777" w:rsidR="00C63484" w:rsidRPr="000136C4" w:rsidRDefault="00E54509" w:rsidP="00C63484">
            <w:pPr>
              <w:pStyle w:val="TabelleGross"/>
              <w:rPr>
                <w:b/>
                <w:lang w:val="en-GB"/>
              </w:rPr>
            </w:pPr>
            <w:r w:rsidRPr="000136C4">
              <w:rPr>
                <w:b/>
                <w:lang w:val="en-GB"/>
              </w:rPr>
              <w:t>M/O</w:t>
            </w:r>
          </w:p>
        </w:tc>
      </w:tr>
      <w:tr w:rsidR="00C63484" w:rsidRPr="000136C4" w14:paraId="2D2480B3" w14:textId="77777777" w:rsidTr="005647F2">
        <w:trPr>
          <w:cantSplit/>
        </w:trPr>
        <w:tc>
          <w:tcPr>
            <w:tcW w:w="1134" w:type="dxa"/>
          </w:tcPr>
          <w:p w14:paraId="68A58578" w14:textId="77777777" w:rsidR="00C63484" w:rsidRPr="000136C4" w:rsidRDefault="00814749" w:rsidP="00374C3C">
            <w:pPr>
              <w:pStyle w:val="TabelleGross"/>
              <w:rPr>
                <w:lang w:val="en-GB"/>
              </w:rPr>
            </w:pPr>
            <w:r w:rsidRPr="000136C4">
              <w:rPr>
                <w:lang w:val="en-GB"/>
              </w:rPr>
              <w:t>G</w:t>
            </w:r>
            <w:r w:rsidR="00C63484" w:rsidRPr="000136C4">
              <w:rPr>
                <w:lang w:val="en-GB"/>
              </w:rPr>
              <w:t>_3.</w:t>
            </w:r>
            <w:r w:rsidR="00374C3C">
              <w:rPr>
                <w:lang w:val="en-GB"/>
              </w:rPr>
              <w:t>5</w:t>
            </w:r>
            <w:r w:rsidR="00C63484" w:rsidRPr="000136C4">
              <w:rPr>
                <w:lang w:val="en-GB"/>
              </w:rPr>
              <w:t>-1</w:t>
            </w:r>
          </w:p>
        </w:tc>
        <w:tc>
          <w:tcPr>
            <w:tcW w:w="7371" w:type="dxa"/>
          </w:tcPr>
          <w:p w14:paraId="30FE478D" w14:textId="139F3951" w:rsidR="00C63484" w:rsidRPr="000136C4" w:rsidRDefault="00C30DB7" w:rsidP="00C63484">
            <w:pPr>
              <w:pStyle w:val="TabelleGross"/>
              <w:rPr>
                <w:lang w:val="en-GB"/>
              </w:rPr>
            </w:pPr>
            <w:r>
              <w:rPr>
                <w:szCs w:val="24"/>
                <w:lang w:val="en-GB"/>
              </w:rPr>
              <w:t>A</w:t>
            </w:r>
            <w:r w:rsidR="00814749" w:rsidRPr="000136C4">
              <w:rPr>
                <w:szCs w:val="24"/>
                <w:lang w:val="en-GB"/>
              </w:rPr>
              <w:t>ll identifiers are stored in the Unicode character set</w:t>
            </w:r>
            <w:r w:rsidR="00C63484" w:rsidRPr="000136C4">
              <w:rPr>
                <w:rFonts w:cs="Arial"/>
                <w:lang w:val="en-GB"/>
              </w:rPr>
              <w:t>.</w:t>
            </w:r>
          </w:p>
        </w:tc>
        <w:tc>
          <w:tcPr>
            <w:tcW w:w="709" w:type="dxa"/>
          </w:tcPr>
          <w:p w14:paraId="260BC8D6" w14:textId="77777777" w:rsidR="00C63484" w:rsidRPr="000136C4" w:rsidRDefault="00C63484" w:rsidP="00C63484">
            <w:pPr>
              <w:pStyle w:val="TabelleGross"/>
              <w:rPr>
                <w:lang w:val="en-GB"/>
              </w:rPr>
            </w:pPr>
            <w:r w:rsidRPr="000136C4">
              <w:rPr>
                <w:lang w:val="en-GB"/>
              </w:rPr>
              <w:t>M</w:t>
            </w:r>
          </w:p>
        </w:tc>
      </w:tr>
      <w:tr w:rsidR="00C63484" w:rsidRPr="000136C4" w14:paraId="61609D39" w14:textId="77777777" w:rsidTr="005647F2">
        <w:trPr>
          <w:cantSplit/>
        </w:trPr>
        <w:tc>
          <w:tcPr>
            <w:tcW w:w="1134" w:type="dxa"/>
          </w:tcPr>
          <w:p w14:paraId="6C6A2D63" w14:textId="77777777" w:rsidR="00C63484" w:rsidRPr="000136C4" w:rsidRDefault="00814749" w:rsidP="00374C3C">
            <w:pPr>
              <w:pStyle w:val="TabelleGross"/>
              <w:rPr>
                <w:lang w:val="en-GB"/>
              </w:rPr>
            </w:pPr>
            <w:r w:rsidRPr="000136C4">
              <w:rPr>
                <w:lang w:val="en-GB"/>
              </w:rPr>
              <w:t>G</w:t>
            </w:r>
            <w:r w:rsidR="00C63484" w:rsidRPr="000136C4">
              <w:rPr>
                <w:lang w:val="en-GB"/>
              </w:rPr>
              <w:t>_3.</w:t>
            </w:r>
            <w:r w:rsidR="00374C3C">
              <w:rPr>
                <w:lang w:val="en-GB"/>
              </w:rPr>
              <w:t>5</w:t>
            </w:r>
            <w:r w:rsidR="00C63484" w:rsidRPr="000136C4">
              <w:rPr>
                <w:lang w:val="en-GB"/>
              </w:rPr>
              <w:t>-2</w:t>
            </w:r>
          </w:p>
        </w:tc>
        <w:tc>
          <w:tcPr>
            <w:tcW w:w="7371" w:type="dxa"/>
          </w:tcPr>
          <w:p w14:paraId="405C316A" w14:textId="77777777" w:rsidR="00C63484" w:rsidRPr="000136C4" w:rsidRDefault="00814749" w:rsidP="00C63484">
            <w:pPr>
              <w:pStyle w:val="TabelleGross"/>
              <w:rPr>
                <w:rFonts w:cs="Arial"/>
                <w:lang w:val="en-GB"/>
              </w:rPr>
            </w:pPr>
            <w:r w:rsidRPr="000136C4">
              <w:rPr>
                <w:szCs w:val="24"/>
                <w:lang w:val="en-GB"/>
              </w:rPr>
              <w:t>Regular identifiers are in upper case without quotation marks</w:t>
            </w:r>
            <w:r w:rsidR="00C63484" w:rsidRPr="000136C4">
              <w:rPr>
                <w:rFonts w:cs="Arial"/>
                <w:lang w:val="en-GB"/>
              </w:rPr>
              <w:t>.</w:t>
            </w:r>
          </w:p>
        </w:tc>
        <w:tc>
          <w:tcPr>
            <w:tcW w:w="709" w:type="dxa"/>
          </w:tcPr>
          <w:p w14:paraId="2BE0927D" w14:textId="77777777" w:rsidR="00C63484" w:rsidRPr="000136C4" w:rsidRDefault="00C63484" w:rsidP="00C63484">
            <w:pPr>
              <w:pStyle w:val="TabelleGross"/>
              <w:rPr>
                <w:lang w:val="en-GB"/>
              </w:rPr>
            </w:pPr>
            <w:r w:rsidRPr="000136C4">
              <w:rPr>
                <w:lang w:val="en-GB"/>
              </w:rPr>
              <w:t>M</w:t>
            </w:r>
          </w:p>
        </w:tc>
      </w:tr>
      <w:tr w:rsidR="00C63484" w:rsidRPr="000136C4" w14:paraId="55525AFC" w14:textId="77777777" w:rsidTr="005647F2">
        <w:trPr>
          <w:cantSplit/>
        </w:trPr>
        <w:tc>
          <w:tcPr>
            <w:tcW w:w="1134" w:type="dxa"/>
          </w:tcPr>
          <w:p w14:paraId="527C8F6A" w14:textId="77777777" w:rsidR="00C63484" w:rsidRPr="000136C4" w:rsidRDefault="00814749" w:rsidP="00374C3C">
            <w:pPr>
              <w:pStyle w:val="TabelleGross"/>
              <w:rPr>
                <w:lang w:val="en-GB"/>
              </w:rPr>
            </w:pPr>
            <w:r w:rsidRPr="000136C4">
              <w:rPr>
                <w:lang w:val="en-GB"/>
              </w:rPr>
              <w:t>G</w:t>
            </w:r>
            <w:r w:rsidR="00C63484" w:rsidRPr="000136C4">
              <w:rPr>
                <w:lang w:val="en-GB"/>
              </w:rPr>
              <w:t>_3.</w:t>
            </w:r>
            <w:r w:rsidR="00374C3C">
              <w:rPr>
                <w:lang w:val="en-GB"/>
              </w:rPr>
              <w:t>5</w:t>
            </w:r>
            <w:r w:rsidR="00C63484" w:rsidRPr="000136C4">
              <w:rPr>
                <w:lang w:val="en-GB"/>
              </w:rPr>
              <w:t>-3</w:t>
            </w:r>
          </w:p>
        </w:tc>
        <w:tc>
          <w:tcPr>
            <w:tcW w:w="7371" w:type="dxa"/>
          </w:tcPr>
          <w:p w14:paraId="0F96AB14" w14:textId="77777777" w:rsidR="00C63484" w:rsidRPr="000136C4" w:rsidRDefault="00814749" w:rsidP="00E92B31">
            <w:pPr>
              <w:pStyle w:val="TabelleGross"/>
              <w:rPr>
                <w:rFonts w:cs="Arial"/>
                <w:lang w:val="en-GB"/>
              </w:rPr>
            </w:pPr>
            <w:r w:rsidRPr="000136C4">
              <w:rPr>
                <w:szCs w:val="24"/>
                <w:lang w:val="en-GB"/>
              </w:rPr>
              <w:t xml:space="preserve">Delimited identifiers are </w:t>
            </w:r>
            <w:r w:rsidR="00E92B31">
              <w:rPr>
                <w:szCs w:val="24"/>
                <w:lang w:val="en-GB"/>
              </w:rPr>
              <w:t>stored without quotation marks</w:t>
            </w:r>
            <w:r w:rsidR="00C63484" w:rsidRPr="000136C4">
              <w:rPr>
                <w:rFonts w:cs="Arial"/>
                <w:lang w:val="en-GB"/>
              </w:rPr>
              <w:t>.</w:t>
            </w:r>
          </w:p>
        </w:tc>
        <w:tc>
          <w:tcPr>
            <w:tcW w:w="709" w:type="dxa"/>
          </w:tcPr>
          <w:p w14:paraId="222DE261" w14:textId="77777777" w:rsidR="00C63484" w:rsidRPr="000136C4" w:rsidRDefault="00C63484" w:rsidP="00C63484">
            <w:pPr>
              <w:pStyle w:val="TabelleGross"/>
              <w:rPr>
                <w:lang w:val="en-GB"/>
              </w:rPr>
            </w:pPr>
            <w:r w:rsidRPr="000136C4">
              <w:rPr>
                <w:lang w:val="en-GB"/>
              </w:rPr>
              <w:t>M</w:t>
            </w:r>
          </w:p>
        </w:tc>
      </w:tr>
    </w:tbl>
    <w:p w14:paraId="537954C8" w14:textId="77777777" w:rsidR="00070513" w:rsidRPr="000136C4" w:rsidRDefault="00070513">
      <w:pPr>
        <w:spacing w:after="0" w:line="240" w:lineRule="auto"/>
        <w:rPr>
          <w:rFonts w:cs="Arial"/>
          <w:b/>
          <w:sz w:val="32"/>
          <w:lang w:val="en-GB"/>
        </w:rPr>
      </w:pPr>
      <w:r w:rsidRPr="000136C4">
        <w:rPr>
          <w:rFonts w:cs="Arial"/>
          <w:lang w:val="en-GB"/>
        </w:rPr>
        <w:br w:type="page"/>
      </w:r>
    </w:p>
    <w:p w14:paraId="70B65153" w14:textId="77777777" w:rsidR="005524D2" w:rsidRPr="000136C4" w:rsidRDefault="00BC5CDF" w:rsidP="00A42398">
      <w:pPr>
        <w:pStyle w:val="berschrift1"/>
        <w:ind w:left="851" w:hanging="851"/>
        <w:rPr>
          <w:lang w:val="en-GB"/>
        </w:rPr>
      </w:pPr>
      <w:bookmarkStart w:id="54" w:name="_Toc423960716"/>
      <w:r w:rsidRPr="000136C4">
        <w:rPr>
          <w:rFonts w:cs="Arial"/>
          <w:lang w:val="en-GB"/>
        </w:rPr>
        <w:lastRenderedPageBreak/>
        <w:t>Requirements for the format structure</w:t>
      </w:r>
      <w:bookmarkEnd w:id="54"/>
    </w:p>
    <w:p w14:paraId="1D5AC0BC" w14:textId="77777777" w:rsidR="00D87923" w:rsidRPr="000136C4" w:rsidRDefault="00BC5CDF" w:rsidP="005524D2">
      <w:pPr>
        <w:pStyle w:val="berschrift2"/>
        <w:tabs>
          <w:tab w:val="clear" w:pos="680"/>
          <w:tab w:val="num" w:pos="851"/>
        </w:tabs>
        <w:spacing w:before="240" w:after="120" w:line="260" w:lineRule="atLeast"/>
        <w:ind w:left="851" w:hanging="851"/>
        <w:jc w:val="both"/>
        <w:rPr>
          <w:rFonts w:cs="Arial"/>
          <w:lang w:val="en-GB"/>
        </w:rPr>
      </w:pPr>
      <w:bookmarkStart w:id="55" w:name="_Toc423960717"/>
      <w:bookmarkStart w:id="56" w:name="_Toc264549051"/>
      <w:bookmarkStart w:id="57" w:name="_Ref326736276"/>
      <w:bookmarkStart w:id="58" w:name="_Ref326736289"/>
      <w:r w:rsidRPr="000136C4">
        <w:rPr>
          <w:szCs w:val="24"/>
          <w:lang w:val="en-GB"/>
        </w:rPr>
        <w:t>Construction of the SIARD archive file</w:t>
      </w:r>
      <w:bookmarkEnd w:id="55"/>
    </w:p>
    <w:p w14:paraId="3DA0AF35" w14:textId="77777777" w:rsidR="00BC0D04" w:rsidRPr="000136C4" w:rsidRDefault="00BC5CDF">
      <w:pPr>
        <w:pStyle w:val="Textkrper"/>
        <w:rPr>
          <w:lang w:val="en-GB"/>
        </w:rPr>
      </w:pPr>
      <w:r w:rsidRPr="000136C4">
        <w:rPr>
          <w:position w:val="-1"/>
          <w:szCs w:val="24"/>
          <w:lang w:val="en-GB"/>
        </w:rPr>
        <w:t>The SIARD archive file is realised as a ZIP archive</w:t>
      </w:r>
      <w:r w:rsidR="00BD32E8" w:rsidRPr="000136C4">
        <w:rPr>
          <w:lang w:val="en-GB"/>
        </w:rPr>
        <w:t>.</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134"/>
        <w:gridCol w:w="7371"/>
        <w:gridCol w:w="709"/>
      </w:tblGrid>
      <w:tr w:rsidR="00D87923" w:rsidRPr="000136C4" w14:paraId="51ECB75C" w14:textId="77777777" w:rsidTr="005647F2">
        <w:trPr>
          <w:cantSplit/>
          <w:tblHeader/>
        </w:trPr>
        <w:tc>
          <w:tcPr>
            <w:tcW w:w="1134" w:type="dxa"/>
            <w:shd w:val="clear" w:color="auto" w:fill="99CCFF"/>
          </w:tcPr>
          <w:p w14:paraId="586E65F6" w14:textId="77777777" w:rsidR="00D87923" w:rsidRPr="000136C4" w:rsidRDefault="00D87923" w:rsidP="001A1BA3">
            <w:pPr>
              <w:pStyle w:val="TabelleGross"/>
              <w:rPr>
                <w:b/>
                <w:lang w:val="en-GB"/>
              </w:rPr>
            </w:pPr>
            <w:r w:rsidRPr="000136C4">
              <w:rPr>
                <w:b/>
                <w:lang w:val="en-GB"/>
              </w:rPr>
              <w:t>ID</w:t>
            </w:r>
          </w:p>
        </w:tc>
        <w:tc>
          <w:tcPr>
            <w:tcW w:w="7371" w:type="dxa"/>
            <w:shd w:val="clear" w:color="auto" w:fill="99CCFF"/>
          </w:tcPr>
          <w:p w14:paraId="1E4A62D0" w14:textId="77777777" w:rsidR="00D87923" w:rsidRPr="000136C4" w:rsidRDefault="00E54509" w:rsidP="001A1BA3">
            <w:pPr>
              <w:pStyle w:val="TabelleGross"/>
              <w:rPr>
                <w:b/>
                <w:lang w:val="en-GB"/>
              </w:rPr>
            </w:pPr>
            <w:r w:rsidRPr="000136C4">
              <w:rPr>
                <w:b/>
                <w:lang w:val="en-GB"/>
              </w:rPr>
              <w:t>Description of requirement</w:t>
            </w:r>
          </w:p>
        </w:tc>
        <w:tc>
          <w:tcPr>
            <w:tcW w:w="709" w:type="dxa"/>
            <w:shd w:val="clear" w:color="auto" w:fill="99CCFF"/>
          </w:tcPr>
          <w:p w14:paraId="26BD943D" w14:textId="77777777" w:rsidR="00D87923" w:rsidRPr="000136C4" w:rsidRDefault="00E54509" w:rsidP="001A1BA3">
            <w:pPr>
              <w:pStyle w:val="TabelleGross"/>
              <w:rPr>
                <w:b/>
                <w:lang w:val="en-GB"/>
              </w:rPr>
            </w:pPr>
            <w:r w:rsidRPr="000136C4">
              <w:rPr>
                <w:b/>
                <w:lang w:val="en-GB"/>
              </w:rPr>
              <w:t>M/O</w:t>
            </w:r>
          </w:p>
        </w:tc>
      </w:tr>
      <w:tr w:rsidR="00D87923" w:rsidRPr="000136C4" w14:paraId="577545CD" w14:textId="77777777" w:rsidTr="005647F2">
        <w:trPr>
          <w:cantSplit/>
        </w:trPr>
        <w:tc>
          <w:tcPr>
            <w:tcW w:w="1134" w:type="dxa"/>
          </w:tcPr>
          <w:p w14:paraId="01431E0A" w14:textId="77777777" w:rsidR="00D87923" w:rsidRPr="000136C4" w:rsidRDefault="00BC5CDF" w:rsidP="00BD32E8">
            <w:pPr>
              <w:pStyle w:val="TabelleGross"/>
              <w:rPr>
                <w:lang w:val="en-GB"/>
              </w:rPr>
            </w:pPr>
            <w:r w:rsidRPr="000136C4">
              <w:rPr>
                <w:lang w:val="en-GB"/>
              </w:rPr>
              <w:t>G</w:t>
            </w:r>
            <w:r w:rsidR="00D87923" w:rsidRPr="000136C4">
              <w:rPr>
                <w:lang w:val="en-GB"/>
              </w:rPr>
              <w:t>_</w:t>
            </w:r>
            <w:r w:rsidR="00BD32E8" w:rsidRPr="000136C4">
              <w:rPr>
                <w:lang w:val="en-GB"/>
              </w:rPr>
              <w:t>4.1</w:t>
            </w:r>
            <w:r w:rsidR="00D87923" w:rsidRPr="000136C4">
              <w:rPr>
                <w:lang w:val="en-GB"/>
              </w:rPr>
              <w:t>-1</w:t>
            </w:r>
          </w:p>
        </w:tc>
        <w:tc>
          <w:tcPr>
            <w:tcW w:w="7371" w:type="dxa"/>
          </w:tcPr>
          <w:p w14:paraId="06E42267" w14:textId="77777777" w:rsidR="00D87923" w:rsidRPr="000136C4" w:rsidRDefault="00BC5CDF" w:rsidP="00374C3C">
            <w:pPr>
              <w:pStyle w:val="TabelleGross"/>
              <w:rPr>
                <w:lang w:val="en-GB"/>
              </w:rPr>
            </w:pPr>
            <w:r w:rsidRPr="000136C4">
              <w:rPr>
                <w:szCs w:val="24"/>
                <w:lang w:val="en-GB"/>
              </w:rPr>
              <w:t xml:space="preserve">The </w:t>
            </w:r>
            <w:r w:rsidRPr="000136C4">
              <w:rPr>
                <w:spacing w:val="-1"/>
                <w:szCs w:val="24"/>
                <w:lang w:val="en-GB"/>
              </w:rPr>
              <w:t>S</w:t>
            </w:r>
            <w:r w:rsidRPr="000136C4">
              <w:rPr>
                <w:spacing w:val="2"/>
                <w:szCs w:val="24"/>
                <w:lang w:val="en-GB"/>
              </w:rPr>
              <w:t>I</w:t>
            </w:r>
            <w:r w:rsidRPr="000136C4">
              <w:rPr>
                <w:spacing w:val="-1"/>
                <w:szCs w:val="24"/>
                <w:lang w:val="en-GB"/>
              </w:rPr>
              <w:t>A</w:t>
            </w:r>
            <w:r w:rsidRPr="000136C4">
              <w:rPr>
                <w:szCs w:val="24"/>
                <w:lang w:val="en-GB"/>
              </w:rPr>
              <w:t>R</w:t>
            </w:r>
            <w:r w:rsidRPr="000136C4">
              <w:rPr>
                <w:spacing w:val="1"/>
                <w:szCs w:val="24"/>
                <w:lang w:val="en-GB"/>
              </w:rPr>
              <w:t>D file is stored as a single, ZIP archive in accordance with the specif</w:t>
            </w:r>
            <w:r w:rsidRPr="000136C4">
              <w:rPr>
                <w:spacing w:val="1"/>
                <w:szCs w:val="24"/>
                <w:lang w:val="en-GB"/>
              </w:rPr>
              <w:t>i</w:t>
            </w:r>
            <w:r w:rsidRPr="000136C4">
              <w:rPr>
                <w:spacing w:val="1"/>
                <w:szCs w:val="24"/>
                <w:lang w:val="en-GB"/>
              </w:rPr>
              <w:t xml:space="preserve">cation published by the company </w:t>
            </w:r>
            <w:r w:rsidRPr="000136C4">
              <w:rPr>
                <w:spacing w:val="-4"/>
                <w:szCs w:val="24"/>
                <w:lang w:val="en-GB"/>
              </w:rPr>
              <w:t>P</w:t>
            </w:r>
            <w:r w:rsidRPr="000136C4">
              <w:rPr>
                <w:spacing w:val="-1"/>
                <w:szCs w:val="24"/>
                <w:lang w:val="en-GB"/>
              </w:rPr>
              <w:t>k</w:t>
            </w:r>
            <w:r w:rsidRPr="000136C4">
              <w:rPr>
                <w:spacing w:val="9"/>
                <w:szCs w:val="24"/>
                <w:lang w:val="en-GB"/>
              </w:rPr>
              <w:t>W</w:t>
            </w:r>
            <w:r w:rsidRPr="000136C4">
              <w:rPr>
                <w:spacing w:val="-3"/>
                <w:szCs w:val="24"/>
                <w:lang w:val="en-GB"/>
              </w:rPr>
              <w:t>a</w:t>
            </w:r>
            <w:r w:rsidRPr="000136C4">
              <w:rPr>
                <w:spacing w:val="1"/>
                <w:szCs w:val="24"/>
                <w:lang w:val="en-GB"/>
              </w:rPr>
              <w:t>r</w:t>
            </w:r>
            <w:r w:rsidRPr="000136C4">
              <w:rPr>
                <w:szCs w:val="24"/>
                <w:lang w:val="en-GB"/>
              </w:rPr>
              <w:t>e,</w:t>
            </w:r>
            <w:r w:rsidRPr="000136C4">
              <w:rPr>
                <w:spacing w:val="-10"/>
                <w:szCs w:val="24"/>
                <w:lang w:val="en-GB"/>
              </w:rPr>
              <w:t xml:space="preserve"> </w:t>
            </w:r>
            <w:r w:rsidRPr="000136C4">
              <w:rPr>
                <w:spacing w:val="1"/>
                <w:szCs w:val="24"/>
                <w:lang w:val="en-GB"/>
              </w:rPr>
              <w:t>v</w:t>
            </w:r>
            <w:r w:rsidRPr="000136C4">
              <w:rPr>
                <w:szCs w:val="24"/>
                <w:lang w:val="en-GB"/>
              </w:rPr>
              <w:t>er</w:t>
            </w:r>
            <w:r w:rsidRPr="000136C4">
              <w:rPr>
                <w:spacing w:val="2"/>
                <w:szCs w:val="24"/>
                <w:lang w:val="en-GB"/>
              </w:rPr>
              <w:t>s</w:t>
            </w:r>
            <w:r w:rsidRPr="000136C4">
              <w:rPr>
                <w:spacing w:val="1"/>
                <w:szCs w:val="24"/>
                <w:lang w:val="en-GB"/>
              </w:rPr>
              <w:t>i</w:t>
            </w:r>
            <w:r w:rsidRPr="000136C4">
              <w:rPr>
                <w:szCs w:val="24"/>
                <w:lang w:val="en-GB"/>
              </w:rPr>
              <w:t>on</w:t>
            </w:r>
            <w:r w:rsidRPr="000136C4">
              <w:rPr>
                <w:spacing w:val="-8"/>
                <w:szCs w:val="24"/>
                <w:lang w:val="en-GB"/>
              </w:rPr>
              <w:t xml:space="preserve"> </w:t>
            </w:r>
            <w:r w:rsidRPr="000136C4">
              <w:rPr>
                <w:szCs w:val="24"/>
                <w:lang w:val="en-GB"/>
              </w:rPr>
              <w:t>6</w:t>
            </w:r>
            <w:r w:rsidRPr="000136C4">
              <w:rPr>
                <w:spacing w:val="1"/>
                <w:szCs w:val="24"/>
                <w:lang w:val="en-GB"/>
              </w:rPr>
              <w:t>.</w:t>
            </w:r>
            <w:r w:rsidRPr="000136C4">
              <w:rPr>
                <w:szCs w:val="24"/>
                <w:lang w:val="en-GB"/>
              </w:rPr>
              <w:t>3.2</w:t>
            </w:r>
            <w:r w:rsidR="002B0B1A" w:rsidRPr="000136C4">
              <w:rPr>
                <w:rStyle w:val="Funotenzeichen"/>
                <w:lang w:val="en-GB"/>
              </w:rPr>
              <w:footnoteReference w:id="10"/>
            </w:r>
            <w:r w:rsidR="00D87923" w:rsidRPr="000136C4">
              <w:rPr>
                <w:lang w:val="en-GB"/>
              </w:rPr>
              <w:t xml:space="preserve">. </w:t>
            </w:r>
          </w:p>
        </w:tc>
        <w:tc>
          <w:tcPr>
            <w:tcW w:w="709" w:type="dxa"/>
          </w:tcPr>
          <w:p w14:paraId="790888CE" w14:textId="77777777" w:rsidR="00D87923" w:rsidRPr="000136C4" w:rsidRDefault="00D87923" w:rsidP="001A1BA3">
            <w:pPr>
              <w:pStyle w:val="TabelleGross"/>
              <w:rPr>
                <w:lang w:val="en-GB"/>
              </w:rPr>
            </w:pPr>
            <w:r w:rsidRPr="000136C4">
              <w:rPr>
                <w:lang w:val="en-GB"/>
              </w:rPr>
              <w:t>M</w:t>
            </w:r>
          </w:p>
        </w:tc>
      </w:tr>
      <w:tr w:rsidR="00374C3C" w:rsidRPr="00374C3C" w14:paraId="647CEA93" w14:textId="77777777" w:rsidTr="005647F2">
        <w:trPr>
          <w:cantSplit/>
        </w:trPr>
        <w:tc>
          <w:tcPr>
            <w:tcW w:w="1134" w:type="dxa"/>
          </w:tcPr>
          <w:p w14:paraId="4903AE8D" w14:textId="77777777" w:rsidR="00374C3C" w:rsidRPr="000136C4" w:rsidRDefault="00374C3C" w:rsidP="00BD32E8">
            <w:pPr>
              <w:pStyle w:val="TabelleGross"/>
              <w:rPr>
                <w:lang w:val="en-GB"/>
              </w:rPr>
            </w:pPr>
            <w:r>
              <w:rPr>
                <w:lang w:val="en-GB"/>
              </w:rPr>
              <w:t>G_4.1-2</w:t>
            </w:r>
          </w:p>
        </w:tc>
        <w:tc>
          <w:tcPr>
            <w:tcW w:w="7371" w:type="dxa"/>
          </w:tcPr>
          <w:p w14:paraId="2D4C3256" w14:textId="77777777" w:rsidR="00374C3C" w:rsidRPr="000136C4" w:rsidRDefault="00374C3C" w:rsidP="00374C3C">
            <w:pPr>
              <w:pStyle w:val="TabelleGross"/>
              <w:rPr>
                <w:szCs w:val="24"/>
                <w:lang w:val="en-GB"/>
              </w:rPr>
            </w:pPr>
            <w:r>
              <w:rPr>
                <w:szCs w:val="24"/>
                <w:lang w:val="en-GB"/>
              </w:rPr>
              <w:t>SIARD files must either be uncompressed or else compressed using the “d</w:t>
            </w:r>
            <w:r>
              <w:rPr>
                <w:szCs w:val="24"/>
                <w:lang w:val="en-GB"/>
              </w:rPr>
              <w:t>e</w:t>
            </w:r>
            <w:r>
              <w:rPr>
                <w:szCs w:val="24"/>
                <w:lang w:val="en-GB"/>
              </w:rPr>
              <w:t>flate” algorithm</w:t>
            </w:r>
            <w:r w:rsidR="007E521A">
              <w:rPr>
                <w:szCs w:val="24"/>
                <w:lang w:val="en-GB"/>
              </w:rPr>
              <w:t xml:space="preserve"> as described in RFC 1951</w:t>
            </w:r>
            <w:r w:rsidR="007E521A">
              <w:rPr>
                <w:rStyle w:val="Funotenzeichen"/>
                <w:szCs w:val="24"/>
                <w:lang w:val="en-GB"/>
              </w:rPr>
              <w:footnoteReference w:id="11"/>
            </w:r>
            <w:r>
              <w:rPr>
                <w:szCs w:val="24"/>
                <w:lang w:val="en-GB"/>
              </w:rPr>
              <w:t>.</w:t>
            </w:r>
          </w:p>
        </w:tc>
        <w:tc>
          <w:tcPr>
            <w:tcW w:w="709" w:type="dxa"/>
          </w:tcPr>
          <w:p w14:paraId="5F33E249" w14:textId="77777777" w:rsidR="00374C3C" w:rsidRPr="000136C4" w:rsidRDefault="00374C3C" w:rsidP="001A1BA3">
            <w:pPr>
              <w:pStyle w:val="TabelleGross"/>
              <w:rPr>
                <w:lang w:val="en-GB"/>
              </w:rPr>
            </w:pPr>
            <w:r>
              <w:rPr>
                <w:lang w:val="en-GB"/>
              </w:rPr>
              <w:t>M</w:t>
            </w:r>
          </w:p>
        </w:tc>
      </w:tr>
      <w:tr w:rsidR="00D87923" w:rsidRPr="000136C4" w14:paraId="69D1956E" w14:textId="77777777" w:rsidTr="005647F2">
        <w:trPr>
          <w:cantSplit/>
        </w:trPr>
        <w:tc>
          <w:tcPr>
            <w:tcW w:w="1134" w:type="dxa"/>
          </w:tcPr>
          <w:p w14:paraId="2740045D" w14:textId="77777777" w:rsidR="00D87923" w:rsidRPr="000136C4" w:rsidRDefault="00BC5CDF" w:rsidP="00BD32E8">
            <w:pPr>
              <w:pStyle w:val="TabelleGross"/>
              <w:rPr>
                <w:lang w:val="en-GB"/>
              </w:rPr>
            </w:pPr>
            <w:r w:rsidRPr="000136C4">
              <w:rPr>
                <w:lang w:val="en-GB"/>
              </w:rPr>
              <w:t>G</w:t>
            </w:r>
            <w:r w:rsidR="00D87923" w:rsidRPr="000136C4">
              <w:rPr>
                <w:lang w:val="en-GB"/>
              </w:rPr>
              <w:t>_</w:t>
            </w:r>
            <w:r w:rsidR="00BD32E8" w:rsidRPr="000136C4">
              <w:rPr>
                <w:lang w:val="en-GB"/>
              </w:rPr>
              <w:t>4.1</w:t>
            </w:r>
            <w:r w:rsidR="007E521A">
              <w:rPr>
                <w:lang w:val="en-GB"/>
              </w:rPr>
              <w:t>-3</w:t>
            </w:r>
          </w:p>
        </w:tc>
        <w:tc>
          <w:tcPr>
            <w:tcW w:w="7371" w:type="dxa"/>
          </w:tcPr>
          <w:p w14:paraId="5DF41A08" w14:textId="77777777" w:rsidR="00D87923" w:rsidRPr="000136C4" w:rsidRDefault="00BC5CDF" w:rsidP="001A1BA3">
            <w:pPr>
              <w:pStyle w:val="TabelleGross"/>
              <w:rPr>
                <w:lang w:val="en-GB"/>
              </w:rPr>
            </w:pPr>
            <w:r w:rsidRPr="000136C4">
              <w:rPr>
                <w:szCs w:val="24"/>
                <w:lang w:val="en-GB"/>
              </w:rPr>
              <w:t>The SIARD file is not password-protected or encrypted</w:t>
            </w:r>
            <w:r w:rsidR="00D87923" w:rsidRPr="000136C4">
              <w:rPr>
                <w:lang w:val="en-GB"/>
              </w:rPr>
              <w:t>.</w:t>
            </w:r>
          </w:p>
        </w:tc>
        <w:tc>
          <w:tcPr>
            <w:tcW w:w="709" w:type="dxa"/>
          </w:tcPr>
          <w:p w14:paraId="78979239" w14:textId="77777777" w:rsidR="00D87923" w:rsidRPr="000136C4" w:rsidRDefault="00D87923" w:rsidP="001A1BA3">
            <w:pPr>
              <w:pStyle w:val="TabelleGross"/>
              <w:rPr>
                <w:lang w:val="en-GB"/>
              </w:rPr>
            </w:pPr>
            <w:r w:rsidRPr="000136C4">
              <w:rPr>
                <w:lang w:val="en-GB"/>
              </w:rPr>
              <w:t>M</w:t>
            </w:r>
          </w:p>
        </w:tc>
      </w:tr>
      <w:tr w:rsidR="00D87923" w:rsidRPr="000136C4" w14:paraId="75F723E8" w14:textId="77777777" w:rsidTr="005647F2">
        <w:trPr>
          <w:cantSplit/>
        </w:trPr>
        <w:tc>
          <w:tcPr>
            <w:tcW w:w="1134" w:type="dxa"/>
          </w:tcPr>
          <w:p w14:paraId="285E9F90" w14:textId="77777777" w:rsidR="00D87923" w:rsidRPr="000136C4" w:rsidRDefault="00BC5CDF" w:rsidP="00BD32E8">
            <w:pPr>
              <w:pStyle w:val="TabelleGross"/>
              <w:rPr>
                <w:lang w:val="en-GB"/>
              </w:rPr>
            </w:pPr>
            <w:r w:rsidRPr="000136C4">
              <w:rPr>
                <w:lang w:val="en-GB"/>
              </w:rPr>
              <w:t>G</w:t>
            </w:r>
            <w:r w:rsidR="00D87923" w:rsidRPr="000136C4">
              <w:rPr>
                <w:lang w:val="en-GB"/>
              </w:rPr>
              <w:t>_</w:t>
            </w:r>
            <w:r w:rsidR="00BD32E8" w:rsidRPr="000136C4">
              <w:rPr>
                <w:lang w:val="en-GB"/>
              </w:rPr>
              <w:t>4.1</w:t>
            </w:r>
            <w:r w:rsidR="00D87923" w:rsidRPr="000136C4">
              <w:rPr>
                <w:lang w:val="en-GB"/>
              </w:rPr>
              <w:t>-</w:t>
            </w:r>
            <w:r w:rsidR="007E521A">
              <w:rPr>
                <w:lang w:val="en-GB"/>
              </w:rPr>
              <w:t>4</w:t>
            </w:r>
          </w:p>
        </w:tc>
        <w:tc>
          <w:tcPr>
            <w:tcW w:w="7371" w:type="dxa"/>
          </w:tcPr>
          <w:p w14:paraId="511C21CA" w14:textId="77777777" w:rsidR="00D87923" w:rsidRPr="000136C4" w:rsidRDefault="00BC5CDF" w:rsidP="00551191">
            <w:pPr>
              <w:pStyle w:val="TabelleGross"/>
              <w:rPr>
                <w:lang w:val="en-GB"/>
              </w:rPr>
            </w:pPr>
            <w:r w:rsidRPr="000136C4">
              <w:rPr>
                <w:szCs w:val="24"/>
                <w:lang w:val="en-GB"/>
              </w:rPr>
              <w:t>Both the</w:t>
            </w:r>
            <w:r w:rsidRPr="000136C4">
              <w:rPr>
                <w:spacing w:val="-6"/>
                <w:szCs w:val="24"/>
                <w:lang w:val="en-GB"/>
              </w:rPr>
              <w:t xml:space="preserve"> </w:t>
            </w:r>
            <w:r w:rsidRPr="000136C4">
              <w:rPr>
                <w:szCs w:val="24"/>
                <w:lang w:val="en-GB"/>
              </w:rPr>
              <w:t>ZI</w:t>
            </w:r>
            <w:r w:rsidRPr="000136C4">
              <w:rPr>
                <w:spacing w:val="-1"/>
                <w:szCs w:val="24"/>
                <w:lang w:val="en-GB"/>
              </w:rPr>
              <w:t>P</w:t>
            </w:r>
            <w:r w:rsidRPr="000136C4">
              <w:rPr>
                <w:szCs w:val="24"/>
                <w:lang w:val="en-GB"/>
              </w:rPr>
              <w:t>32</w:t>
            </w:r>
            <w:r w:rsidRPr="000136C4">
              <w:rPr>
                <w:spacing w:val="-4"/>
                <w:szCs w:val="24"/>
                <w:lang w:val="en-GB"/>
              </w:rPr>
              <w:t xml:space="preserve"> a</w:t>
            </w:r>
            <w:r w:rsidRPr="000136C4">
              <w:rPr>
                <w:spacing w:val="1"/>
                <w:szCs w:val="24"/>
                <w:lang w:val="en-GB"/>
              </w:rPr>
              <w:t>n</w:t>
            </w:r>
            <w:r w:rsidRPr="000136C4">
              <w:rPr>
                <w:szCs w:val="24"/>
                <w:lang w:val="en-GB"/>
              </w:rPr>
              <w:t>d</w:t>
            </w:r>
            <w:r w:rsidRPr="000136C4">
              <w:rPr>
                <w:spacing w:val="-3"/>
                <w:szCs w:val="24"/>
                <w:lang w:val="en-GB"/>
              </w:rPr>
              <w:t xml:space="preserve"> </w:t>
            </w:r>
            <w:r w:rsidRPr="000136C4">
              <w:rPr>
                <w:szCs w:val="24"/>
                <w:lang w:val="en-GB"/>
              </w:rPr>
              <w:t>ZI</w:t>
            </w:r>
            <w:r w:rsidRPr="000136C4">
              <w:rPr>
                <w:spacing w:val="1"/>
                <w:szCs w:val="24"/>
                <w:lang w:val="en-GB"/>
              </w:rPr>
              <w:t>P</w:t>
            </w:r>
            <w:r w:rsidRPr="000136C4">
              <w:rPr>
                <w:szCs w:val="24"/>
                <w:lang w:val="en-GB"/>
              </w:rPr>
              <w:t>6</w:t>
            </w:r>
            <w:r w:rsidRPr="000136C4">
              <w:rPr>
                <w:spacing w:val="-1"/>
                <w:szCs w:val="24"/>
                <w:lang w:val="en-GB"/>
              </w:rPr>
              <w:t>4 variants are permitted for the ZIP archive</w:t>
            </w:r>
            <w:r w:rsidR="00D87923" w:rsidRPr="000136C4">
              <w:rPr>
                <w:lang w:val="en-GB"/>
              </w:rPr>
              <w:t xml:space="preserve">. </w:t>
            </w:r>
          </w:p>
        </w:tc>
        <w:tc>
          <w:tcPr>
            <w:tcW w:w="709" w:type="dxa"/>
          </w:tcPr>
          <w:p w14:paraId="3F49315A" w14:textId="77777777" w:rsidR="00D87923" w:rsidRPr="000136C4" w:rsidRDefault="00D87923" w:rsidP="001A1BA3">
            <w:pPr>
              <w:pStyle w:val="TabelleGross"/>
              <w:rPr>
                <w:lang w:val="en-GB"/>
              </w:rPr>
            </w:pPr>
            <w:r w:rsidRPr="000136C4">
              <w:rPr>
                <w:lang w:val="en-GB"/>
              </w:rPr>
              <w:t>M</w:t>
            </w:r>
          </w:p>
        </w:tc>
      </w:tr>
      <w:tr w:rsidR="00D87923" w:rsidRPr="000136C4" w14:paraId="7B6F0F47" w14:textId="77777777" w:rsidTr="005647F2">
        <w:trPr>
          <w:cantSplit/>
        </w:trPr>
        <w:tc>
          <w:tcPr>
            <w:tcW w:w="1134" w:type="dxa"/>
          </w:tcPr>
          <w:p w14:paraId="25296FCC" w14:textId="77777777" w:rsidR="00D87923" w:rsidRPr="000136C4" w:rsidRDefault="00BC5CDF" w:rsidP="00BD32E8">
            <w:pPr>
              <w:pStyle w:val="TabelleGross"/>
              <w:rPr>
                <w:lang w:val="en-GB"/>
              </w:rPr>
            </w:pPr>
            <w:r w:rsidRPr="000136C4">
              <w:rPr>
                <w:lang w:val="en-GB"/>
              </w:rPr>
              <w:t>G</w:t>
            </w:r>
            <w:r w:rsidR="00D87923" w:rsidRPr="000136C4">
              <w:rPr>
                <w:lang w:val="en-GB"/>
              </w:rPr>
              <w:t>_</w:t>
            </w:r>
            <w:r w:rsidR="00BD32E8" w:rsidRPr="000136C4">
              <w:rPr>
                <w:lang w:val="en-GB"/>
              </w:rPr>
              <w:t>4.1</w:t>
            </w:r>
            <w:r w:rsidR="00D87923" w:rsidRPr="000136C4">
              <w:rPr>
                <w:lang w:val="en-GB"/>
              </w:rPr>
              <w:t>-</w:t>
            </w:r>
            <w:r w:rsidR="007E521A">
              <w:rPr>
                <w:lang w:val="en-GB"/>
              </w:rPr>
              <w:t>5</w:t>
            </w:r>
          </w:p>
        </w:tc>
        <w:tc>
          <w:tcPr>
            <w:tcW w:w="7371" w:type="dxa"/>
          </w:tcPr>
          <w:p w14:paraId="41B2A9F8" w14:textId="77777777" w:rsidR="00D87923" w:rsidRPr="000136C4" w:rsidRDefault="00BC5CDF" w:rsidP="001A1BA3">
            <w:pPr>
              <w:pStyle w:val="TabelleGross"/>
              <w:rPr>
                <w:lang w:val="en-GB"/>
              </w:rPr>
            </w:pPr>
            <w:r w:rsidRPr="000136C4">
              <w:rPr>
                <w:szCs w:val="24"/>
                <w:lang w:val="en-GB"/>
              </w:rPr>
              <w:t>The ZIP archive has the file extension “.siard”.</w:t>
            </w:r>
          </w:p>
        </w:tc>
        <w:tc>
          <w:tcPr>
            <w:tcW w:w="709" w:type="dxa"/>
          </w:tcPr>
          <w:p w14:paraId="7E2F6628" w14:textId="77777777" w:rsidR="00D87923" w:rsidRPr="000136C4" w:rsidRDefault="00D87923" w:rsidP="001A1BA3">
            <w:pPr>
              <w:pStyle w:val="TabelleGross"/>
              <w:rPr>
                <w:lang w:val="en-GB"/>
              </w:rPr>
            </w:pPr>
            <w:r w:rsidRPr="000136C4">
              <w:rPr>
                <w:lang w:val="en-GB"/>
              </w:rPr>
              <w:t>M</w:t>
            </w:r>
          </w:p>
        </w:tc>
      </w:tr>
    </w:tbl>
    <w:p w14:paraId="6EAA15A5" w14:textId="77777777" w:rsidR="00BC0D04" w:rsidRPr="000136C4" w:rsidRDefault="00BC0D04">
      <w:pPr>
        <w:pStyle w:val="Textkrper"/>
        <w:rPr>
          <w:lang w:val="en-GB"/>
        </w:rPr>
      </w:pPr>
    </w:p>
    <w:p w14:paraId="0E0D48B7" w14:textId="77777777" w:rsidR="005524D2" w:rsidRPr="000136C4" w:rsidRDefault="00BC5CDF" w:rsidP="005524D2">
      <w:pPr>
        <w:pStyle w:val="berschrift2"/>
        <w:tabs>
          <w:tab w:val="clear" w:pos="680"/>
          <w:tab w:val="num" w:pos="851"/>
        </w:tabs>
        <w:spacing w:before="240" w:after="120" w:line="260" w:lineRule="atLeast"/>
        <w:ind w:left="851" w:hanging="851"/>
        <w:jc w:val="both"/>
        <w:rPr>
          <w:rFonts w:cs="Arial"/>
          <w:lang w:val="en-GB"/>
        </w:rPr>
      </w:pPr>
      <w:bookmarkStart w:id="59" w:name="_Toc423960718"/>
      <w:bookmarkEnd w:id="56"/>
      <w:bookmarkEnd w:id="57"/>
      <w:bookmarkEnd w:id="58"/>
      <w:r w:rsidRPr="000136C4">
        <w:rPr>
          <w:rFonts w:cs="Arial"/>
          <w:lang w:val="en-GB"/>
        </w:rPr>
        <w:t>Structure of the SIARD archive file</w:t>
      </w:r>
      <w:bookmarkEnd w:id="59"/>
    </w:p>
    <w:p w14:paraId="2EAB4C01" w14:textId="77777777" w:rsidR="005524D2" w:rsidRPr="000136C4" w:rsidRDefault="00BC5CDF" w:rsidP="005524D2">
      <w:pPr>
        <w:rPr>
          <w:rFonts w:cs="Arial"/>
          <w:lang w:val="en-GB"/>
        </w:rPr>
      </w:pPr>
      <w:r w:rsidRPr="000136C4">
        <w:rPr>
          <w:szCs w:val="24"/>
          <w:lang w:val="en-GB"/>
        </w:rPr>
        <w:t>A relational database archived in the SIARD format consists of two components: the metad</w:t>
      </w:r>
      <w:r w:rsidRPr="000136C4">
        <w:rPr>
          <w:szCs w:val="24"/>
          <w:lang w:val="en-GB"/>
        </w:rPr>
        <w:t>a</w:t>
      </w:r>
      <w:r w:rsidRPr="000136C4">
        <w:rPr>
          <w:szCs w:val="24"/>
          <w:lang w:val="en-GB"/>
        </w:rPr>
        <w:t>ta, which describe the structure of the archived database, and the table data, which repr</w:t>
      </w:r>
      <w:r w:rsidRPr="000136C4">
        <w:rPr>
          <w:szCs w:val="24"/>
          <w:lang w:val="en-GB"/>
        </w:rPr>
        <w:t>e</w:t>
      </w:r>
      <w:r w:rsidRPr="000136C4">
        <w:rPr>
          <w:szCs w:val="24"/>
          <w:lang w:val="en-GB"/>
        </w:rPr>
        <w:t>sent the table content.</w:t>
      </w:r>
      <w:r w:rsidRPr="000136C4">
        <w:rPr>
          <w:spacing w:val="2"/>
          <w:szCs w:val="24"/>
          <w:lang w:val="en-GB"/>
        </w:rPr>
        <w:t xml:space="preserve"> </w:t>
      </w:r>
      <w:r w:rsidRPr="000136C4">
        <w:rPr>
          <w:szCs w:val="24"/>
          <w:lang w:val="en-GB"/>
        </w:rPr>
        <w:t>The metadata also indicate where the various table data are to be found in the archive</w:t>
      </w:r>
      <w:r w:rsidR="005524D2" w:rsidRPr="000136C4">
        <w:rPr>
          <w:rFonts w:cs="Arial"/>
          <w:lang w:val="en-GB"/>
        </w:rPr>
        <w:t>.</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134"/>
        <w:gridCol w:w="7371"/>
        <w:gridCol w:w="709"/>
      </w:tblGrid>
      <w:tr w:rsidR="005A656F" w:rsidRPr="000136C4" w14:paraId="7B2DEE83" w14:textId="77777777" w:rsidTr="005647F2">
        <w:trPr>
          <w:cantSplit/>
          <w:tblHeader/>
        </w:trPr>
        <w:tc>
          <w:tcPr>
            <w:tcW w:w="1134" w:type="dxa"/>
            <w:shd w:val="clear" w:color="auto" w:fill="99CCFF"/>
          </w:tcPr>
          <w:p w14:paraId="7C8F8CB0" w14:textId="77777777" w:rsidR="00EC4CD8" w:rsidRPr="000136C4" w:rsidRDefault="00EC4CD8" w:rsidP="00EC4CD8">
            <w:pPr>
              <w:pStyle w:val="TabelleGross"/>
              <w:rPr>
                <w:b/>
                <w:lang w:val="en-GB"/>
              </w:rPr>
            </w:pPr>
            <w:r w:rsidRPr="000136C4">
              <w:rPr>
                <w:b/>
                <w:lang w:val="en-GB"/>
              </w:rPr>
              <w:t>ID</w:t>
            </w:r>
          </w:p>
        </w:tc>
        <w:tc>
          <w:tcPr>
            <w:tcW w:w="7371" w:type="dxa"/>
            <w:shd w:val="clear" w:color="auto" w:fill="99CCFF"/>
          </w:tcPr>
          <w:p w14:paraId="2A154356" w14:textId="77777777" w:rsidR="00EC4CD8" w:rsidRPr="000136C4" w:rsidRDefault="00E54509" w:rsidP="00EC4CD8">
            <w:pPr>
              <w:pStyle w:val="TabelleGross"/>
              <w:rPr>
                <w:b/>
                <w:lang w:val="en-GB"/>
              </w:rPr>
            </w:pPr>
            <w:r w:rsidRPr="000136C4">
              <w:rPr>
                <w:b/>
                <w:lang w:val="en-GB"/>
              </w:rPr>
              <w:t>Description of requirement</w:t>
            </w:r>
          </w:p>
        </w:tc>
        <w:tc>
          <w:tcPr>
            <w:tcW w:w="709" w:type="dxa"/>
            <w:shd w:val="clear" w:color="auto" w:fill="99CCFF"/>
          </w:tcPr>
          <w:p w14:paraId="0CC4F66A" w14:textId="77777777" w:rsidR="00EC4CD8" w:rsidRPr="000136C4" w:rsidRDefault="00E54509" w:rsidP="00EC4CD8">
            <w:pPr>
              <w:pStyle w:val="TabelleGross"/>
              <w:rPr>
                <w:b/>
                <w:lang w:val="en-GB"/>
              </w:rPr>
            </w:pPr>
            <w:r w:rsidRPr="000136C4">
              <w:rPr>
                <w:b/>
                <w:lang w:val="en-GB"/>
              </w:rPr>
              <w:t>M/O</w:t>
            </w:r>
          </w:p>
        </w:tc>
      </w:tr>
      <w:tr w:rsidR="005A656F" w:rsidRPr="000136C4" w14:paraId="55EB488E" w14:textId="77777777" w:rsidTr="005647F2">
        <w:trPr>
          <w:cantSplit/>
        </w:trPr>
        <w:tc>
          <w:tcPr>
            <w:tcW w:w="1134" w:type="dxa"/>
          </w:tcPr>
          <w:p w14:paraId="2C2405A9" w14:textId="77777777" w:rsidR="00EC4CD8" w:rsidRPr="000136C4" w:rsidRDefault="00CE5F8C" w:rsidP="00EC4CD8">
            <w:pPr>
              <w:pStyle w:val="TabelleGross"/>
              <w:rPr>
                <w:lang w:val="en-GB"/>
              </w:rPr>
            </w:pPr>
            <w:r w:rsidRPr="000136C4">
              <w:rPr>
                <w:lang w:val="en-GB"/>
              </w:rPr>
              <w:t>P_</w:t>
            </w:r>
            <w:r w:rsidR="00EC4CD8" w:rsidRPr="000136C4">
              <w:rPr>
                <w:lang w:val="en-GB"/>
              </w:rPr>
              <w:t>4</w:t>
            </w:r>
            <w:r w:rsidR="00C97674" w:rsidRPr="000136C4">
              <w:rPr>
                <w:lang w:val="en-GB"/>
              </w:rPr>
              <w:t>.2</w:t>
            </w:r>
            <w:r w:rsidR="00EC4CD8" w:rsidRPr="000136C4">
              <w:rPr>
                <w:lang w:val="en-GB"/>
              </w:rPr>
              <w:t>-1</w:t>
            </w:r>
          </w:p>
        </w:tc>
        <w:tc>
          <w:tcPr>
            <w:tcW w:w="7371" w:type="dxa"/>
          </w:tcPr>
          <w:p w14:paraId="7CF9F7C9" w14:textId="77777777" w:rsidR="00EC4CD8" w:rsidRPr="000136C4" w:rsidRDefault="00BC5CDF" w:rsidP="00EC4CD8">
            <w:pPr>
              <w:pStyle w:val="TabelleGross"/>
              <w:rPr>
                <w:lang w:val="en-GB"/>
              </w:rPr>
            </w:pPr>
            <w:r w:rsidRPr="000136C4">
              <w:rPr>
                <w:szCs w:val="24"/>
                <w:lang w:val="en-GB"/>
              </w:rPr>
              <w:t>The table data are located in the</w:t>
            </w:r>
            <w:r w:rsidRPr="000136C4">
              <w:rPr>
                <w:spacing w:val="-5"/>
                <w:szCs w:val="24"/>
                <w:lang w:val="en-GB"/>
              </w:rPr>
              <w:t xml:space="preserve"> </w:t>
            </w:r>
            <w:r w:rsidRPr="000136C4">
              <w:rPr>
                <w:rFonts w:ascii="Courier New" w:hAnsi="Courier New"/>
                <w:w w:val="99"/>
                <w:szCs w:val="24"/>
                <w:lang w:val="en-GB"/>
              </w:rPr>
              <w:t>content/</w:t>
            </w:r>
            <w:r w:rsidRPr="000136C4">
              <w:rPr>
                <w:rFonts w:ascii="Courier New" w:hAnsi="Courier New"/>
                <w:spacing w:val="-64"/>
                <w:szCs w:val="24"/>
                <w:lang w:val="en-GB"/>
              </w:rPr>
              <w:t xml:space="preserve"> </w:t>
            </w:r>
            <w:r w:rsidRPr="000136C4">
              <w:rPr>
                <w:szCs w:val="24"/>
                <w:lang w:val="en-GB"/>
              </w:rPr>
              <w:t>folder and the metadata in the</w:t>
            </w:r>
            <w:r w:rsidRPr="000136C4">
              <w:rPr>
                <w:spacing w:val="-5"/>
                <w:szCs w:val="24"/>
                <w:lang w:val="en-GB"/>
              </w:rPr>
              <w:t xml:space="preserve"> </w:t>
            </w:r>
            <w:r w:rsidRPr="000136C4">
              <w:rPr>
                <w:rFonts w:ascii="Courier New" w:hAnsi="Courier New"/>
                <w:szCs w:val="24"/>
                <w:lang w:val="en-GB"/>
              </w:rPr>
              <w:t>header</w:t>
            </w:r>
            <w:r w:rsidRPr="000136C4">
              <w:rPr>
                <w:rFonts w:ascii="Courier New" w:hAnsi="Courier New"/>
                <w:spacing w:val="1"/>
                <w:szCs w:val="24"/>
                <w:lang w:val="en-GB"/>
              </w:rPr>
              <w:t>/</w:t>
            </w:r>
            <w:r w:rsidRPr="000136C4">
              <w:rPr>
                <w:szCs w:val="24"/>
                <w:lang w:val="en-GB"/>
              </w:rPr>
              <w:t xml:space="preserve"> folder.</w:t>
            </w:r>
            <w:r w:rsidRPr="000136C4">
              <w:rPr>
                <w:spacing w:val="-12"/>
                <w:szCs w:val="24"/>
                <w:lang w:val="en-GB"/>
              </w:rPr>
              <w:t xml:space="preserve"> </w:t>
            </w:r>
            <w:r w:rsidRPr="000136C4">
              <w:rPr>
                <w:szCs w:val="24"/>
                <w:lang w:val="en-GB"/>
              </w:rPr>
              <w:t>No further folders or files are permitted</w:t>
            </w:r>
            <w:r w:rsidR="000C0A5E" w:rsidRPr="000136C4">
              <w:rPr>
                <w:rFonts w:cs="Arial"/>
                <w:lang w:val="en-GB"/>
              </w:rPr>
              <w:t>.</w:t>
            </w:r>
          </w:p>
          <w:p w14:paraId="1CA3E098" w14:textId="77777777" w:rsidR="00EC4CD8" w:rsidRPr="000136C4" w:rsidRDefault="00EC4CD8" w:rsidP="00EC4CD8">
            <w:pPr>
              <w:pStyle w:val="TabelleGross"/>
              <w:rPr>
                <w:lang w:val="en-GB"/>
              </w:rPr>
            </w:pPr>
          </w:p>
          <w:p w14:paraId="55EBE363" w14:textId="77777777" w:rsidR="00483A42" w:rsidRPr="000136C4" w:rsidRDefault="00BC5CDF" w:rsidP="00483A42">
            <w:pPr>
              <w:pStyle w:val="TabelleGross"/>
              <w:rPr>
                <w:b/>
                <w:lang w:val="en-GB"/>
              </w:rPr>
            </w:pPr>
            <w:r w:rsidRPr="000136C4">
              <w:rPr>
                <w:b/>
                <w:lang w:val="en-GB"/>
              </w:rPr>
              <w:t>Example</w:t>
            </w:r>
          </w:p>
          <w:p w14:paraId="557F2155" w14:textId="77777777" w:rsidR="00483A42" w:rsidRPr="000136C4" w:rsidRDefault="00BC5CDF" w:rsidP="00483A42">
            <w:pPr>
              <w:pStyle w:val="TabelleGross"/>
              <w:rPr>
                <w:lang w:val="en-GB"/>
              </w:rPr>
            </w:pPr>
            <w:r w:rsidRPr="000136C4">
              <w:rPr>
                <w:szCs w:val="24"/>
                <w:lang w:val="en-GB"/>
              </w:rPr>
              <w:t>Structure of the SIARD file (schematic)</w:t>
            </w:r>
          </w:p>
          <w:tbl>
            <w:tblPr>
              <w:tblW w:w="0" w:type="auto"/>
              <w:tblBorders>
                <w:top w:val="single" w:sz="4" w:space="0" w:color="auto"/>
                <w:left w:val="single" w:sz="4" w:space="0" w:color="auto"/>
                <w:bottom w:val="single" w:sz="4" w:space="0" w:color="auto"/>
                <w:right w:val="single" w:sz="4" w:space="0" w:color="auto"/>
                <w:insideV w:val="single" w:sz="4" w:space="0" w:color="auto"/>
              </w:tblBorders>
              <w:tblLook w:val="01E0" w:firstRow="1" w:lastRow="1" w:firstColumn="1" w:lastColumn="1" w:noHBand="0" w:noVBand="0"/>
            </w:tblPr>
            <w:tblGrid>
              <w:gridCol w:w="6611"/>
            </w:tblGrid>
            <w:tr w:rsidR="00483A42" w:rsidRPr="000136C4" w14:paraId="5DEDE899" w14:textId="77777777" w:rsidTr="005A4D5A">
              <w:tc>
                <w:tcPr>
                  <w:tcW w:w="6611" w:type="dxa"/>
                  <w:shd w:val="clear" w:color="auto" w:fill="FFFFFF"/>
                </w:tcPr>
                <w:p w14:paraId="092EA7F4" w14:textId="77777777" w:rsidR="00483A42" w:rsidRPr="000136C4" w:rsidRDefault="00483A42" w:rsidP="005A4D5A">
                  <w:pPr>
                    <w:pStyle w:val="Techtext"/>
                    <w:spacing w:after="0"/>
                    <w:rPr>
                      <w:b/>
                      <w:bCs/>
                      <w:lang w:val="en-GB"/>
                    </w:rPr>
                  </w:pPr>
                  <w:r w:rsidRPr="000136C4">
                    <w:rPr>
                      <w:b/>
                      <w:bCs/>
                      <w:lang w:val="en-GB"/>
                    </w:rPr>
                    <w:t>Northwind.siard</w:t>
                  </w:r>
                </w:p>
              </w:tc>
            </w:tr>
            <w:tr w:rsidR="00483A42" w:rsidRPr="000136C4" w14:paraId="42A274F1" w14:textId="77777777" w:rsidTr="005A4D5A">
              <w:tc>
                <w:tcPr>
                  <w:tcW w:w="6611" w:type="dxa"/>
                  <w:shd w:val="clear" w:color="auto" w:fill="FFFFFF"/>
                </w:tcPr>
                <w:p w14:paraId="0B010ED3" w14:textId="77777777" w:rsidR="00483A42" w:rsidRPr="000136C4" w:rsidRDefault="00483A42" w:rsidP="005A4D5A">
                  <w:pPr>
                    <w:pStyle w:val="Techtext"/>
                    <w:spacing w:before="0" w:after="0"/>
                    <w:rPr>
                      <w:lang w:val="en-GB"/>
                    </w:rPr>
                  </w:pPr>
                  <w:r w:rsidRPr="000136C4">
                    <w:rPr>
                      <w:lang w:val="en-GB"/>
                    </w:rPr>
                    <w:tab/>
                    <w:t>content/</w:t>
                  </w:r>
                </w:p>
              </w:tc>
            </w:tr>
            <w:tr w:rsidR="00483A42" w:rsidRPr="000136C4" w14:paraId="0CE06717" w14:textId="77777777" w:rsidTr="005A4D5A">
              <w:tc>
                <w:tcPr>
                  <w:tcW w:w="6611" w:type="dxa"/>
                  <w:shd w:val="clear" w:color="auto" w:fill="FFFFFF"/>
                </w:tcPr>
                <w:p w14:paraId="6D6D158B" w14:textId="77777777" w:rsidR="00483A42" w:rsidRPr="000136C4" w:rsidRDefault="00483A42" w:rsidP="005A4D5A">
                  <w:pPr>
                    <w:pStyle w:val="Techtext"/>
                    <w:spacing w:before="0" w:after="0"/>
                    <w:rPr>
                      <w:lang w:val="en-GB"/>
                    </w:rPr>
                  </w:pPr>
                  <w:r w:rsidRPr="000136C4">
                    <w:rPr>
                      <w:lang w:val="en-GB"/>
                    </w:rPr>
                    <w:tab/>
                    <w:t>header/</w:t>
                  </w:r>
                </w:p>
              </w:tc>
            </w:tr>
          </w:tbl>
          <w:p w14:paraId="17DF9EEC" w14:textId="77777777" w:rsidR="00EC4CD8" w:rsidRPr="000136C4" w:rsidRDefault="00EC4CD8" w:rsidP="00EC4CD8">
            <w:pPr>
              <w:pStyle w:val="TabelleGross"/>
              <w:rPr>
                <w:highlight w:val="yellow"/>
                <w:lang w:val="en-GB"/>
              </w:rPr>
            </w:pPr>
          </w:p>
        </w:tc>
        <w:tc>
          <w:tcPr>
            <w:tcW w:w="709" w:type="dxa"/>
          </w:tcPr>
          <w:p w14:paraId="78E074BC" w14:textId="77777777" w:rsidR="00EC4CD8" w:rsidRPr="000136C4" w:rsidRDefault="00EC4CD8" w:rsidP="00EC4CD8">
            <w:pPr>
              <w:pStyle w:val="TabelleGross"/>
              <w:rPr>
                <w:lang w:val="en-GB"/>
              </w:rPr>
            </w:pPr>
            <w:r w:rsidRPr="000136C4">
              <w:rPr>
                <w:lang w:val="en-GB"/>
              </w:rPr>
              <w:t>M</w:t>
            </w:r>
          </w:p>
        </w:tc>
      </w:tr>
      <w:tr w:rsidR="005A656F" w:rsidRPr="000136C4" w14:paraId="513EFB8A" w14:textId="77777777" w:rsidTr="005647F2">
        <w:trPr>
          <w:cantSplit/>
        </w:trPr>
        <w:tc>
          <w:tcPr>
            <w:tcW w:w="1134" w:type="dxa"/>
          </w:tcPr>
          <w:p w14:paraId="3E4B5DF5" w14:textId="77777777" w:rsidR="00EC4CD8" w:rsidRPr="000136C4" w:rsidRDefault="00CE5F8C" w:rsidP="00EC4CD8">
            <w:pPr>
              <w:pStyle w:val="TabelleGross"/>
              <w:rPr>
                <w:lang w:val="en-GB"/>
              </w:rPr>
            </w:pPr>
            <w:r w:rsidRPr="000136C4">
              <w:rPr>
                <w:lang w:val="en-GB"/>
              </w:rPr>
              <w:lastRenderedPageBreak/>
              <w:t>P_</w:t>
            </w:r>
            <w:r w:rsidR="00EC4CD8" w:rsidRPr="000136C4">
              <w:rPr>
                <w:lang w:val="en-GB"/>
              </w:rPr>
              <w:t>4</w:t>
            </w:r>
            <w:r w:rsidR="00C97674" w:rsidRPr="000136C4">
              <w:rPr>
                <w:lang w:val="en-GB"/>
              </w:rPr>
              <w:t>.2</w:t>
            </w:r>
            <w:r w:rsidR="00EC4CD8" w:rsidRPr="000136C4">
              <w:rPr>
                <w:lang w:val="en-GB"/>
              </w:rPr>
              <w:t>-2</w:t>
            </w:r>
          </w:p>
        </w:tc>
        <w:tc>
          <w:tcPr>
            <w:tcW w:w="7371" w:type="dxa"/>
          </w:tcPr>
          <w:p w14:paraId="6C6048D5" w14:textId="77777777" w:rsidR="00EC4CD8" w:rsidRPr="000136C4" w:rsidRDefault="00BC5CDF" w:rsidP="00EC4CD8">
            <w:pPr>
              <w:pStyle w:val="TabelleGross"/>
              <w:rPr>
                <w:rFonts w:cs="Arial"/>
                <w:lang w:val="en-GB"/>
              </w:rPr>
            </w:pPr>
            <w:r w:rsidRPr="000136C4">
              <w:rPr>
                <w:szCs w:val="24"/>
                <w:lang w:val="en-GB"/>
              </w:rPr>
              <w:t>The</w:t>
            </w:r>
            <w:r w:rsidRPr="000136C4">
              <w:rPr>
                <w:spacing w:val="-5"/>
                <w:szCs w:val="24"/>
                <w:lang w:val="en-GB"/>
              </w:rPr>
              <w:t xml:space="preserve"> </w:t>
            </w:r>
            <w:r w:rsidRPr="000136C4">
              <w:rPr>
                <w:rFonts w:ascii="Courier New" w:hAnsi="Courier New"/>
                <w:w w:val="99"/>
                <w:szCs w:val="24"/>
                <w:lang w:val="en-GB"/>
              </w:rPr>
              <w:t>content/</w:t>
            </w:r>
            <w:r w:rsidRPr="000136C4">
              <w:rPr>
                <w:rFonts w:ascii="Courier New" w:hAnsi="Courier New"/>
                <w:spacing w:val="-64"/>
                <w:szCs w:val="24"/>
                <w:lang w:val="en-GB"/>
              </w:rPr>
              <w:t xml:space="preserve"> </w:t>
            </w:r>
            <w:r w:rsidRPr="000136C4">
              <w:rPr>
                <w:szCs w:val="24"/>
                <w:lang w:val="en-GB"/>
              </w:rPr>
              <w:t>folder contains one or more schema folders in which the indivi</w:t>
            </w:r>
            <w:r w:rsidRPr="000136C4">
              <w:rPr>
                <w:szCs w:val="24"/>
                <w:lang w:val="en-GB"/>
              </w:rPr>
              <w:t>d</w:t>
            </w:r>
            <w:r w:rsidRPr="000136C4">
              <w:rPr>
                <w:szCs w:val="24"/>
                <w:lang w:val="en-GB"/>
              </w:rPr>
              <w:t>ual table folders are located.</w:t>
            </w:r>
            <w:r w:rsidRPr="000136C4">
              <w:rPr>
                <w:spacing w:val="-10"/>
                <w:szCs w:val="24"/>
                <w:lang w:val="en-GB"/>
              </w:rPr>
              <w:t xml:space="preserve"> </w:t>
            </w:r>
            <w:r w:rsidRPr="000136C4">
              <w:rPr>
                <w:szCs w:val="24"/>
                <w:lang w:val="en-GB"/>
              </w:rPr>
              <w:t>No other folders or files are permitted</w:t>
            </w:r>
            <w:r w:rsidR="000C0A5E" w:rsidRPr="000136C4">
              <w:rPr>
                <w:rFonts w:cs="Arial"/>
                <w:lang w:val="en-GB"/>
              </w:rPr>
              <w:t>.</w:t>
            </w:r>
          </w:p>
          <w:p w14:paraId="44D7027F" w14:textId="77777777" w:rsidR="00BD32E8" w:rsidRPr="000136C4" w:rsidRDefault="00BD32E8" w:rsidP="00EC4CD8">
            <w:pPr>
              <w:pStyle w:val="TabelleGross"/>
              <w:rPr>
                <w:lang w:val="en-GB"/>
              </w:rPr>
            </w:pPr>
          </w:p>
          <w:p w14:paraId="0787AA5E" w14:textId="77777777" w:rsidR="00483A42" w:rsidRPr="000136C4" w:rsidRDefault="00BC5CDF" w:rsidP="00483A42">
            <w:pPr>
              <w:pStyle w:val="TabelleGross"/>
              <w:rPr>
                <w:b/>
                <w:lang w:val="en-GB"/>
              </w:rPr>
            </w:pPr>
            <w:r w:rsidRPr="000136C4">
              <w:rPr>
                <w:b/>
                <w:lang w:val="en-GB"/>
              </w:rPr>
              <w:t>Example</w:t>
            </w:r>
          </w:p>
          <w:p w14:paraId="7A9F7EA9" w14:textId="77777777" w:rsidR="00483A42" w:rsidRPr="000136C4" w:rsidRDefault="00BC5CDF" w:rsidP="00483A42">
            <w:pPr>
              <w:pStyle w:val="TabelleGross"/>
              <w:rPr>
                <w:lang w:val="en-GB"/>
              </w:rPr>
            </w:pPr>
            <w:r w:rsidRPr="000136C4">
              <w:rPr>
                <w:szCs w:val="24"/>
                <w:lang w:val="en-GB"/>
              </w:rPr>
              <w:t>Structure of the SIARD file (schematic</w:t>
            </w:r>
            <w:r w:rsidR="00483A42" w:rsidRPr="000136C4">
              <w:rPr>
                <w:lang w:val="en-GB"/>
              </w:rPr>
              <w:t>)</w:t>
            </w:r>
          </w:p>
          <w:tbl>
            <w:tblPr>
              <w:tblW w:w="0" w:type="auto"/>
              <w:tblBorders>
                <w:top w:val="single" w:sz="4" w:space="0" w:color="auto"/>
                <w:left w:val="single" w:sz="4" w:space="0" w:color="auto"/>
                <w:bottom w:val="single" w:sz="4" w:space="0" w:color="auto"/>
                <w:right w:val="single" w:sz="4" w:space="0" w:color="auto"/>
                <w:insideV w:val="single" w:sz="4" w:space="0" w:color="auto"/>
              </w:tblBorders>
              <w:tblLook w:val="01E0" w:firstRow="1" w:lastRow="1" w:firstColumn="1" w:lastColumn="1" w:noHBand="0" w:noVBand="0"/>
            </w:tblPr>
            <w:tblGrid>
              <w:gridCol w:w="6611"/>
            </w:tblGrid>
            <w:tr w:rsidR="003B02B8" w:rsidRPr="006A636C" w14:paraId="2DF8BE7E" w14:textId="77777777" w:rsidTr="005A4D5A">
              <w:tc>
                <w:tcPr>
                  <w:tcW w:w="6611" w:type="dxa"/>
                  <w:shd w:val="clear" w:color="auto" w:fill="FFFFFF"/>
                </w:tcPr>
                <w:p w14:paraId="53CB012B" w14:textId="77777777" w:rsidR="003B02B8" w:rsidRPr="000136C4" w:rsidRDefault="003B02B8" w:rsidP="005A4D5A">
                  <w:pPr>
                    <w:pStyle w:val="Techtext"/>
                    <w:spacing w:after="0"/>
                    <w:rPr>
                      <w:b/>
                      <w:bCs/>
                      <w:lang w:val="en-GB"/>
                    </w:rPr>
                  </w:pPr>
                  <w:r w:rsidRPr="000136C4">
                    <w:rPr>
                      <w:b/>
                      <w:bCs/>
                      <w:lang w:val="en-GB"/>
                    </w:rPr>
                    <w:t>Northwind.siard</w:t>
                  </w:r>
                </w:p>
              </w:tc>
            </w:tr>
            <w:tr w:rsidR="003B02B8" w:rsidRPr="006A636C" w14:paraId="25578B61" w14:textId="77777777" w:rsidTr="005A4D5A">
              <w:tc>
                <w:tcPr>
                  <w:tcW w:w="6611" w:type="dxa"/>
                  <w:shd w:val="clear" w:color="auto" w:fill="FFFFFF"/>
                </w:tcPr>
                <w:p w14:paraId="3AB0A285" w14:textId="77777777" w:rsidR="003B02B8" w:rsidRPr="000136C4" w:rsidRDefault="003B02B8" w:rsidP="005A4D5A">
                  <w:pPr>
                    <w:pStyle w:val="Techtext"/>
                    <w:spacing w:before="0" w:after="0"/>
                    <w:rPr>
                      <w:lang w:val="en-GB"/>
                    </w:rPr>
                  </w:pPr>
                  <w:r w:rsidRPr="000136C4">
                    <w:rPr>
                      <w:lang w:val="en-GB"/>
                    </w:rPr>
                    <w:tab/>
                    <w:t>content/</w:t>
                  </w:r>
                </w:p>
              </w:tc>
            </w:tr>
            <w:tr w:rsidR="003B02B8" w:rsidRPr="006A636C" w14:paraId="2A94A785" w14:textId="77777777" w:rsidTr="005A4D5A">
              <w:tc>
                <w:tcPr>
                  <w:tcW w:w="6611" w:type="dxa"/>
                  <w:shd w:val="clear" w:color="auto" w:fill="FFFFFF"/>
                </w:tcPr>
                <w:p w14:paraId="2A8AD185" w14:textId="77777777" w:rsidR="003B02B8" w:rsidRPr="000136C4" w:rsidRDefault="003B02B8" w:rsidP="005A4D5A">
                  <w:pPr>
                    <w:pStyle w:val="Techtext"/>
                    <w:spacing w:before="0" w:after="0"/>
                    <w:rPr>
                      <w:lang w:val="en-GB"/>
                    </w:rPr>
                  </w:pPr>
                  <w:r w:rsidRPr="000136C4">
                    <w:rPr>
                      <w:lang w:val="en-GB"/>
                    </w:rPr>
                    <w:tab/>
                  </w:r>
                  <w:r w:rsidRPr="000136C4">
                    <w:rPr>
                      <w:lang w:val="en-GB"/>
                    </w:rPr>
                    <w:tab/>
                    <w:t>schema0/</w:t>
                  </w:r>
                </w:p>
              </w:tc>
            </w:tr>
            <w:tr w:rsidR="003B02B8" w:rsidRPr="006A636C" w14:paraId="191E092F" w14:textId="77777777" w:rsidTr="005A4D5A">
              <w:tc>
                <w:tcPr>
                  <w:tcW w:w="6611" w:type="dxa"/>
                  <w:shd w:val="clear" w:color="auto" w:fill="FFFFFF"/>
                </w:tcPr>
                <w:p w14:paraId="23EB68BE" w14:textId="77777777" w:rsidR="003B02B8" w:rsidRPr="000136C4" w:rsidRDefault="003B02B8" w:rsidP="005A4D5A">
                  <w:pPr>
                    <w:pStyle w:val="Techtext"/>
                    <w:spacing w:before="0" w:after="0"/>
                    <w:rPr>
                      <w:lang w:val="en-GB"/>
                    </w:rPr>
                  </w:pPr>
                  <w:r w:rsidRPr="000136C4">
                    <w:rPr>
                      <w:lang w:val="en-GB"/>
                    </w:rPr>
                    <w:tab/>
                  </w:r>
                  <w:r w:rsidRPr="000136C4">
                    <w:rPr>
                      <w:lang w:val="en-GB"/>
                    </w:rPr>
                    <w:tab/>
                  </w:r>
                  <w:r w:rsidRPr="000136C4">
                    <w:rPr>
                      <w:lang w:val="en-GB"/>
                    </w:rPr>
                    <w:tab/>
                    <w:t>table0/</w:t>
                  </w:r>
                </w:p>
              </w:tc>
            </w:tr>
            <w:tr w:rsidR="003B02B8" w:rsidRPr="006A636C" w14:paraId="7B462F32" w14:textId="77777777" w:rsidTr="005A4D5A">
              <w:tc>
                <w:tcPr>
                  <w:tcW w:w="6611" w:type="dxa"/>
                  <w:shd w:val="clear" w:color="auto" w:fill="FFFFFF"/>
                </w:tcPr>
                <w:p w14:paraId="3053007B" w14:textId="77777777" w:rsidR="003B02B8" w:rsidRPr="000136C4" w:rsidRDefault="003B02B8" w:rsidP="005A4D5A">
                  <w:pPr>
                    <w:pStyle w:val="Techtext"/>
                    <w:spacing w:before="0" w:after="0"/>
                    <w:rPr>
                      <w:lang w:val="en-GB"/>
                    </w:rPr>
                  </w:pPr>
                  <w:r w:rsidRPr="000136C4">
                    <w:rPr>
                      <w:lang w:val="en-GB"/>
                    </w:rPr>
                    <w:tab/>
                  </w:r>
                  <w:r w:rsidRPr="000136C4">
                    <w:rPr>
                      <w:lang w:val="en-GB"/>
                    </w:rPr>
                    <w:tab/>
                  </w:r>
                  <w:r w:rsidRPr="000136C4">
                    <w:rPr>
                      <w:lang w:val="en-GB"/>
                    </w:rPr>
                    <w:tab/>
                    <w:t>table1/</w:t>
                  </w:r>
                </w:p>
              </w:tc>
            </w:tr>
            <w:tr w:rsidR="003B02B8" w:rsidRPr="006A636C" w14:paraId="24909D0B" w14:textId="77777777" w:rsidTr="005A4D5A">
              <w:tc>
                <w:tcPr>
                  <w:tcW w:w="6611" w:type="dxa"/>
                  <w:shd w:val="clear" w:color="auto" w:fill="FFFFFF"/>
                </w:tcPr>
                <w:p w14:paraId="4E8D7A10" w14:textId="77777777" w:rsidR="003B02B8" w:rsidRPr="000136C4" w:rsidRDefault="003B02B8" w:rsidP="005A4D5A">
                  <w:pPr>
                    <w:pStyle w:val="Techtext"/>
                    <w:spacing w:before="0" w:after="0"/>
                    <w:rPr>
                      <w:lang w:val="en-GB"/>
                    </w:rPr>
                  </w:pPr>
                  <w:r w:rsidRPr="000136C4">
                    <w:rPr>
                      <w:lang w:val="en-GB"/>
                    </w:rPr>
                    <w:tab/>
                  </w:r>
                  <w:r w:rsidRPr="000136C4">
                    <w:rPr>
                      <w:lang w:val="en-GB"/>
                    </w:rPr>
                    <w:tab/>
                  </w:r>
                  <w:r w:rsidRPr="000136C4">
                    <w:rPr>
                      <w:lang w:val="en-GB"/>
                    </w:rPr>
                    <w:tab/>
                    <w:t>table2/</w:t>
                  </w:r>
                </w:p>
              </w:tc>
            </w:tr>
            <w:tr w:rsidR="003B02B8" w:rsidRPr="006A636C" w14:paraId="2F471361" w14:textId="77777777" w:rsidTr="005A4D5A">
              <w:tc>
                <w:tcPr>
                  <w:tcW w:w="6611" w:type="dxa"/>
                  <w:shd w:val="clear" w:color="auto" w:fill="FFFFFF"/>
                </w:tcPr>
                <w:p w14:paraId="5AE571AE" w14:textId="77777777" w:rsidR="003B02B8" w:rsidRPr="000136C4" w:rsidRDefault="003B02B8" w:rsidP="005A4D5A">
                  <w:pPr>
                    <w:pStyle w:val="Techtext"/>
                    <w:spacing w:before="0" w:after="0"/>
                    <w:rPr>
                      <w:lang w:val="en-GB"/>
                    </w:rPr>
                  </w:pPr>
                  <w:r w:rsidRPr="000136C4">
                    <w:rPr>
                      <w:lang w:val="en-GB"/>
                    </w:rPr>
                    <w:t>...</w:t>
                  </w:r>
                </w:p>
              </w:tc>
            </w:tr>
            <w:tr w:rsidR="003B02B8" w:rsidRPr="006A636C" w14:paraId="44D54920" w14:textId="77777777" w:rsidTr="005A4D5A">
              <w:tc>
                <w:tcPr>
                  <w:tcW w:w="6611" w:type="dxa"/>
                  <w:shd w:val="clear" w:color="auto" w:fill="FFFFFF"/>
                </w:tcPr>
                <w:p w14:paraId="54BF2AAE" w14:textId="77777777" w:rsidR="003B02B8" w:rsidRPr="000136C4" w:rsidRDefault="003B02B8" w:rsidP="005A4D5A">
                  <w:pPr>
                    <w:pStyle w:val="Techtext"/>
                    <w:spacing w:before="0" w:after="0"/>
                    <w:rPr>
                      <w:lang w:val="en-GB"/>
                    </w:rPr>
                  </w:pPr>
                  <w:r w:rsidRPr="000136C4">
                    <w:rPr>
                      <w:lang w:val="en-GB"/>
                    </w:rPr>
                    <w:tab/>
                  </w:r>
                  <w:r w:rsidRPr="000136C4">
                    <w:rPr>
                      <w:lang w:val="en-GB"/>
                    </w:rPr>
                    <w:tab/>
                    <w:t>schema1/</w:t>
                  </w:r>
                </w:p>
              </w:tc>
            </w:tr>
            <w:tr w:rsidR="003B02B8" w:rsidRPr="006A636C" w14:paraId="085E0909" w14:textId="77777777" w:rsidTr="005A4D5A">
              <w:tc>
                <w:tcPr>
                  <w:tcW w:w="6611" w:type="dxa"/>
                  <w:shd w:val="clear" w:color="auto" w:fill="FFFFFF"/>
                </w:tcPr>
                <w:p w14:paraId="45632A64" w14:textId="77777777" w:rsidR="003B02B8" w:rsidRPr="000136C4" w:rsidRDefault="003B02B8" w:rsidP="005A4D5A">
                  <w:pPr>
                    <w:pStyle w:val="Techtext"/>
                    <w:spacing w:before="0" w:after="0"/>
                    <w:rPr>
                      <w:lang w:val="en-GB"/>
                    </w:rPr>
                  </w:pPr>
                  <w:r w:rsidRPr="000136C4">
                    <w:rPr>
                      <w:lang w:val="en-GB"/>
                    </w:rPr>
                    <w:tab/>
                  </w:r>
                  <w:r w:rsidRPr="000136C4">
                    <w:rPr>
                      <w:lang w:val="en-GB"/>
                    </w:rPr>
                    <w:tab/>
                  </w:r>
                  <w:r w:rsidRPr="000136C4">
                    <w:rPr>
                      <w:lang w:val="en-GB"/>
                    </w:rPr>
                    <w:tab/>
                    <w:t>table0/</w:t>
                  </w:r>
                </w:p>
              </w:tc>
            </w:tr>
            <w:tr w:rsidR="003B02B8" w:rsidRPr="006A636C" w14:paraId="3B12B7B9" w14:textId="77777777" w:rsidTr="005A4D5A">
              <w:tc>
                <w:tcPr>
                  <w:tcW w:w="6611" w:type="dxa"/>
                  <w:shd w:val="clear" w:color="auto" w:fill="FFFFFF"/>
                </w:tcPr>
                <w:p w14:paraId="1A8D556B" w14:textId="77777777" w:rsidR="003B02B8" w:rsidRPr="000136C4" w:rsidRDefault="003B02B8" w:rsidP="005A4D5A">
                  <w:pPr>
                    <w:pStyle w:val="Techtext"/>
                    <w:spacing w:before="0" w:after="0"/>
                    <w:rPr>
                      <w:lang w:val="en-GB"/>
                    </w:rPr>
                  </w:pPr>
                  <w:r w:rsidRPr="000136C4">
                    <w:rPr>
                      <w:lang w:val="en-GB"/>
                    </w:rPr>
                    <w:t>...</w:t>
                  </w:r>
                </w:p>
              </w:tc>
            </w:tr>
          </w:tbl>
          <w:p w14:paraId="581F037B" w14:textId="77777777" w:rsidR="00BD32E8" w:rsidRPr="000136C4" w:rsidRDefault="00BD32E8" w:rsidP="00EC4CD8">
            <w:pPr>
              <w:pStyle w:val="TabelleGross"/>
              <w:rPr>
                <w:lang w:val="en-GB"/>
              </w:rPr>
            </w:pPr>
          </w:p>
          <w:p w14:paraId="38D56644" w14:textId="77777777" w:rsidR="00EC4CD8" w:rsidRPr="000136C4" w:rsidRDefault="00BC5CDF" w:rsidP="00EC4CD8">
            <w:pPr>
              <w:pStyle w:val="TabelleGross"/>
              <w:rPr>
                <w:b/>
                <w:i/>
                <w:iCs/>
                <w:lang w:val="en-GB"/>
              </w:rPr>
            </w:pPr>
            <w:r w:rsidRPr="000136C4">
              <w:rPr>
                <w:b/>
                <w:i/>
                <w:iCs/>
                <w:lang w:val="en-GB"/>
              </w:rPr>
              <w:t>Recommendation</w:t>
            </w:r>
          </w:p>
          <w:p w14:paraId="6DC11DB6" w14:textId="77777777" w:rsidR="00C27FAC" w:rsidRPr="000136C4" w:rsidRDefault="00BC5CDF" w:rsidP="00CE5F8C">
            <w:pPr>
              <w:pStyle w:val="TabelleGross"/>
              <w:rPr>
                <w:i/>
                <w:iCs/>
                <w:lang w:val="en-GB"/>
              </w:rPr>
            </w:pPr>
            <w:r w:rsidRPr="000136C4">
              <w:rPr>
                <w:i/>
                <w:spacing w:val="-1"/>
                <w:szCs w:val="24"/>
                <w:lang w:val="en-GB"/>
              </w:rPr>
              <w:t>It is advisable to normalise the schema and table folder</w:t>
            </w:r>
            <w:r w:rsidR="007E521A">
              <w:rPr>
                <w:i/>
                <w:spacing w:val="-1"/>
                <w:szCs w:val="24"/>
                <w:lang w:val="en-GB"/>
              </w:rPr>
              <w:t xml:space="preserve"> name</w:t>
            </w:r>
            <w:r w:rsidRPr="000136C4">
              <w:rPr>
                <w:i/>
                <w:spacing w:val="-1"/>
                <w:szCs w:val="24"/>
                <w:lang w:val="en-GB"/>
              </w:rPr>
              <w:t>s and to use, for example,</w:t>
            </w:r>
            <w:r w:rsidRPr="000136C4">
              <w:rPr>
                <w:i/>
                <w:spacing w:val="2"/>
                <w:szCs w:val="24"/>
                <w:lang w:val="en-GB"/>
              </w:rPr>
              <w:t xml:space="preserve"> </w:t>
            </w:r>
            <w:r w:rsidRPr="000136C4">
              <w:rPr>
                <w:rFonts w:ascii="Courier New" w:hAnsi="Courier New"/>
                <w:w w:val="99"/>
                <w:szCs w:val="24"/>
                <w:lang w:val="en-GB"/>
              </w:rPr>
              <w:t>schema</w:t>
            </w:r>
            <w:r w:rsidRPr="000136C4">
              <w:rPr>
                <w:rFonts w:ascii="Courier New" w:hAnsi="Courier New"/>
                <w:spacing w:val="1"/>
                <w:w w:val="99"/>
                <w:szCs w:val="24"/>
                <w:lang w:val="en-GB"/>
              </w:rPr>
              <w:t>0</w:t>
            </w:r>
            <w:r w:rsidRPr="000136C4">
              <w:rPr>
                <w:rFonts w:ascii="Courier New" w:hAnsi="Courier New"/>
                <w:w w:val="99"/>
                <w:szCs w:val="24"/>
                <w:lang w:val="en-GB"/>
              </w:rPr>
              <w:t>/</w:t>
            </w:r>
            <w:r w:rsidRPr="000136C4">
              <w:rPr>
                <w:rFonts w:ascii="Courier New" w:hAnsi="Courier New"/>
                <w:spacing w:val="-64"/>
                <w:szCs w:val="24"/>
                <w:lang w:val="en-GB"/>
              </w:rPr>
              <w:t xml:space="preserve"> </w:t>
            </w:r>
            <w:r w:rsidRPr="000136C4">
              <w:rPr>
                <w:i/>
                <w:spacing w:val="2"/>
                <w:szCs w:val="24"/>
                <w:lang w:val="en-GB"/>
              </w:rPr>
              <w:t>a</w:t>
            </w:r>
            <w:r w:rsidRPr="000136C4">
              <w:rPr>
                <w:i/>
                <w:szCs w:val="24"/>
                <w:lang w:val="en-GB"/>
              </w:rPr>
              <w:t>nd</w:t>
            </w:r>
            <w:r w:rsidRPr="000136C4">
              <w:rPr>
                <w:i/>
                <w:spacing w:val="-4"/>
                <w:szCs w:val="24"/>
                <w:lang w:val="en-GB"/>
              </w:rPr>
              <w:t xml:space="preserve"> </w:t>
            </w:r>
            <w:r w:rsidRPr="000136C4">
              <w:rPr>
                <w:rFonts w:ascii="Courier New" w:hAnsi="Courier New"/>
                <w:szCs w:val="24"/>
                <w:lang w:val="en-GB"/>
              </w:rPr>
              <w:t>t</w:t>
            </w:r>
            <w:r w:rsidRPr="000136C4">
              <w:rPr>
                <w:rFonts w:ascii="Courier New" w:hAnsi="Courier New"/>
                <w:spacing w:val="1"/>
                <w:szCs w:val="24"/>
                <w:lang w:val="en-GB"/>
              </w:rPr>
              <w:t>a</w:t>
            </w:r>
            <w:r w:rsidRPr="000136C4">
              <w:rPr>
                <w:rFonts w:ascii="Courier New" w:hAnsi="Courier New"/>
                <w:spacing w:val="3"/>
                <w:szCs w:val="24"/>
                <w:lang w:val="en-GB"/>
              </w:rPr>
              <w:t>b</w:t>
            </w:r>
            <w:r w:rsidRPr="000136C4">
              <w:rPr>
                <w:rFonts w:ascii="Courier New" w:hAnsi="Courier New"/>
                <w:szCs w:val="24"/>
                <w:lang w:val="en-GB"/>
              </w:rPr>
              <w:t>l</w:t>
            </w:r>
            <w:r w:rsidRPr="000136C4">
              <w:rPr>
                <w:rFonts w:ascii="Courier New" w:hAnsi="Courier New"/>
                <w:spacing w:val="1"/>
                <w:szCs w:val="24"/>
                <w:lang w:val="en-GB"/>
              </w:rPr>
              <w:t>e0</w:t>
            </w:r>
            <w:r w:rsidRPr="000136C4">
              <w:rPr>
                <w:rFonts w:ascii="Courier New" w:hAnsi="Courier New"/>
                <w:szCs w:val="24"/>
                <w:lang w:val="en-GB"/>
              </w:rPr>
              <w:t>/</w:t>
            </w:r>
            <w:r w:rsidRPr="000136C4">
              <w:rPr>
                <w:rFonts w:ascii="Courier New" w:hAnsi="Courier New"/>
                <w:spacing w:val="-5"/>
                <w:szCs w:val="24"/>
                <w:lang w:val="en-GB"/>
              </w:rPr>
              <w:t xml:space="preserve"> </w:t>
            </w:r>
            <w:r w:rsidRPr="000136C4">
              <w:rPr>
                <w:i/>
                <w:spacing w:val="-4"/>
                <w:szCs w:val="24"/>
                <w:lang w:val="en-GB"/>
              </w:rPr>
              <w:t>instead of the actual name</w:t>
            </w:r>
            <w:r w:rsidRPr="000136C4">
              <w:rPr>
                <w:i/>
                <w:szCs w:val="24"/>
                <w:lang w:val="en-GB"/>
              </w:rPr>
              <w:t xml:space="preserve"> </w:t>
            </w:r>
            <w:r w:rsidRPr="000136C4">
              <w:rPr>
                <w:i/>
                <w:spacing w:val="1"/>
                <w:szCs w:val="24"/>
                <w:lang w:val="en-GB"/>
              </w:rPr>
              <w:t>(see restrictions under</w:t>
            </w:r>
            <w:r w:rsidRPr="000136C4">
              <w:rPr>
                <w:i/>
                <w:spacing w:val="-2"/>
                <w:szCs w:val="24"/>
                <w:lang w:val="en-GB"/>
              </w:rPr>
              <w:t xml:space="preserve"> </w:t>
            </w:r>
            <w:r w:rsidRPr="000136C4">
              <w:rPr>
                <w:i/>
                <w:spacing w:val="-1"/>
                <w:szCs w:val="24"/>
                <w:lang w:val="en-GB"/>
              </w:rPr>
              <w:t>P</w:t>
            </w:r>
            <w:r w:rsidRPr="000136C4">
              <w:rPr>
                <w:i/>
                <w:spacing w:val="2"/>
                <w:szCs w:val="24"/>
                <w:lang w:val="en-GB"/>
              </w:rPr>
              <w:t>_</w:t>
            </w:r>
            <w:r w:rsidRPr="000136C4">
              <w:rPr>
                <w:i/>
                <w:szCs w:val="24"/>
                <w:lang w:val="en-GB"/>
              </w:rPr>
              <w:t>4.</w:t>
            </w:r>
            <w:r w:rsidRPr="000136C4">
              <w:rPr>
                <w:i/>
                <w:spacing w:val="-1"/>
                <w:szCs w:val="24"/>
                <w:lang w:val="en-GB"/>
              </w:rPr>
              <w:t>2</w:t>
            </w:r>
            <w:r w:rsidRPr="000136C4">
              <w:rPr>
                <w:i/>
                <w:spacing w:val="1"/>
                <w:szCs w:val="24"/>
                <w:lang w:val="en-GB"/>
              </w:rPr>
              <w:t>-</w:t>
            </w:r>
            <w:r w:rsidRPr="000136C4">
              <w:rPr>
                <w:i/>
                <w:szCs w:val="24"/>
                <w:lang w:val="en-GB"/>
              </w:rPr>
              <w:t>5</w:t>
            </w:r>
            <w:r w:rsidRPr="000136C4">
              <w:rPr>
                <w:i/>
                <w:spacing w:val="1"/>
                <w:szCs w:val="24"/>
                <w:lang w:val="en-GB"/>
              </w:rPr>
              <w:t>)</w:t>
            </w:r>
            <w:r w:rsidRPr="000136C4">
              <w:rPr>
                <w:i/>
                <w:szCs w:val="24"/>
                <w:lang w:val="en-GB"/>
              </w:rPr>
              <w:t>.</w:t>
            </w:r>
          </w:p>
        </w:tc>
        <w:tc>
          <w:tcPr>
            <w:tcW w:w="709" w:type="dxa"/>
          </w:tcPr>
          <w:p w14:paraId="249DB53F" w14:textId="77777777" w:rsidR="00EC4CD8" w:rsidRPr="000136C4" w:rsidRDefault="00EC4CD8" w:rsidP="00EC4CD8">
            <w:pPr>
              <w:pStyle w:val="TabelleGross"/>
              <w:rPr>
                <w:lang w:val="en-GB"/>
              </w:rPr>
            </w:pPr>
            <w:r w:rsidRPr="000136C4">
              <w:rPr>
                <w:lang w:val="en-GB"/>
              </w:rPr>
              <w:t>M</w:t>
            </w:r>
          </w:p>
        </w:tc>
      </w:tr>
      <w:tr w:rsidR="005A656F" w:rsidRPr="000136C4" w14:paraId="6738BE49" w14:textId="77777777" w:rsidTr="005647F2">
        <w:trPr>
          <w:cantSplit/>
        </w:trPr>
        <w:tc>
          <w:tcPr>
            <w:tcW w:w="1134" w:type="dxa"/>
          </w:tcPr>
          <w:p w14:paraId="7844CC2C" w14:textId="77777777" w:rsidR="00C515AD" w:rsidRPr="000136C4" w:rsidRDefault="00CE5F8C" w:rsidP="00C97674">
            <w:pPr>
              <w:pStyle w:val="TabelleGross"/>
              <w:rPr>
                <w:lang w:val="en-GB"/>
              </w:rPr>
            </w:pPr>
            <w:r w:rsidRPr="000136C4">
              <w:rPr>
                <w:lang w:val="en-GB"/>
              </w:rPr>
              <w:t>P_</w:t>
            </w:r>
            <w:r w:rsidR="00C515AD" w:rsidRPr="000136C4">
              <w:rPr>
                <w:lang w:val="en-GB"/>
              </w:rPr>
              <w:t>4.</w:t>
            </w:r>
            <w:r w:rsidR="00C97674" w:rsidRPr="000136C4">
              <w:rPr>
                <w:lang w:val="en-GB"/>
              </w:rPr>
              <w:t>2</w:t>
            </w:r>
            <w:r w:rsidR="00C515AD" w:rsidRPr="000136C4">
              <w:rPr>
                <w:lang w:val="en-GB"/>
              </w:rPr>
              <w:t>-3</w:t>
            </w:r>
          </w:p>
        </w:tc>
        <w:tc>
          <w:tcPr>
            <w:tcW w:w="7371" w:type="dxa"/>
          </w:tcPr>
          <w:p w14:paraId="0259BB89" w14:textId="77777777" w:rsidR="00C515AD" w:rsidRPr="000136C4" w:rsidRDefault="00BC5CDF" w:rsidP="00C515AD">
            <w:pPr>
              <w:pStyle w:val="TabelleGross"/>
              <w:rPr>
                <w:lang w:val="en-GB"/>
              </w:rPr>
            </w:pPr>
            <w:r w:rsidRPr="000136C4">
              <w:rPr>
                <w:szCs w:val="24"/>
                <w:lang w:val="en-GB"/>
              </w:rPr>
              <w:t>The individual table folders contain an XML file and an XSD file, the names of which (folder designation and both file names) must be identical. With the exce</w:t>
            </w:r>
            <w:r w:rsidRPr="000136C4">
              <w:rPr>
                <w:szCs w:val="24"/>
                <w:lang w:val="en-GB"/>
              </w:rPr>
              <w:t>p</w:t>
            </w:r>
            <w:r w:rsidRPr="000136C4">
              <w:rPr>
                <w:szCs w:val="24"/>
                <w:lang w:val="en-GB"/>
              </w:rPr>
              <w:t>tion of BLOB and CLOB folders together with their content (BIN or TXT files), no other folders or files are permitted</w:t>
            </w:r>
            <w:r w:rsidR="000C0A5E" w:rsidRPr="000136C4">
              <w:rPr>
                <w:rFonts w:cs="Arial"/>
                <w:lang w:val="en-GB"/>
              </w:rPr>
              <w:t>.</w:t>
            </w:r>
          </w:p>
          <w:p w14:paraId="477C1A83" w14:textId="77777777" w:rsidR="00C515AD" w:rsidRPr="000136C4" w:rsidRDefault="00C515AD" w:rsidP="00C515AD">
            <w:pPr>
              <w:pStyle w:val="TabelleGross"/>
              <w:rPr>
                <w:lang w:val="en-GB"/>
              </w:rPr>
            </w:pPr>
          </w:p>
          <w:p w14:paraId="7F11DFB7" w14:textId="77777777" w:rsidR="00F25AC6" w:rsidRPr="000136C4" w:rsidRDefault="00BC5CDF" w:rsidP="00F25AC6">
            <w:pPr>
              <w:pStyle w:val="TabelleGross"/>
              <w:rPr>
                <w:b/>
                <w:lang w:val="en-GB"/>
              </w:rPr>
            </w:pPr>
            <w:r w:rsidRPr="000136C4">
              <w:rPr>
                <w:b/>
                <w:lang w:val="en-GB"/>
              </w:rPr>
              <w:t>Example</w:t>
            </w:r>
          </w:p>
          <w:p w14:paraId="6BC0754D" w14:textId="77777777" w:rsidR="00F25AC6" w:rsidRPr="000136C4" w:rsidRDefault="00BC5CDF" w:rsidP="00F25AC6">
            <w:pPr>
              <w:pStyle w:val="TabelleGross"/>
              <w:rPr>
                <w:lang w:val="en-GB"/>
              </w:rPr>
            </w:pPr>
            <w:r w:rsidRPr="000136C4">
              <w:rPr>
                <w:szCs w:val="24"/>
                <w:lang w:val="en-GB"/>
              </w:rPr>
              <w:t>Structure of the SIARD file (schematic</w:t>
            </w:r>
            <w:r w:rsidR="00F25AC6" w:rsidRPr="000136C4">
              <w:rPr>
                <w:lang w:val="en-GB"/>
              </w:rPr>
              <w:t>)</w:t>
            </w:r>
          </w:p>
          <w:tbl>
            <w:tblPr>
              <w:tblW w:w="0" w:type="auto"/>
              <w:tblBorders>
                <w:top w:val="single" w:sz="4" w:space="0" w:color="auto"/>
                <w:left w:val="single" w:sz="4" w:space="0" w:color="auto"/>
                <w:bottom w:val="single" w:sz="4" w:space="0" w:color="auto"/>
                <w:right w:val="single" w:sz="4" w:space="0" w:color="auto"/>
                <w:insideV w:val="single" w:sz="4" w:space="0" w:color="auto"/>
              </w:tblBorders>
              <w:tblLook w:val="01E0" w:firstRow="1" w:lastRow="1" w:firstColumn="1" w:lastColumn="1" w:noHBand="0" w:noVBand="0"/>
            </w:tblPr>
            <w:tblGrid>
              <w:gridCol w:w="6611"/>
            </w:tblGrid>
            <w:tr w:rsidR="00BD32E8" w:rsidRPr="006A636C" w14:paraId="0F9835E5" w14:textId="77777777" w:rsidTr="005A4D5A">
              <w:tc>
                <w:tcPr>
                  <w:tcW w:w="6611" w:type="dxa"/>
                  <w:shd w:val="clear" w:color="auto" w:fill="FFFFFF"/>
                </w:tcPr>
                <w:p w14:paraId="5160F4B2" w14:textId="77777777" w:rsidR="00BD32E8" w:rsidRPr="000136C4" w:rsidRDefault="00BD32E8" w:rsidP="005A4D5A">
                  <w:pPr>
                    <w:pStyle w:val="Techtext"/>
                    <w:spacing w:after="0"/>
                    <w:rPr>
                      <w:b/>
                      <w:bCs/>
                      <w:lang w:val="en-GB"/>
                    </w:rPr>
                  </w:pPr>
                  <w:r w:rsidRPr="000136C4">
                    <w:rPr>
                      <w:b/>
                      <w:bCs/>
                      <w:lang w:val="en-GB"/>
                    </w:rPr>
                    <w:t>Northwind.siard</w:t>
                  </w:r>
                </w:p>
              </w:tc>
            </w:tr>
            <w:tr w:rsidR="00BD32E8" w:rsidRPr="006A636C" w14:paraId="20BD088B" w14:textId="77777777" w:rsidTr="005A4D5A">
              <w:tc>
                <w:tcPr>
                  <w:tcW w:w="6611" w:type="dxa"/>
                  <w:shd w:val="clear" w:color="auto" w:fill="FFFFFF"/>
                </w:tcPr>
                <w:p w14:paraId="5D5854E0" w14:textId="77777777" w:rsidR="00BD32E8" w:rsidRPr="000136C4" w:rsidRDefault="00BD32E8" w:rsidP="005A4D5A">
                  <w:pPr>
                    <w:pStyle w:val="Techtext"/>
                    <w:spacing w:before="0" w:after="0"/>
                    <w:rPr>
                      <w:lang w:val="en-GB"/>
                    </w:rPr>
                  </w:pPr>
                  <w:r w:rsidRPr="000136C4">
                    <w:rPr>
                      <w:lang w:val="en-GB"/>
                    </w:rPr>
                    <w:tab/>
                    <w:t>content/</w:t>
                  </w:r>
                </w:p>
              </w:tc>
            </w:tr>
            <w:tr w:rsidR="00BD32E8" w:rsidRPr="006A636C" w14:paraId="2CC8C91A" w14:textId="77777777" w:rsidTr="005A4D5A">
              <w:tc>
                <w:tcPr>
                  <w:tcW w:w="6611" w:type="dxa"/>
                  <w:shd w:val="clear" w:color="auto" w:fill="FFFFFF"/>
                </w:tcPr>
                <w:p w14:paraId="0EFD76F2" w14:textId="77777777" w:rsidR="00BD32E8" w:rsidRPr="000136C4" w:rsidRDefault="00BD32E8" w:rsidP="005A4D5A">
                  <w:pPr>
                    <w:pStyle w:val="Techtext"/>
                    <w:spacing w:before="0" w:after="0"/>
                    <w:rPr>
                      <w:lang w:val="en-GB"/>
                    </w:rPr>
                  </w:pPr>
                  <w:r w:rsidRPr="000136C4">
                    <w:rPr>
                      <w:lang w:val="en-GB"/>
                    </w:rPr>
                    <w:tab/>
                  </w:r>
                  <w:r w:rsidRPr="000136C4">
                    <w:rPr>
                      <w:lang w:val="en-GB"/>
                    </w:rPr>
                    <w:tab/>
                    <w:t>schema0/</w:t>
                  </w:r>
                </w:p>
              </w:tc>
            </w:tr>
            <w:tr w:rsidR="00BD32E8" w:rsidRPr="006A636C" w14:paraId="498F1652" w14:textId="77777777" w:rsidTr="005A4D5A">
              <w:tc>
                <w:tcPr>
                  <w:tcW w:w="6611" w:type="dxa"/>
                  <w:shd w:val="clear" w:color="auto" w:fill="FFFFFF"/>
                </w:tcPr>
                <w:p w14:paraId="2DD7C436" w14:textId="77777777" w:rsidR="00BD32E8" w:rsidRPr="000136C4" w:rsidRDefault="00BD32E8" w:rsidP="005A4D5A">
                  <w:pPr>
                    <w:pStyle w:val="Techtext"/>
                    <w:spacing w:before="0" w:after="0"/>
                    <w:rPr>
                      <w:lang w:val="en-GB"/>
                    </w:rPr>
                  </w:pPr>
                  <w:r w:rsidRPr="000136C4">
                    <w:rPr>
                      <w:lang w:val="en-GB"/>
                    </w:rPr>
                    <w:tab/>
                  </w:r>
                  <w:r w:rsidRPr="000136C4">
                    <w:rPr>
                      <w:lang w:val="en-GB"/>
                    </w:rPr>
                    <w:tab/>
                  </w:r>
                  <w:r w:rsidRPr="000136C4">
                    <w:rPr>
                      <w:lang w:val="en-GB"/>
                    </w:rPr>
                    <w:tab/>
                    <w:t>table0/</w:t>
                  </w:r>
                </w:p>
              </w:tc>
            </w:tr>
            <w:tr w:rsidR="00BD32E8" w:rsidRPr="006A636C" w14:paraId="7D9BC8D2" w14:textId="77777777" w:rsidTr="005A4D5A">
              <w:tc>
                <w:tcPr>
                  <w:tcW w:w="6611" w:type="dxa"/>
                  <w:shd w:val="clear" w:color="auto" w:fill="FFFFFF"/>
                </w:tcPr>
                <w:p w14:paraId="1158254E" w14:textId="77777777" w:rsidR="00BD32E8" w:rsidRPr="000136C4" w:rsidRDefault="00BD32E8" w:rsidP="005A4D5A">
                  <w:pPr>
                    <w:pStyle w:val="Techtext"/>
                    <w:spacing w:before="0"/>
                    <w:rPr>
                      <w:lang w:val="en-GB"/>
                    </w:rPr>
                  </w:pPr>
                  <w:r w:rsidRPr="000136C4">
                    <w:rPr>
                      <w:lang w:val="en-GB"/>
                    </w:rPr>
                    <w:tab/>
                  </w:r>
                  <w:r w:rsidRPr="000136C4">
                    <w:rPr>
                      <w:lang w:val="en-GB"/>
                    </w:rPr>
                    <w:tab/>
                  </w:r>
                  <w:r w:rsidRPr="000136C4">
                    <w:rPr>
                      <w:lang w:val="en-GB"/>
                    </w:rPr>
                    <w:tab/>
                  </w:r>
                  <w:r w:rsidRPr="000136C4">
                    <w:rPr>
                      <w:lang w:val="en-GB"/>
                    </w:rPr>
                    <w:tab/>
                    <w:t>table0.xml</w:t>
                  </w:r>
                </w:p>
              </w:tc>
            </w:tr>
            <w:tr w:rsidR="00BD32E8" w:rsidRPr="006A636C" w14:paraId="6C7A05D4" w14:textId="77777777" w:rsidTr="005A4D5A">
              <w:tc>
                <w:tcPr>
                  <w:tcW w:w="6611" w:type="dxa"/>
                  <w:shd w:val="clear" w:color="auto" w:fill="FFFFFF"/>
                </w:tcPr>
                <w:p w14:paraId="5C7415ED" w14:textId="77777777" w:rsidR="00BD32E8" w:rsidRPr="000136C4" w:rsidRDefault="00BD32E8" w:rsidP="005A4D5A">
                  <w:pPr>
                    <w:pStyle w:val="Techtext"/>
                    <w:spacing w:before="0"/>
                    <w:rPr>
                      <w:lang w:val="en-GB"/>
                    </w:rPr>
                  </w:pPr>
                  <w:r w:rsidRPr="000136C4">
                    <w:rPr>
                      <w:lang w:val="en-GB"/>
                    </w:rPr>
                    <w:tab/>
                  </w:r>
                  <w:r w:rsidRPr="000136C4">
                    <w:rPr>
                      <w:lang w:val="en-GB"/>
                    </w:rPr>
                    <w:tab/>
                  </w:r>
                  <w:r w:rsidRPr="000136C4">
                    <w:rPr>
                      <w:lang w:val="en-GB"/>
                    </w:rPr>
                    <w:tab/>
                  </w:r>
                  <w:r w:rsidRPr="000136C4">
                    <w:rPr>
                      <w:lang w:val="en-GB"/>
                    </w:rPr>
                    <w:tab/>
                    <w:t>table0.xsd</w:t>
                  </w:r>
                </w:p>
              </w:tc>
            </w:tr>
            <w:tr w:rsidR="00BD32E8" w:rsidRPr="006A636C" w14:paraId="1932F568" w14:textId="77777777" w:rsidTr="005A4D5A">
              <w:tc>
                <w:tcPr>
                  <w:tcW w:w="6611" w:type="dxa"/>
                  <w:shd w:val="clear" w:color="auto" w:fill="FFFFFF"/>
                </w:tcPr>
                <w:p w14:paraId="203E82F7" w14:textId="77777777" w:rsidR="00BD32E8" w:rsidRPr="000136C4" w:rsidRDefault="00BD32E8" w:rsidP="005A4D5A">
                  <w:pPr>
                    <w:pStyle w:val="Techtext"/>
                    <w:spacing w:before="0"/>
                    <w:rPr>
                      <w:rFonts w:cs="Courier New"/>
                      <w:lang w:val="en-GB"/>
                    </w:rPr>
                  </w:pPr>
                  <w:r w:rsidRPr="000136C4">
                    <w:rPr>
                      <w:lang w:val="en-GB"/>
                    </w:rPr>
                    <w:tab/>
                  </w:r>
                  <w:r w:rsidRPr="000136C4">
                    <w:rPr>
                      <w:lang w:val="en-GB"/>
                    </w:rPr>
                    <w:tab/>
                  </w:r>
                  <w:r w:rsidRPr="000136C4">
                    <w:rPr>
                      <w:lang w:val="en-GB"/>
                    </w:rPr>
                    <w:tab/>
                  </w:r>
                  <w:r w:rsidRPr="000136C4">
                    <w:rPr>
                      <w:lang w:val="en-GB"/>
                    </w:rPr>
                    <w:tab/>
                  </w:r>
                  <w:r w:rsidRPr="000136C4">
                    <w:rPr>
                      <w:rFonts w:cs="Courier New"/>
                      <w:lang w:val="en-GB"/>
                    </w:rPr>
                    <w:t>lob4</w:t>
                  </w:r>
                  <w:r w:rsidRPr="000136C4">
                    <w:rPr>
                      <w:rStyle w:val="Funotenzeichen"/>
                      <w:rFonts w:ascii="Courier New" w:hAnsi="Courier New" w:cs="Courier New"/>
                      <w:lang w:val="en-GB"/>
                    </w:rPr>
                    <w:footnoteReference w:id="12"/>
                  </w:r>
                  <w:r w:rsidRPr="000136C4">
                    <w:rPr>
                      <w:rFonts w:cs="Courier New"/>
                      <w:lang w:val="en-GB"/>
                    </w:rPr>
                    <w:t>/</w:t>
                  </w:r>
                </w:p>
              </w:tc>
            </w:tr>
            <w:tr w:rsidR="00BD32E8" w:rsidRPr="006A636C" w14:paraId="59DA3A5D" w14:textId="77777777" w:rsidTr="005A4D5A">
              <w:tc>
                <w:tcPr>
                  <w:tcW w:w="6611" w:type="dxa"/>
                  <w:shd w:val="clear" w:color="auto" w:fill="FFFFFF"/>
                </w:tcPr>
                <w:p w14:paraId="52FD48AF" w14:textId="77777777" w:rsidR="00BD32E8" w:rsidRPr="000136C4" w:rsidRDefault="00BD32E8" w:rsidP="005A4D5A">
                  <w:pPr>
                    <w:pStyle w:val="Techtext"/>
                    <w:spacing w:before="0"/>
                    <w:rPr>
                      <w:lang w:val="en-GB"/>
                    </w:rPr>
                  </w:pPr>
                  <w:r w:rsidRPr="000136C4">
                    <w:rPr>
                      <w:lang w:val="en-GB"/>
                    </w:rPr>
                    <w:tab/>
                  </w:r>
                  <w:r w:rsidRPr="000136C4">
                    <w:rPr>
                      <w:lang w:val="en-GB"/>
                    </w:rPr>
                    <w:tab/>
                  </w:r>
                  <w:r w:rsidRPr="000136C4">
                    <w:rPr>
                      <w:lang w:val="en-GB"/>
                    </w:rPr>
                    <w:tab/>
                  </w:r>
                  <w:r w:rsidRPr="000136C4">
                    <w:rPr>
                      <w:lang w:val="en-GB"/>
                    </w:rPr>
                    <w:tab/>
                  </w:r>
                  <w:r w:rsidRPr="000136C4">
                    <w:rPr>
                      <w:lang w:val="en-GB"/>
                    </w:rPr>
                    <w:tab/>
                    <w:t>record0.bin</w:t>
                  </w:r>
                </w:p>
              </w:tc>
            </w:tr>
            <w:tr w:rsidR="00BD32E8" w:rsidRPr="006A636C" w14:paraId="5E46AAA1" w14:textId="77777777" w:rsidTr="005A4D5A">
              <w:tc>
                <w:tcPr>
                  <w:tcW w:w="6611" w:type="dxa"/>
                  <w:shd w:val="clear" w:color="auto" w:fill="FFFFFF"/>
                </w:tcPr>
                <w:p w14:paraId="23FDE4FE" w14:textId="77777777" w:rsidR="00BD32E8" w:rsidRPr="000136C4" w:rsidRDefault="00BD32E8" w:rsidP="005A4D5A">
                  <w:pPr>
                    <w:pStyle w:val="Techtext"/>
                    <w:spacing w:before="0"/>
                    <w:rPr>
                      <w:lang w:val="en-GB"/>
                    </w:rPr>
                  </w:pPr>
                  <w:r w:rsidRPr="000136C4">
                    <w:rPr>
                      <w:lang w:val="en-GB"/>
                    </w:rPr>
                    <w:tab/>
                  </w:r>
                  <w:r w:rsidRPr="000136C4">
                    <w:rPr>
                      <w:lang w:val="en-GB"/>
                    </w:rPr>
                    <w:tab/>
                  </w:r>
                  <w:r w:rsidRPr="000136C4">
                    <w:rPr>
                      <w:lang w:val="en-GB"/>
                    </w:rPr>
                    <w:tab/>
                  </w:r>
                  <w:r w:rsidRPr="000136C4">
                    <w:rPr>
                      <w:lang w:val="en-GB"/>
                    </w:rPr>
                    <w:tab/>
                  </w:r>
                  <w:r w:rsidRPr="000136C4">
                    <w:rPr>
                      <w:lang w:val="en-GB"/>
                    </w:rPr>
                    <w:tab/>
                    <w:t>record1.bin</w:t>
                  </w:r>
                </w:p>
              </w:tc>
            </w:tr>
            <w:tr w:rsidR="00BD32E8" w:rsidRPr="006A636C" w14:paraId="7EDAAF11" w14:textId="77777777" w:rsidTr="005A4D5A">
              <w:tc>
                <w:tcPr>
                  <w:tcW w:w="6611" w:type="dxa"/>
                  <w:shd w:val="clear" w:color="auto" w:fill="FFFFFF"/>
                </w:tcPr>
                <w:p w14:paraId="580CD1D5" w14:textId="77777777" w:rsidR="00BD32E8" w:rsidRPr="000136C4" w:rsidRDefault="00BD32E8" w:rsidP="005A4D5A">
                  <w:pPr>
                    <w:pStyle w:val="Techtext"/>
                    <w:spacing w:before="0" w:after="0"/>
                    <w:rPr>
                      <w:lang w:val="en-GB"/>
                    </w:rPr>
                  </w:pPr>
                  <w:r w:rsidRPr="000136C4">
                    <w:rPr>
                      <w:lang w:val="en-GB"/>
                    </w:rPr>
                    <w:tab/>
                  </w:r>
                  <w:r w:rsidRPr="000136C4">
                    <w:rPr>
                      <w:lang w:val="en-GB"/>
                    </w:rPr>
                    <w:tab/>
                  </w:r>
                  <w:r w:rsidRPr="000136C4">
                    <w:rPr>
                      <w:lang w:val="en-GB"/>
                    </w:rPr>
                    <w:tab/>
                    <w:t>table1/</w:t>
                  </w:r>
                </w:p>
              </w:tc>
            </w:tr>
            <w:tr w:rsidR="00BD32E8" w:rsidRPr="006A636C" w14:paraId="5D58736F" w14:textId="77777777" w:rsidTr="005A4D5A">
              <w:tc>
                <w:tcPr>
                  <w:tcW w:w="6611" w:type="dxa"/>
                  <w:shd w:val="clear" w:color="auto" w:fill="FFFFFF"/>
                </w:tcPr>
                <w:p w14:paraId="267B2573" w14:textId="77777777" w:rsidR="00BD32E8" w:rsidRPr="000136C4" w:rsidRDefault="00BD32E8" w:rsidP="005A4D5A">
                  <w:pPr>
                    <w:pStyle w:val="Techtext"/>
                    <w:spacing w:before="0"/>
                    <w:rPr>
                      <w:lang w:val="en-GB"/>
                    </w:rPr>
                  </w:pPr>
                  <w:r w:rsidRPr="000136C4">
                    <w:rPr>
                      <w:lang w:val="en-GB"/>
                    </w:rPr>
                    <w:tab/>
                  </w:r>
                  <w:r w:rsidRPr="000136C4">
                    <w:rPr>
                      <w:lang w:val="en-GB"/>
                    </w:rPr>
                    <w:tab/>
                  </w:r>
                  <w:r w:rsidRPr="000136C4">
                    <w:rPr>
                      <w:lang w:val="en-GB"/>
                    </w:rPr>
                    <w:tab/>
                  </w:r>
                  <w:r w:rsidRPr="000136C4">
                    <w:rPr>
                      <w:lang w:val="en-GB"/>
                    </w:rPr>
                    <w:tab/>
                    <w:t>table1.xml</w:t>
                  </w:r>
                </w:p>
              </w:tc>
            </w:tr>
            <w:tr w:rsidR="00BD32E8" w:rsidRPr="006A636C" w14:paraId="3B3100EB" w14:textId="77777777" w:rsidTr="005A4D5A">
              <w:tc>
                <w:tcPr>
                  <w:tcW w:w="6611" w:type="dxa"/>
                  <w:shd w:val="clear" w:color="auto" w:fill="FFFFFF"/>
                </w:tcPr>
                <w:p w14:paraId="25514E2E" w14:textId="77777777" w:rsidR="00BD32E8" w:rsidRPr="000136C4" w:rsidRDefault="00BD32E8" w:rsidP="005A4D5A">
                  <w:pPr>
                    <w:pStyle w:val="Techtext"/>
                    <w:spacing w:before="0"/>
                    <w:rPr>
                      <w:lang w:val="en-GB"/>
                    </w:rPr>
                  </w:pPr>
                  <w:r w:rsidRPr="000136C4">
                    <w:rPr>
                      <w:lang w:val="en-GB"/>
                    </w:rPr>
                    <w:tab/>
                  </w:r>
                  <w:r w:rsidRPr="000136C4">
                    <w:rPr>
                      <w:lang w:val="en-GB"/>
                    </w:rPr>
                    <w:tab/>
                  </w:r>
                  <w:r w:rsidRPr="000136C4">
                    <w:rPr>
                      <w:lang w:val="en-GB"/>
                    </w:rPr>
                    <w:tab/>
                  </w:r>
                  <w:r w:rsidRPr="000136C4">
                    <w:rPr>
                      <w:lang w:val="en-GB"/>
                    </w:rPr>
                    <w:tab/>
                    <w:t>table1.xsd</w:t>
                  </w:r>
                </w:p>
              </w:tc>
            </w:tr>
            <w:tr w:rsidR="00BD32E8" w:rsidRPr="006A636C" w14:paraId="45AC693A" w14:textId="77777777" w:rsidTr="005A4D5A">
              <w:tc>
                <w:tcPr>
                  <w:tcW w:w="6611" w:type="dxa"/>
                  <w:shd w:val="clear" w:color="auto" w:fill="FFFFFF"/>
                </w:tcPr>
                <w:p w14:paraId="61FD18C7" w14:textId="77777777" w:rsidR="00BD32E8" w:rsidRPr="000136C4" w:rsidRDefault="00BD32E8" w:rsidP="005A4D5A">
                  <w:pPr>
                    <w:pStyle w:val="Techtext"/>
                    <w:spacing w:before="0" w:after="0"/>
                    <w:rPr>
                      <w:lang w:val="en-GB"/>
                    </w:rPr>
                  </w:pPr>
                  <w:r w:rsidRPr="000136C4">
                    <w:rPr>
                      <w:lang w:val="en-GB"/>
                    </w:rPr>
                    <w:t>...</w:t>
                  </w:r>
                </w:p>
              </w:tc>
            </w:tr>
          </w:tbl>
          <w:p w14:paraId="024DB53C" w14:textId="77777777" w:rsidR="00F25AC6" w:rsidRPr="000136C4" w:rsidRDefault="00F25AC6" w:rsidP="00F25AC6">
            <w:pPr>
              <w:pStyle w:val="TabelleGross"/>
              <w:rPr>
                <w:highlight w:val="yellow"/>
                <w:lang w:val="en-GB"/>
              </w:rPr>
            </w:pPr>
          </w:p>
          <w:p w14:paraId="7A2E6622" w14:textId="77777777" w:rsidR="00F25AC6" w:rsidRPr="000136C4" w:rsidRDefault="00BC5CDF" w:rsidP="00F25AC6">
            <w:pPr>
              <w:pStyle w:val="TabelleGross"/>
              <w:rPr>
                <w:b/>
                <w:i/>
                <w:iCs/>
                <w:lang w:val="en-GB"/>
              </w:rPr>
            </w:pPr>
            <w:r w:rsidRPr="000136C4">
              <w:rPr>
                <w:b/>
                <w:i/>
                <w:iCs/>
                <w:lang w:val="en-GB"/>
              </w:rPr>
              <w:t>Recommendation</w:t>
            </w:r>
          </w:p>
          <w:p w14:paraId="61110E0E" w14:textId="77777777" w:rsidR="00C515AD" w:rsidRPr="000136C4" w:rsidRDefault="00BC5CDF" w:rsidP="00EE5582">
            <w:pPr>
              <w:pStyle w:val="TabelleGross"/>
              <w:rPr>
                <w:i/>
                <w:iCs/>
                <w:lang w:val="en-GB"/>
              </w:rPr>
            </w:pPr>
            <w:r w:rsidRPr="000136C4">
              <w:rPr>
                <w:i/>
                <w:spacing w:val="-1"/>
                <w:szCs w:val="24"/>
                <w:lang w:val="en-GB"/>
              </w:rPr>
              <w:t>It is advisable to normalise the l</w:t>
            </w:r>
            <w:r w:rsidRPr="000136C4">
              <w:rPr>
                <w:i/>
                <w:szCs w:val="24"/>
                <w:lang w:val="en-GB"/>
              </w:rPr>
              <w:t xml:space="preserve">ob folders and </w:t>
            </w:r>
            <w:r w:rsidRPr="000136C4">
              <w:rPr>
                <w:i/>
                <w:spacing w:val="1"/>
                <w:szCs w:val="24"/>
                <w:lang w:val="en-GB"/>
              </w:rPr>
              <w:t>l</w:t>
            </w:r>
            <w:r w:rsidRPr="000136C4">
              <w:rPr>
                <w:i/>
                <w:szCs w:val="24"/>
                <w:lang w:val="en-GB"/>
              </w:rPr>
              <w:t>ob files and to use, for example,</w:t>
            </w:r>
            <w:r w:rsidRPr="000136C4">
              <w:rPr>
                <w:i/>
                <w:spacing w:val="-1"/>
                <w:szCs w:val="24"/>
                <w:lang w:val="en-GB"/>
              </w:rPr>
              <w:t xml:space="preserve"> </w:t>
            </w:r>
            <w:r w:rsidRPr="000136C4">
              <w:rPr>
                <w:rFonts w:ascii="Courier New" w:hAnsi="Courier New"/>
                <w:w w:val="99"/>
                <w:szCs w:val="24"/>
                <w:lang w:val="en-GB"/>
              </w:rPr>
              <w:t>lob4/</w:t>
            </w:r>
            <w:r w:rsidRPr="000136C4">
              <w:rPr>
                <w:rFonts w:ascii="Courier New" w:hAnsi="Courier New"/>
                <w:spacing w:val="-64"/>
                <w:szCs w:val="24"/>
                <w:lang w:val="en-GB"/>
              </w:rPr>
              <w:t xml:space="preserve"> </w:t>
            </w:r>
            <w:r w:rsidRPr="000136C4">
              <w:rPr>
                <w:i/>
                <w:spacing w:val="1"/>
                <w:szCs w:val="24"/>
                <w:lang w:val="en-GB"/>
              </w:rPr>
              <w:t>an</w:t>
            </w:r>
            <w:r w:rsidRPr="000136C4">
              <w:rPr>
                <w:i/>
                <w:szCs w:val="24"/>
                <w:lang w:val="en-GB"/>
              </w:rPr>
              <w:t>d</w:t>
            </w:r>
            <w:r w:rsidRPr="000136C4">
              <w:rPr>
                <w:i/>
                <w:spacing w:val="-3"/>
                <w:szCs w:val="24"/>
                <w:lang w:val="en-GB"/>
              </w:rPr>
              <w:t xml:space="preserve"> </w:t>
            </w:r>
            <w:r w:rsidRPr="000136C4">
              <w:rPr>
                <w:rFonts w:ascii="Courier New" w:hAnsi="Courier New"/>
                <w:szCs w:val="24"/>
                <w:lang w:val="en-GB"/>
              </w:rPr>
              <w:t>record</w:t>
            </w:r>
            <w:r w:rsidRPr="000136C4">
              <w:rPr>
                <w:rFonts w:ascii="Courier New" w:hAnsi="Courier New"/>
                <w:spacing w:val="3"/>
                <w:szCs w:val="24"/>
                <w:lang w:val="en-GB"/>
              </w:rPr>
              <w:t>0</w:t>
            </w:r>
            <w:r w:rsidRPr="000136C4">
              <w:rPr>
                <w:rFonts w:ascii="Courier New" w:hAnsi="Courier New"/>
                <w:szCs w:val="24"/>
                <w:lang w:val="en-GB"/>
              </w:rPr>
              <w:t>.bin</w:t>
            </w:r>
            <w:r w:rsidRPr="000136C4">
              <w:rPr>
                <w:rFonts w:ascii="Courier New" w:hAnsi="Courier New"/>
                <w:spacing w:val="-13"/>
                <w:szCs w:val="24"/>
                <w:lang w:val="en-GB"/>
              </w:rPr>
              <w:t xml:space="preserve"> </w:t>
            </w:r>
            <w:r w:rsidRPr="000136C4">
              <w:rPr>
                <w:i/>
                <w:szCs w:val="24"/>
                <w:lang w:val="en-GB"/>
              </w:rPr>
              <w:t>or</w:t>
            </w:r>
            <w:r w:rsidRPr="000136C4">
              <w:rPr>
                <w:i/>
                <w:spacing w:val="-4"/>
                <w:szCs w:val="24"/>
                <w:lang w:val="en-GB"/>
              </w:rPr>
              <w:t xml:space="preserve"> </w:t>
            </w:r>
            <w:r w:rsidRPr="000136C4">
              <w:rPr>
                <w:rFonts w:ascii="Courier New" w:hAnsi="Courier New"/>
                <w:szCs w:val="24"/>
                <w:lang w:val="en-GB"/>
              </w:rPr>
              <w:t>record0.txt</w:t>
            </w:r>
            <w:r w:rsidRPr="000136C4">
              <w:rPr>
                <w:rFonts w:ascii="Courier New" w:hAnsi="Courier New"/>
                <w:spacing w:val="-8"/>
                <w:szCs w:val="24"/>
                <w:lang w:val="en-GB"/>
              </w:rPr>
              <w:t xml:space="preserve"> </w:t>
            </w:r>
            <w:r w:rsidRPr="000136C4">
              <w:rPr>
                <w:i/>
                <w:spacing w:val="-4"/>
                <w:szCs w:val="24"/>
                <w:lang w:val="en-GB"/>
              </w:rPr>
              <w:t>instead of the actual name</w:t>
            </w:r>
            <w:r w:rsidR="007E521A" w:rsidRPr="000136C4">
              <w:rPr>
                <w:i/>
                <w:szCs w:val="24"/>
                <w:lang w:val="en-GB"/>
              </w:rPr>
              <w:t xml:space="preserve"> </w:t>
            </w:r>
            <w:r w:rsidR="007E521A" w:rsidRPr="000136C4">
              <w:rPr>
                <w:i/>
                <w:spacing w:val="1"/>
                <w:szCs w:val="24"/>
                <w:lang w:val="en-GB"/>
              </w:rPr>
              <w:t>(see restrictions under</w:t>
            </w:r>
            <w:r w:rsidR="007E521A" w:rsidRPr="000136C4">
              <w:rPr>
                <w:i/>
                <w:spacing w:val="-2"/>
                <w:szCs w:val="24"/>
                <w:lang w:val="en-GB"/>
              </w:rPr>
              <w:t xml:space="preserve"> </w:t>
            </w:r>
            <w:r w:rsidR="007E521A" w:rsidRPr="000136C4">
              <w:rPr>
                <w:i/>
                <w:spacing w:val="-1"/>
                <w:szCs w:val="24"/>
                <w:lang w:val="en-GB"/>
              </w:rPr>
              <w:t>P</w:t>
            </w:r>
            <w:r w:rsidR="007E521A" w:rsidRPr="000136C4">
              <w:rPr>
                <w:i/>
                <w:spacing w:val="2"/>
                <w:szCs w:val="24"/>
                <w:lang w:val="en-GB"/>
              </w:rPr>
              <w:t>_</w:t>
            </w:r>
            <w:r w:rsidR="007E521A" w:rsidRPr="000136C4">
              <w:rPr>
                <w:i/>
                <w:szCs w:val="24"/>
                <w:lang w:val="en-GB"/>
              </w:rPr>
              <w:t>4.</w:t>
            </w:r>
            <w:r w:rsidR="007E521A" w:rsidRPr="000136C4">
              <w:rPr>
                <w:i/>
                <w:spacing w:val="-1"/>
                <w:szCs w:val="24"/>
                <w:lang w:val="en-GB"/>
              </w:rPr>
              <w:t>2</w:t>
            </w:r>
            <w:r w:rsidR="007E521A" w:rsidRPr="000136C4">
              <w:rPr>
                <w:i/>
                <w:spacing w:val="1"/>
                <w:szCs w:val="24"/>
                <w:lang w:val="en-GB"/>
              </w:rPr>
              <w:t>-</w:t>
            </w:r>
            <w:r w:rsidR="00EE5582">
              <w:rPr>
                <w:i/>
                <w:spacing w:val="1"/>
                <w:szCs w:val="24"/>
                <w:lang w:val="en-GB"/>
              </w:rPr>
              <w:t>6</w:t>
            </w:r>
            <w:r w:rsidR="007E521A" w:rsidRPr="000136C4">
              <w:rPr>
                <w:i/>
                <w:spacing w:val="1"/>
                <w:szCs w:val="24"/>
                <w:lang w:val="en-GB"/>
              </w:rPr>
              <w:t>)</w:t>
            </w:r>
            <w:r w:rsidR="00F25AC6" w:rsidRPr="000136C4">
              <w:rPr>
                <w:i/>
                <w:iCs/>
                <w:lang w:val="en-GB"/>
              </w:rPr>
              <w:t>.</w:t>
            </w:r>
          </w:p>
        </w:tc>
        <w:tc>
          <w:tcPr>
            <w:tcW w:w="709" w:type="dxa"/>
          </w:tcPr>
          <w:p w14:paraId="665508A0" w14:textId="77777777" w:rsidR="00C515AD" w:rsidRPr="000136C4" w:rsidRDefault="00C515AD" w:rsidP="00C515AD">
            <w:pPr>
              <w:pStyle w:val="TabelleGross"/>
              <w:rPr>
                <w:lang w:val="en-GB"/>
              </w:rPr>
            </w:pPr>
            <w:r w:rsidRPr="000136C4">
              <w:rPr>
                <w:lang w:val="en-GB"/>
              </w:rPr>
              <w:t>M</w:t>
            </w:r>
          </w:p>
        </w:tc>
      </w:tr>
      <w:tr w:rsidR="00EE5582" w:rsidRPr="00B73965" w14:paraId="292038CA" w14:textId="77777777" w:rsidTr="005647F2">
        <w:trPr>
          <w:cantSplit/>
        </w:trPr>
        <w:tc>
          <w:tcPr>
            <w:tcW w:w="1134" w:type="dxa"/>
          </w:tcPr>
          <w:p w14:paraId="06E8E066" w14:textId="77777777" w:rsidR="00EE5582" w:rsidRPr="000136C4" w:rsidRDefault="00EE5582" w:rsidP="00C97674">
            <w:pPr>
              <w:pStyle w:val="TabelleGross"/>
              <w:rPr>
                <w:lang w:val="en-GB"/>
              </w:rPr>
            </w:pPr>
            <w:r>
              <w:rPr>
                <w:lang w:val="en-GB"/>
              </w:rPr>
              <w:lastRenderedPageBreak/>
              <w:t>P_4.2-4</w:t>
            </w:r>
          </w:p>
        </w:tc>
        <w:tc>
          <w:tcPr>
            <w:tcW w:w="7371" w:type="dxa"/>
          </w:tcPr>
          <w:p w14:paraId="2EF54F6B" w14:textId="77777777" w:rsidR="00EE5582" w:rsidRPr="000136C4" w:rsidRDefault="00EE5582" w:rsidP="00B11F1A">
            <w:pPr>
              <w:pStyle w:val="TabelleGross"/>
              <w:rPr>
                <w:szCs w:val="24"/>
                <w:lang w:val="en-GB"/>
              </w:rPr>
            </w:pPr>
            <w:r>
              <w:rPr>
                <w:szCs w:val="24"/>
                <w:lang w:val="en-GB"/>
              </w:rPr>
              <w:t>The header/ folder must contain an empty subfolder /header/version/2.0 identif</w:t>
            </w:r>
            <w:r>
              <w:rPr>
                <w:szCs w:val="24"/>
                <w:lang w:val="en-GB"/>
              </w:rPr>
              <w:t>y</w:t>
            </w:r>
            <w:r>
              <w:rPr>
                <w:szCs w:val="24"/>
                <w:lang w:val="en-GB"/>
              </w:rPr>
              <w:t>ing the version of the SIARD Format in order to facilitate the recognition of the SIARD Format</w:t>
            </w:r>
            <w:r w:rsidR="00B73965">
              <w:rPr>
                <w:szCs w:val="24"/>
                <w:lang w:val="en-GB"/>
              </w:rPr>
              <w:t xml:space="preserve"> (e.g. by PRONOM)</w:t>
            </w:r>
            <w:r>
              <w:rPr>
                <w:szCs w:val="24"/>
                <w:lang w:val="en-GB"/>
              </w:rPr>
              <w:t>.</w:t>
            </w:r>
          </w:p>
        </w:tc>
        <w:tc>
          <w:tcPr>
            <w:tcW w:w="709" w:type="dxa"/>
          </w:tcPr>
          <w:p w14:paraId="13F495B7" w14:textId="77777777" w:rsidR="00EE5582" w:rsidRPr="000136C4" w:rsidRDefault="00EE5582" w:rsidP="00B11F1A">
            <w:pPr>
              <w:pStyle w:val="TabelleGross"/>
              <w:rPr>
                <w:lang w:val="en-GB"/>
              </w:rPr>
            </w:pPr>
            <w:r>
              <w:rPr>
                <w:lang w:val="en-GB"/>
              </w:rPr>
              <w:t>M</w:t>
            </w:r>
          </w:p>
        </w:tc>
      </w:tr>
      <w:tr w:rsidR="005A656F" w:rsidRPr="000136C4" w14:paraId="7F5205E3" w14:textId="77777777" w:rsidTr="005647F2">
        <w:trPr>
          <w:cantSplit/>
        </w:trPr>
        <w:tc>
          <w:tcPr>
            <w:tcW w:w="1134" w:type="dxa"/>
          </w:tcPr>
          <w:p w14:paraId="542F76C5" w14:textId="77777777" w:rsidR="00B11F1A" w:rsidRPr="000136C4" w:rsidRDefault="00CE5F8C" w:rsidP="00EE5582">
            <w:pPr>
              <w:pStyle w:val="TabelleGross"/>
              <w:rPr>
                <w:lang w:val="en-GB"/>
              </w:rPr>
            </w:pPr>
            <w:r w:rsidRPr="000136C4">
              <w:rPr>
                <w:lang w:val="en-GB"/>
              </w:rPr>
              <w:t>P_</w:t>
            </w:r>
            <w:r w:rsidR="00B11F1A" w:rsidRPr="000136C4">
              <w:rPr>
                <w:lang w:val="en-GB"/>
              </w:rPr>
              <w:t>4.</w:t>
            </w:r>
            <w:r w:rsidR="00C97674" w:rsidRPr="000136C4">
              <w:rPr>
                <w:lang w:val="en-GB"/>
              </w:rPr>
              <w:t>2</w:t>
            </w:r>
            <w:r w:rsidR="00B11F1A" w:rsidRPr="000136C4">
              <w:rPr>
                <w:lang w:val="en-GB"/>
              </w:rPr>
              <w:t>-</w:t>
            </w:r>
            <w:r w:rsidR="00EE5582">
              <w:rPr>
                <w:lang w:val="en-GB"/>
              </w:rPr>
              <w:t>5</w:t>
            </w:r>
          </w:p>
        </w:tc>
        <w:tc>
          <w:tcPr>
            <w:tcW w:w="7371" w:type="dxa"/>
          </w:tcPr>
          <w:p w14:paraId="3BEC5828" w14:textId="77777777" w:rsidR="00B11F1A" w:rsidRPr="000136C4" w:rsidRDefault="00BC5CDF" w:rsidP="00B11F1A">
            <w:pPr>
              <w:pStyle w:val="TabelleGross"/>
              <w:rPr>
                <w:lang w:val="en-GB"/>
              </w:rPr>
            </w:pPr>
            <w:r w:rsidRPr="000136C4">
              <w:rPr>
                <w:szCs w:val="24"/>
                <w:lang w:val="en-GB"/>
              </w:rPr>
              <w:t xml:space="preserve">The </w:t>
            </w:r>
            <w:r w:rsidRPr="000136C4">
              <w:rPr>
                <w:rFonts w:ascii="Courier New" w:hAnsi="Courier New"/>
                <w:w w:val="99"/>
                <w:szCs w:val="24"/>
                <w:lang w:val="en-GB"/>
              </w:rPr>
              <w:t>metadata.</w:t>
            </w:r>
            <w:r w:rsidRPr="000136C4">
              <w:rPr>
                <w:rFonts w:ascii="Courier New" w:hAnsi="Courier New"/>
                <w:spacing w:val="2"/>
                <w:w w:val="99"/>
                <w:szCs w:val="24"/>
                <w:lang w:val="en-GB"/>
              </w:rPr>
              <w:t>x</w:t>
            </w:r>
            <w:r w:rsidRPr="000136C4">
              <w:rPr>
                <w:rFonts w:ascii="Courier New" w:hAnsi="Courier New"/>
                <w:w w:val="99"/>
                <w:szCs w:val="24"/>
                <w:lang w:val="en-GB"/>
              </w:rPr>
              <w:t>ml</w:t>
            </w:r>
            <w:r w:rsidRPr="000136C4">
              <w:rPr>
                <w:rFonts w:ascii="Courier New" w:hAnsi="Courier New"/>
                <w:spacing w:val="-64"/>
                <w:szCs w:val="24"/>
                <w:lang w:val="en-GB"/>
              </w:rPr>
              <w:t xml:space="preserve"> </w:t>
            </w:r>
            <w:r w:rsidRPr="000136C4">
              <w:rPr>
                <w:szCs w:val="24"/>
                <w:lang w:val="en-GB"/>
              </w:rPr>
              <w:t>and</w:t>
            </w:r>
            <w:r w:rsidRPr="000136C4">
              <w:rPr>
                <w:spacing w:val="-4"/>
                <w:szCs w:val="24"/>
                <w:lang w:val="en-GB"/>
              </w:rPr>
              <w:t xml:space="preserve"> </w:t>
            </w:r>
            <w:r w:rsidRPr="000136C4">
              <w:rPr>
                <w:rFonts w:ascii="Courier New" w:hAnsi="Courier New"/>
                <w:szCs w:val="24"/>
                <w:lang w:val="en-GB"/>
              </w:rPr>
              <w:t>metadata</w:t>
            </w:r>
            <w:r w:rsidRPr="000136C4">
              <w:rPr>
                <w:rFonts w:ascii="Courier New" w:hAnsi="Courier New"/>
                <w:spacing w:val="2"/>
                <w:szCs w:val="24"/>
                <w:lang w:val="en-GB"/>
              </w:rPr>
              <w:t>.</w:t>
            </w:r>
            <w:r w:rsidRPr="000136C4">
              <w:rPr>
                <w:rFonts w:ascii="Courier New" w:hAnsi="Courier New"/>
                <w:szCs w:val="24"/>
                <w:lang w:val="en-GB"/>
              </w:rPr>
              <w:t xml:space="preserve">xsd </w:t>
            </w:r>
            <w:r w:rsidRPr="000136C4">
              <w:rPr>
                <w:szCs w:val="24"/>
                <w:lang w:val="en-GB"/>
              </w:rPr>
              <w:t>files</w:t>
            </w:r>
            <w:r w:rsidRPr="000136C4">
              <w:rPr>
                <w:spacing w:val="-6"/>
                <w:szCs w:val="24"/>
                <w:lang w:val="en-GB"/>
              </w:rPr>
              <w:t xml:space="preserve"> </w:t>
            </w:r>
            <w:r w:rsidRPr="000136C4">
              <w:rPr>
                <w:spacing w:val="-1"/>
                <w:szCs w:val="24"/>
                <w:lang w:val="en-GB"/>
              </w:rPr>
              <w:t>must be present in the</w:t>
            </w:r>
            <w:r w:rsidRPr="000136C4">
              <w:rPr>
                <w:spacing w:val="-10"/>
                <w:szCs w:val="24"/>
                <w:lang w:val="en-GB"/>
              </w:rPr>
              <w:t xml:space="preserve"> </w:t>
            </w:r>
            <w:r w:rsidRPr="000136C4">
              <w:rPr>
                <w:rFonts w:ascii="Courier New" w:hAnsi="Courier New"/>
                <w:w w:val="99"/>
                <w:szCs w:val="24"/>
                <w:lang w:val="en-GB"/>
              </w:rPr>
              <w:t>header/</w:t>
            </w:r>
            <w:r w:rsidRPr="000136C4">
              <w:rPr>
                <w:rFonts w:ascii="Courier New" w:hAnsi="Courier New"/>
                <w:spacing w:val="-64"/>
                <w:szCs w:val="24"/>
                <w:lang w:val="en-GB"/>
              </w:rPr>
              <w:t xml:space="preserve"> </w:t>
            </w:r>
            <w:r w:rsidRPr="000136C4">
              <w:rPr>
                <w:spacing w:val="1"/>
                <w:szCs w:val="24"/>
                <w:lang w:val="en-GB"/>
              </w:rPr>
              <w:t>folder</w:t>
            </w:r>
            <w:r w:rsidRPr="000136C4">
              <w:rPr>
                <w:szCs w:val="24"/>
                <w:lang w:val="en-GB"/>
              </w:rPr>
              <w:t>.</w:t>
            </w:r>
            <w:r w:rsidRPr="000136C4">
              <w:rPr>
                <w:spacing w:val="-6"/>
                <w:szCs w:val="24"/>
                <w:lang w:val="en-GB"/>
              </w:rPr>
              <w:t xml:space="preserve"> </w:t>
            </w:r>
            <w:r w:rsidRPr="000136C4">
              <w:rPr>
                <w:szCs w:val="24"/>
                <w:lang w:val="en-GB"/>
              </w:rPr>
              <w:t>Additional files, such as style sheets, are permitted</w:t>
            </w:r>
            <w:r w:rsidR="00B11F1A" w:rsidRPr="000136C4">
              <w:rPr>
                <w:rFonts w:cs="Arial"/>
                <w:lang w:val="en-GB"/>
              </w:rPr>
              <w:t>.</w:t>
            </w:r>
          </w:p>
          <w:p w14:paraId="74FEC248" w14:textId="77777777" w:rsidR="00B11F1A" w:rsidRPr="000136C4" w:rsidRDefault="00B11F1A" w:rsidP="00551191">
            <w:pPr>
              <w:pStyle w:val="TabelleGross"/>
              <w:rPr>
                <w:lang w:val="en-GB"/>
              </w:rPr>
            </w:pPr>
          </w:p>
          <w:p w14:paraId="6C70367F" w14:textId="77777777" w:rsidR="00B11F1A" w:rsidRPr="000136C4" w:rsidRDefault="00BC5CDF" w:rsidP="00B11F1A">
            <w:pPr>
              <w:pStyle w:val="TabelleGross"/>
              <w:rPr>
                <w:b/>
                <w:lang w:val="en-GB"/>
              </w:rPr>
            </w:pPr>
            <w:r w:rsidRPr="000136C4">
              <w:rPr>
                <w:b/>
                <w:lang w:val="en-GB"/>
              </w:rPr>
              <w:t>Example</w:t>
            </w:r>
          </w:p>
          <w:p w14:paraId="27E7872C" w14:textId="77777777" w:rsidR="00B11F1A" w:rsidRPr="000136C4" w:rsidRDefault="00BC5CDF" w:rsidP="00B11F1A">
            <w:pPr>
              <w:pStyle w:val="TabelleGross"/>
              <w:rPr>
                <w:lang w:val="en-GB"/>
              </w:rPr>
            </w:pPr>
            <w:r w:rsidRPr="000136C4">
              <w:rPr>
                <w:szCs w:val="24"/>
                <w:lang w:val="en-GB"/>
              </w:rPr>
              <w:t>Structure of the SIARD file (schematic)</w:t>
            </w:r>
          </w:p>
          <w:tbl>
            <w:tblPr>
              <w:tblW w:w="0" w:type="auto"/>
              <w:tblBorders>
                <w:top w:val="single" w:sz="4" w:space="0" w:color="auto"/>
                <w:left w:val="single" w:sz="4" w:space="0" w:color="auto"/>
                <w:bottom w:val="single" w:sz="4" w:space="0" w:color="auto"/>
                <w:right w:val="single" w:sz="4" w:space="0" w:color="auto"/>
                <w:insideV w:val="single" w:sz="4" w:space="0" w:color="auto"/>
              </w:tblBorders>
              <w:tblLook w:val="01E0" w:firstRow="1" w:lastRow="1" w:firstColumn="1" w:lastColumn="1" w:noHBand="0" w:noVBand="0"/>
            </w:tblPr>
            <w:tblGrid>
              <w:gridCol w:w="6611"/>
            </w:tblGrid>
            <w:tr w:rsidR="00B11F1A" w:rsidRPr="000136C4" w14:paraId="4C042F89" w14:textId="77777777" w:rsidTr="005A4D5A">
              <w:tc>
                <w:tcPr>
                  <w:tcW w:w="6611" w:type="dxa"/>
                  <w:shd w:val="clear" w:color="auto" w:fill="FFFFFF"/>
                </w:tcPr>
                <w:p w14:paraId="78395F26" w14:textId="77777777" w:rsidR="00B11F1A" w:rsidRPr="000136C4" w:rsidRDefault="00B11F1A" w:rsidP="005A4D5A">
                  <w:pPr>
                    <w:pStyle w:val="Techtext"/>
                    <w:spacing w:after="0"/>
                    <w:rPr>
                      <w:b/>
                      <w:bCs/>
                      <w:lang w:val="en-GB"/>
                    </w:rPr>
                  </w:pPr>
                  <w:r w:rsidRPr="000136C4">
                    <w:rPr>
                      <w:b/>
                      <w:bCs/>
                      <w:lang w:val="en-GB"/>
                    </w:rPr>
                    <w:t>Northwind.siard</w:t>
                  </w:r>
                </w:p>
              </w:tc>
            </w:tr>
            <w:tr w:rsidR="00B11F1A" w:rsidRPr="000136C4" w14:paraId="44B4332B" w14:textId="77777777" w:rsidTr="005A4D5A">
              <w:tc>
                <w:tcPr>
                  <w:tcW w:w="6611" w:type="dxa"/>
                  <w:shd w:val="clear" w:color="auto" w:fill="FFFFFF"/>
                </w:tcPr>
                <w:p w14:paraId="57A088FD" w14:textId="77777777" w:rsidR="00B11F1A" w:rsidRPr="000136C4" w:rsidRDefault="00B11F1A" w:rsidP="005A4D5A">
                  <w:pPr>
                    <w:pStyle w:val="Techtext"/>
                    <w:spacing w:before="0" w:after="0"/>
                    <w:rPr>
                      <w:lang w:val="en-GB"/>
                    </w:rPr>
                  </w:pPr>
                  <w:r w:rsidRPr="000136C4">
                    <w:rPr>
                      <w:lang w:val="en-GB"/>
                    </w:rPr>
                    <w:tab/>
                    <w:t>content/</w:t>
                  </w:r>
                </w:p>
              </w:tc>
            </w:tr>
            <w:tr w:rsidR="00B11F1A" w:rsidRPr="000136C4" w14:paraId="551299CC" w14:textId="77777777" w:rsidTr="005A4D5A">
              <w:tc>
                <w:tcPr>
                  <w:tcW w:w="6611" w:type="dxa"/>
                  <w:shd w:val="clear" w:color="auto" w:fill="FFFFFF"/>
                </w:tcPr>
                <w:p w14:paraId="501BC99E" w14:textId="77777777" w:rsidR="00B11F1A" w:rsidRPr="000136C4" w:rsidRDefault="00B11F1A" w:rsidP="005A4D5A">
                  <w:pPr>
                    <w:pStyle w:val="Techtext"/>
                    <w:spacing w:before="0" w:after="0"/>
                    <w:rPr>
                      <w:lang w:val="en-GB"/>
                    </w:rPr>
                  </w:pPr>
                  <w:r w:rsidRPr="000136C4">
                    <w:rPr>
                      <w:lang w:val="en-GB"/>
                    </w:rPr>
                    <w:t>...</w:t>
                  </w:r>
                </w:p>
              </w:tc>
            </w:tr>
            <w:tr w:rsidR="009E0C59" w:rsidRPr="000136C4" w14:paraId="1D398FFB" w14:textId="77777777" w:rsidTr="005A4D5A">
              <w:tc>
                <w:tcPr>
                  <w:tcW w:w="6611" w:type="dxa"/>
                  <w:shd w:val="clear" w:color="auto" w:fill="FFFFFF"/>
                </w:tcPr>
                <w:p w14:paraId="45A31A6D" w14:textId="77777777" w:rsidR="009E0C59" w:rsidRPr="000136C4" w:rsidRDefault="009E0C59" w:rsidP="005A4D5A">
                  <w:pPr>
                    <w:pStyle w:val="Techtext"/>
                    <w:spacing w:before="0" w:after="0"/>
                    <w:rPr>
                      <w:lang w:val="en-GB"/>
                    </w:rPr>
                  </w:pPr>
                  <w:r w:rsidRPr="000136C4">
                    <w:rPr>
                      <w:lang w:val="en-GB"/>
                    </w:rPr>
                    <w:tab/>
                    <w:t>header/</w:t>
                  </w:r>
                </w:p>
              </w:tc>
            </w:tr>
            <w:tr w:rsidR="00B11F1A" w:rsidRPr="000136C4" w14:paraId="18BD9D4A" w14:textId="77777777" w:rsidTr="005A4D5A">
              <w:tc>
                <w:tcPr>
                  <w:tcW w:w="6611" w:type="dxa"/>
                  <w:shd w:val="clear" w:color="auto" w:fill="FFFFFF"/>
                </w:tcPr>
                <w:p w14:paraId="4455557E" w14:textId="77777777" w:rsidR="00B11F1A" w:rsidRPr="000136C4" w:rsidRDefault="00B11F1A" w:rsidP="005A4D5A">
                  <w:pPr>
                    <w:pStyle w:val="Techtext"/>
                    <w:spacing w:before="0" w:after="0"/>
                    <w:rPr>
                      <w:lang w:val="en-GB"/>
                    </w:rPr>
                  </w:pPr>
                  <w:r w:rsidRPr="000136C4">
                    <w:rPr>
                      <w:lang w:val="en-GB"/>
                    </w:rPr>
                    <w:tab/>
                  </w:r>
                  <w:r w:rsidRPr="000136C4">
                    <w:rPr>
                      <w:lang w:val="en-GB"/>
                    </w:rPr>
                    <w:tab/>
                  </w:r>
                  <w:r w:rsidR="009E0C59" w:rsidRPr="000136C4">
                    <w:rPr>
                      <w:lang w:val="en-GB"/>
                    </w:rPr>
                    <w:t>metadata.xml</w:t>
                  </w:r>
                </w:p>
              </w:tc>
            </w:tr>
            <w:tr w:rsidR="00B11F1A" w:rsidRPr="000136C4" w14:paraId="09F1262A" w14:textId="77777777" w:rsidTr="005A4D5A">
              <w:tc>
                <w:tcPr>
                  <w:tcW w:w="6611" w:type="dxa"/>
                  <w:shd w:val="clear" w:color="auto" w:fill="FFFFFF"/>
                </w:tcPr>
                <w:p w14:paraId="3D47E38B" w14:textId="77777777" w:rsidR="00B11F1A" w:rsidRPr="000136C4" w:rsidRDefault="00B11F1A" w:rsidP="005A4D5A">
                  <w:pPr>
                    <w:pStyle w:val="Techtext"/>
                    <w:spacing w:before="0" w:after="0"/>
                    <w:rPr>
                      <w:lang w:val="en-GB"/>
                    </w:rPr>
                  </w:pPr>
                  <w:r w:rsidRPr="000136C4">
                    <w:rPr>
                      <w:lang w:val="en-GB"/>
                    </w:rPr>
                    <w:tab/>
                  </w:r>
                  <w:r w:rsidRPr="000136C4">
                    <w:rPr>
                      <w:lang w:val="en-GB"/>
                    </w:rPr>
                    <w:tab/>
                  </w:r>
                  <w:r w:rsidR="009E0C59" w:rsidRPr="000136C4">
                    <w:rPr>
                      <w:lang w:val="en-GB"/>
                    </w:rPr>
                    <w:t>metadata.xsd</w:t>
                  </w:r>
                </w:p>
              </w:tc>
            </w:tr>
            <w:tr w:rsidR="00B11F1A" w:rsidRPr="000136C4" w14:paraId="72EBE831" w14:textId="77777777" w:rsidTr="005A4D5A">
              <w:tc>
                <w:tcPr>
                  <w:tcW w:w="6611" w:type="dxa"/>
                  <w:shd w:val="clear" w:color="auto" w:fill="FFFFFF"/>
                </w:tcPr>
                <w:p w14:paraId="0351C47F" w14:textId="77777777" w:rsidR="00B11F1A" w:rsidRPr="000136C4" w:rsidRDefault="00B11F1A" w:rsidP="005A4D5A">
                  <w:pPr>
                    <w:pStyle w:val="Techtext"/>
                    <w:spacing w:before="0" w:after="0"/>
                    <w:rPr>
                      <w:lang w:val="en-GB"/>
                    </w:rPr>
                  </w:pPr>
                  <w:r w:rsidRPr="000136C4">
                    <w:rPr>
                      <w:lang w:val="en-GB"/>
                    </w:rPr>
                    <w:t>...</w:t>
                  </w:r>
                </w:p>
              </w:tc>
            </w:tr>
          </w:tbl>
          <w:p w14:paraId="5F379883" w14:textId="77777777" w:rsidR="00B11F1A" w:rsidRPr="000136C4" w:rsidRDefault="00B11F1A" w:rsidP="00B11F1A">
            <w:pPr>
              <w:pStyle w:val="TabelleGross"/>
              <w:rPr>
                <w:i/>
                <w:iCs/>
                <w:lang w:val="en-GB"/>
              </w:rPr>
            </w:pPr>
          </w:p>
        </w:tc>
        <w:tc>
          <w:tcPr>
            <w:tcW w:w="709" w:type="dxa"/>
          </w:tcPr>
          <w:p w14:paraId="72E2BBF8" w14:textId="77777777" w:rsidR="00B11F1A" w:rsidRPr="000136C4" w:rsidRDefault="00B11F1A" w:rsidP="00B11F1A">
            <w:pPr>
              <w:pStyle w:val="TabelleGross"/>
              <w:rPr>
                <w:lang w:val="en-GB"/>
              </w:rPr>
            </w:pPr>
            <w:r w:rsidRPr="000136C4">
              <w:rPr>
                <w:lang w:val="en-GB"/>
              </w:rPr>
              <w:t>M</w:t>
            </w:r>
          </w:p>
        </w:tc>
      </w:tr>
      <w:tr w:rsidR="00F57BF5" w:rsidRPr="000136C4" w14:paraId="153F36E3" w14:textId="77777777" w:rsidTr="005647F2">
        <w:trPr>
          <w:cantSplit/>
        </w:trPr>
        <w:tc>
          <w:tcPr>
            <w:tcW w:w="1134" w:type="dxa"/>
          </w:tcPr>
          <w:p w14:paraId="08B8CBC8" w14:textId="77777777" w:rsidR="00F57BF5" w:rsidRPr="000136C4" w:rsidRDefault="00CE5F8C" w:rsidP="00EE5582">
            <w:pPr>
              <w:pStyle w:val="TabelleGross"/>
              <w:rPr>
                <w:highlight w:val="yellow"/>
                <w:lang w:val="en-GB"/>
              </w:rPr>
            </w:pPr>
            <w:r w:rsidRPr="000136C4">
              <w:rPr>
                <w:lang w:val="en-GB"/>
              </w:rPr>
              <w:t>P_</w:t>
            </w:r>
            <w:r w:rsidR="00F57BF5" w:rsidRPr="000136C4">
              <w:rPr>
                <w:lang w:val="en-GB"/>
              </w:rPr>
              <w:t>4.2-</w:t>
            </w:r>
            <w:r w:rsidR="00EE5582">
              <w:rPr>
                <w:lang w:val="en-GB"/>
              </w:rPr>
              <w:t>6</w:t>
            </w:r>
          </w:p>
        </w:tc>
        <w:tc>
          <w:tcPr>
            <w:tcW w:w="7371" w:type="dxa"/>
          </w:tcPr>
          <w:p w14:paraId="346E63F1" w14:textId="1833B9F9" w:rsidR="00F57BF5" w:rsidRPr="000136C4" w:rsidRDefault="00BC5CDF" w:rsidP="00F57BF5">
            <w:pPr>
              <w:pStyle w:val="TabelleGross"/>
              <w:rPr>
                <w:rFonts w:cs="Arial"/>
                <w:lang w:val="en-GB"/>
              </w:rPr>
            </w:pPr>
            <w:r w:rsidRPr="000136C4">
              <w:rPr>
                <w:szCs w:val="24"/>
                <w:lang w:val="en-GB"/>
              </w:rPr>
              <w:t>All file and folder names</w:t>
            </w:r>
            <w:r w:rsidR="000B7F41">
              <w:rPr>
                <w:szCs w:val="24"/>
                <w:lang w:val="en-GB"/>
              </w:rPr>
              <w:t xml:space="preserve"> referring to elements inside the SIARD (ZIP64) file</w:t>
            </w:r>
            <w:r w:rsidRPr="000136C4">
              <w:rPr>
                <w:szCs w:val="24"/>
                <w:lang w:val="en-GB"/>
              </w:rPr>
              <w:t xml:space="preserve"> must be structured as follows</w:t>
            </w:r>
            <w:r w:rsidR="00F57BF5" w:rsidRPr="000136C4">
              <w:rPr>
                <w:rFonts w:cs="Arial"/>
                <w:lang w:val="en-GB"/>
              </w:rPr>
              <w:t>:</w:t>
            </w:r>
          </w:p>
          <w:p w14:paraId="09FCD571" w14:textId="77777777" w:rsidR="00F57BF5" w:rsidRPr="000136C4" w:rsidRDefault="00BC5CDF" w:rsidP="00F57BF5">
            <w:pPr>
              <w:pStyle w:val="TabelleGross"/>
              <w:rPr>
                <w:rFonts w:cs="Arial"/>
                <w:lang w:val="en-GB"/>
              </w:rPr>
            </w:pPr>
            <w:r w:rsidRPr="000136C4">
              <w:rPr>
                <w:szCs w:val="24"/>
                <w:lang w:val="en-GB"/>
              </w:rPr>
              <w:t>The name must begin with a letter</w:t>
            </w:r>
            <w:r w:rsidRPr="000136C4">
              <w:rPr>
                <w:spacing w:val="-12"/>
                <w:szCs w:val="24"/>
                <w:lang w:val="en-GB"/>
              </w:rPr>
              <w:t xml:space="preserve"> </w:t>
            </w:r>
            <w:r w:rsidRPr="000136C4">
              <w:rPr>
                <w:spacing w:val="2"/>
                <w:szCs w:val="24"/>
                <w:lang w:val="en-GB"/>
              </w:rPr>
              <w:t>[</w:t>
            </w:r>
            <w:r w:rsidRPr="000136C4">
              <w:rPr>
                <w:spacing w:val="1"/>
                <w:szCs w:val="24"/>
                <w:lang w:val="en-GB"/>
              </w:rPr>
              <w:t>a</w:t>
            </w:r>
            <w:r w:rsidRPr="000136C4">
              <w:rPr>
                <w:spacing w:val="3"/>
                <w:szCs w:val="24"/>
                <w:lang w:val="en-GB"/>
              </w:rPr>
              <w:t>-</w:t>
            </w:r>
            <w:r w:rsidRPr="000136C4">
              <w:rPr>
                <w:szCs w:val="24"/>
                <w:lang w:val="en-GB"/>
              </w:rPr>
              <w:t>z</w:t>
            </w:r>
            <w:r w:rsidRPr="000136C4">
              <w:rPr>
                <w:spacing w:val="-7"/>
                <w:szCs w:val="24"/>
                <w:lang w:val="en-GB"/>
              </w:rPr>
              <w:t xml:space="preserve"> </w:t>
            </w:r>
            <w:r w:rsidRPr="000136C4">
              <w:rPr>
                <w:spacing w:val="3"/>
                <w:szCs w:val="24"/>
                <w:lang w:val="en-GB"/>
              </w:rPr>
              <w:t>or</w:t>
            </w:r>
            <w:r w:rsidRPr="000136C4">
              <w:rPr>
                <w:spacing w:val="-7"/>
                <w:szCs w:val="24"/>
                <w:lang w:val="en-GB"/>
              </w:rPr>
              <w:t xml:space="preserve"> </w:t>
            </w:r>
            <w:r w:rsidRPr="000136C4">
              <w:rPr>
                <w:szCs w:val="24"/>
                <w:lang w:val="en-GB"/>
              </w:rPr>
              <w:t>A</w:t>
            </w:r>
            <w:r w:rsidRPr="000136C4">
              <w:rPr>
                <w:spacing w:val="1"/>
                <w:szCs w:val="24"/>
                <w:lang w:val="en-GB"/>
              </w:rPr>
              <w:t>-</w:t>
            </w:r>
            <w:r w:rsidRPr="000136C4">
              <w:rPr>
                <w:szCs w:val="24"/>
                <w:lang w:val="en-GB"/>
              </w:rPr>
              <w:t>Z]</w:t>
            </w:r>
            <w:r w:rsidRPr="000136C4">
              <w:rPr>
                <w:spacing w:val="-4"/>
                <w:szCs w:val="24"/>
                <w:lang w:val="en-GB"/>
              </w:rPr>
              <w:t xml:space="preserve"> </w:t>
            </w:r>
            <w:r w:rsidRPr="000136C4">
              <w:rPr>
                <w:spacing w:val="-1"/>
                <w:szCs w:val="24"/>
                <w:lang w:val="en-GB"/>
              </w:rPr>
              <w:t>and must then contain only the following characters</w:t>
            </w:r>
            <w:r w:rsidR="00F57BF5" w:rsidRPr="000136C4">
              <w:rPr>
                <w:rFonts w:cs="Arial"/>
                <w:lang w:val="en-GB"/>
              </w:rPr>
              <w:t>:</w:t>
            </w:r>
          </w:p>
          <w:p w14:paraId="43950F11" w14:textId="77777777" w:rsidR="00F57BF5" w:rsidRPr="000136C4" w:rsidRDefault="00F57BF5" w:rsidP="00F57BF5">
            <w:pPr>
              <w:pStyle w:val="TabelleGross"/>
              <w:numPr>
                <w:ilvl w:val="0"/>
                <w:numId w:val="20"/>
              </w:numPr>
              <w:rPr>
                <w:rFonts w:cs="Arial"/>
                <w:lang w:val="en-GB"/>
              </w:rPr>
            </w:pPr>
            <w:r w:rsidRPr="000136C4">
              <w:rPr>
                <w:rFonts w:cs="Arial"/>
                <w:lang w:val="en-GB"/>
              </w:rPr>
              <w:t>a-z</w:t>
            </w:r>
          </w:p>
          <w:p w14:paraId="486FCFCC" w14:textId="77777777" w:rsidR="00F57BF5" w:rsidRPr="000136C4" w:rsidRDefault="00F57BF5" w:rsidP="00F57BF5">
            <w:pPr>
              <w:pStyle w:val="TabelleGross"/>
              <w:numPr>
                <w:ilvl w:val="0"/>
                <w:numId w:val="20"/>
              </w:numPr>
              <w:rPr>
                <w:rFonts w:cs="Arial"/>
                <w:lang w:val="en-GB"/>
              </w:rPr>
            </w:pPr>
            <w:r w:rsidRPr="000136C4">
              <w:rPr>
                <w:rFonts w:cs="Arial"/>
                <w:lang w:val="en-GB"/>
              </w:rPr>
              <w:t>A-Z</w:t>
            </w:r>
          </w:p>
          <w:p w14:paraId="0483B009" w14:textId="77777777" w:rsidR="00F57BF5" w:rsidRPr="000136C4" w:rsidRDefault="00F57BF5" w:rsidP="00F57BF5">
            <w:pPr>
              <w:pStyle w:val="TabelleGross"/>
              <w:numPr>
                <w:ilvl w:val="0"/>
                <w:numId w:val="20"/>
              </w:numPr>
              <w:rPr>
                <w:rFonts w:cs="Arial"/>
                <w:lang w:val="en-GB"/>
              </w:rPr>
            </w:pPr>
            <w:r w:rsidRPr="000136C4">
              <w:rPr>
                <w:rFonts w:cs="Arial"/>
                <w:lang w:val="en-GB"/>
              </w:rPr>
              <w:t>0-9</w:t>
            </w:r>
          </w:p>
          <w:p w14:paraId="4B050476" w14:textId="77777777" w:rsidR="00F57BF5" w:rsidRPr="000136C4" w:rsidRDefault="00F57BF5" w:rsidP="00F57BF5">
            <w:pPr>
              <w:pStyle w:val="TabelleGross"/>
              <w:numPr>
                <w:ilvl w:val="0"/>
                <w:numId w:val="20"/>
              </w:numPr>
              <w:rPr>
                <w:rFonts w:cs="Arial"/>
                <w:lang w:val="en-GB"/>
              </w:rPr>
            </w:pPr>
            <w:r w:rsidRPr="000136C4">
              <w:rPr>
                <w:rFonts w:cs="Arial"/>
                <w:lang w:val="en-GB"/>
              </w:rPr>
              <w:t>_</w:t>
            </w:r>
          </w:p>
          <w:p w14:paraId="1A890FBE" w14:textId="77777777" w:rsidR="00F57BF5" w:rsidRPr="000136C4" w:rsidRDefault="00F57BF5" w:rsidP="00F57BF5">
            <w:pPr>
              <w:pStyle w:val="TabelleGross"/>
              <w:numPr>
                <w:ilvl w:val="0"/>
                <w:numId w:val="20"/>
              </w:numPr>
              <w:rPr>
                <w:rFonts w:cs="Arial"/>
                <w:lang w:val="en-GB"/>
              </w:rPr>
            </w:pPr>
            <w:r w:rsidRPr="000136C4">
              <w:rPr>
                <w:rFonts w:cs="Arial"/>
                <w:lang w:val="en-GB"/>
              </w:rPr>
              <w:t xml:space="preserve">. </w:t>
            </w:r>
            <w:r w:rsidRPr="000136C4">
              <w:rPr>
                <w:rFonts w:cs="Arial"/>
                <w:lang w:val="en-GB"/>
              </w:rPr>
              <w:tab/>
              <w:t>(</w:t>
            </w:r>
            <w:r w:rsidR="00BC5CDF" w:rsidRPr="000136C4">
              <w:rPr>
                <w:szCs w:val="24"/>
                <w:lang w:val="en-GB"/>
              </w:rPr>
              <w:t>may only be used to separate the name from the extension</w:t>
            </w:r>
            <w:r w:rsidRPr="000136C4">
              <w:rPr>
                <w:rFonts w:cs="Arial"/>
                <w:lang w:val="en-GB"/>
              </w:rPr>
              <w:t>)</w:t>
            </w:r>
          </w:p>
          <w:p w14:paraId="172D9C94" w14:textId="77777777" w:rsidR="00F57BF5" w:rsidRPr="000136C4" w:rsidRDefault="00F57BF5" w:rsidP="00F57BF5">
            <w:pPr>
              <w:pStyle w:val="TabelleGross"/>
              <w:rPr>
                <w:rFonts w:cs="Arial"/>
                <w:lang w:val="en-GB"/>
              </w:rPr>
            </w:pPr>
          </w:p>
          <w:p w14:paraId="4BDCA837" w14:textId="77777777" w:rsidR="00F57BF5" w:rsidRPr="000136C4" w:rsidRDefault="00BC5CDF" w:rsidP="00F57BF5">
            <w:pPr>
              <w:pStyle w:val="TabelleGross"/>
              <w:rPr>
                <w:rFonts w:cs="Arial"/>
                <w:b/>
                <w:i/>
                <w:lang w:val="en-GB"/>
              </w:rPr>
            </w:pPr>
            <w:r w:rsidRPr="000136C4">
              <w:rPr>
                <w:rFonts w:cs="Arial"/>
                <w:b/>
                <w:i/>
                <w:lang w:val="en-GB"/>
              </w:rPr>
              <w:t>Recommendation</w:t>
            </w:r>
          </w:p>
          <w:p w14:paraId="6B2E26A3" w14:textId="77777777" w:rsidR="00F57BF5" w:rsidRPr="000136C4" w:rsidRDefault="00BC5CDF" w:rsidP="00A42398">
            <w:pPr>
              <w:pStyle w:val="TabelleGross"/>
              <w:rPr>
                <w:rFonts w:cs="Arial"/>
                <w:lang w:val="en-GB"/>
              </w:rPr>
            </w:pPr>
            <w:r w:rsidRPr="000136C4">
              <w:rPr>
                <w:i/>
                <w:szCs w:val="24"/>
                <w:lang w:val="en-GB"/>
              </w:rPr>
              <w:t>Where possible, the length of the file and folder names should not exceed 20 characters to avoid problems with excessively long path lengths in Windows</w:t>
            </w:r>
            <w:r w:rsidR="00A42398" w:rsidRPr="000136C4">
              <w:rPr>
                <w:rFonts w:cs="Arial"/>
                <w:i/>
                <w:lang w:val="en-GB"/>
              </w:rPr>
              <w:t>.</w:t>
            </w:r>
          </w:p>
        </w:tc>
        <w:tc>
          <w:tcPr>
            <w:tcW w:w="709" w:type="dxa"/>
          </w:tcPr>
          <w:p w14:paraId="648D2131" w14:textId="77777777" w:rsidR="00F57BF5" w:rsidRPr="000136C4" w:rsidRDefault="00F57BF5" w:rsidP="00F57BF5">
            <w:pPr>
              <w:pStyle w:val="TabelleGross"/>
              <w:rPr>
                <w:lang w:val="en-GB"/>
              </w:rPr>
            </w:pPr>
            <w:r w:rsidRPr="000136C4">
              <w:rPr>
                <w:lang w:val="en-GB"/>
              </w:rPr>
              <w:t>M</w:t>
            </w:r>
          </w:p>
        </w:tc>
      </w:tr>
    </w:tbl>
    <w:p w14:paraId="35294D06" w14:textId="77777777" w:rsidR="00F57BF5" w:rsidRPr="000136C4" w:rsidRDefault="00BC5CDF" w:rsidP="00F57BF5">
      <w:pPr>
        <w:pStyle w:val="berschrift2"/>
        <w:tabs>
          <w:tab w:val="clear" w:pos="680"/>
          <w:tab w:val="num" w:pos="851"/>
        </w:tabs>
        <w:spacing w:before="240" w:after="120" w:line="260" w:lineRule="atLeast"/>
        <w:ind w:left="851" w:hanging="851"/>
        <w:jc w:val="both"/>
        <w:rPr>
          <w:rFonts w:cs="Arial"/>
          <w:lang w:val="en-GB"/>
        </w:rPr>
      </w:pPr>
      <w:bookmarkStart w:id="60" w:name="_Toc423960719"/>
      <w:r w:rsidRPr="000136C4">
        <w:rPr>
          <w:rFonts w:cs="Arial"/>
          <w:lang w:val="en-GB"/>
        </w:rPr>
        <w:lastRenderedPageBreak/>
        <w:t>Correspondence between metadata and table data</w:t>
      </w:r>
      <w:bookmarkEnd w:id="60"/>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134"/>
        <w:gridCol w:w="7371"/>
        <w:gridCol w:w="709"/>
      </w:tblGrid>
      <w:tr w:rsidR="006A103E" w:rsidRPr="000136C4" w14:paraId="25103754" w14:textId="77777777" w:rsidTr="005647F2">
        <w:trPr>
          <w:cantSplit/>
        </w:trPr>
        <w:tc>
          <w:tcPr>
            <w:tcW w:w="1134" w:type="dxa"/>
          </w:tcPr>
          <w:p w14:paraId="0C7CBF9E" w14:textId="77777777" w:rsidR="00955107" w:rsidRPr="000136C4" w:rsidRDefault="00CE5F8C" w:rsidP="00CE5F8C">
            <w:pPr>
              <w:pStyle w:val="TabelleGross"/>
              <w:rPr>
                <w:lang w:val="en-GB"/>
              </w:rPr>
            </w:pPr>
            <w:r w:rsidRPr="000136C4">
              <w:rPr>
                <w:lang w:val="en-GB"/>
              </w:rPr>
              <w:t>P_</w:t>
            </w:r>
            <w:r w:rsidR="00955107" w:rsidRPr="000136C4">
              <w:rPr>
                <w:lang w:val="en-GB"/>
              </w:rPr>
              <w:t>4.</w:t>
            </w:r>
            <w:r w:rsidRPr="000136C4">
              <w:rPr>
                <w:lang w:val="en-GB"/>
              </w:rPr>
              <w:t>3</w:t>
            </w:r>
            <w:r w:rsidR="00955107" w:rsidRPr="000136C4">
              <w:rPr>
                <w:lang w:val="en-GB"/>
              </w:rPr>
              <w:t>-</w:t>
            </w:r>
            <w:r w:rsidRPr="000136C4">
              <w:rPr>
                <w:lang w:val="en-GB"/>
              </w:rPr>
              <w:t>1</w:t>
            </w:r>
          </w:p>
        </w:tc>
        <w:tc>
          <w:tcPr>
            <w:tcW w:w="7371" w:type="dxa"/>
          </w:tcPr>
          <w:p w14:paraId="28CFBB1C" w14:textId="77777777" w:rsidR="00955107" w:rsidRPr="000136C4" w:rsidRDefault="00BC5CDF" w:rsidP="00955107">
            <w:pPr>
              <w:pStyle w:val="TabelleGross"/>
              <w:rPr>
                <w:rFonts w:cs="Arial"/>
                <w:lang w:val="en-GB"/>
              </w:rPr>
            </w:pPr>
            <w:r w:rsidRPr="000136C4">
              <w:rPr>
                <w:sz w:val="19"/>
                <w:szCs w:val="24"/>
                <w:lang w:val="en-GB"/>
              </w:rPr>
              <w:t>The structure prescribed in the</w:t>
            </w:r>
            <w:r w:rsidRPr="000136C4">
              <w:rPr>
                <w:spacing w:val="-3"/>
                <w:sz w:val="19"/>
                <w:szCs w:val="24"/>
                <w:lang w:val="en-GB"/>
              </w:rPr>
              <w:t xml:space="preserve"> </w:t>
            </w:r>
            <w:r w:rsidR="00955107" w:rsidRPr="000136C4">
              <w:rPr>
                <w:rFonts w:ascii="Courier New" w:hAnsi="Courier New"/>
                <w:lang w:val="en-GB"/>
              </w:rPr>
              <w:t>metadata.x</w:t>
            </w:r>
            <w:r w:rsidR="006E2B95" w:rsidRPr="000136C4">
              <w:rPr>
                <w:rFonts w:ascii="Courier New" w:hAnsi="Courier New"/>
                <w:lang w:val="en-GB"/>
              </w:rPr>
              <w:t>ml</w:t>
            </w:r>
            <w:r w:rsidR="00955107" w:rsidRPr="000136C4">
              <w:rPr>
                <w:rFonts w:cs="Arial"/>
                <w:lang w:val="en-GB"/>
              </w:rPr>
              <w:t xml:space="preserve"> </w:t>
            </w:r>
            <w:r w:rsidRPr="000136C4">
              <w:rPr>
                <w:color w:val="000000"/>
                <w:w w:val="106"/>
                <w:sz w:val="19"/>
                <w:szCs w:val="24"/>
                <w:lang w:val="en-GB"/>
              </w:rPr>
              <w:t>must be identical to that in the</w:t>
            </w:r>
            <w:r w:rsidRPr="000136C4">
              <w:rPr>
                <w:color w:val="0F1115"/>
                <w:spacing w:val="-33"/>
                <w:sz w:val="19"/>
                <w:szCs w:val="24"/>
                <w:lang w:val="en-GB"/>
              </w:rPr>
              <w:t xml:space="preserve"> </w:t>
            </w:r>
            <w:r w:rsidR="00955107" w:rsidRPr="000136C4">
              <w:rPr>
                <w:rFonts w:ascii="Courier New" w:hAnsi="Courier New"/>
                <w:lang w:val="en-GB"/>
              </w:rPr>
              <w:t>content/</w:t>
            </w:r>
            <w:r w:rsidRPr="000136C4">
              <w:rPr>
                <w:sz w:val="19"/>
                <w:szCs w:val="24"/>
                <w:lang w:val="en-GB"/>
              </w:rPr>
              <w:t xml:space="preserve"> folder</w:t>
            </w:r>
            <w:r w:rsidR="00955107" w:rsidRPr="000136C4">
              <w:rPr>
                <w:rFonts w:cs="Arial"/>
                <w:lang w:val="en-GB"/>
              </w:rPr>
              <w:t>.</w:t>
            </w:r>
          </w:p>
          <w:p w14:paraId="4449E92E" w14:textId="77777777" w:rsidR="00F06C4F" w:rsidRPr="000136C4" w:rsidRDefault="00F06C4F" w:rsidP="00F06C4F">
            <w:pPr>
              <w:pStyle w:val="TabelleGross"/>
              <w:rPr>
                <w:lang w:val="en-GB"/>
              </w:rPr>
            </w:pPr>
          </w:p>
          <w:p w14:paraId="6283528A" w14:textId="77777777" w:rsidR="00F06C4F" w:rsidRPr="000136C4" w:rsidRDefault="00BC5CDF" w:rsidP="00F06C4F">
            <w:pPr>
              <w:pStyle w:val="TabelleGross"/>
              <w:rPr>
                <w:b/>
                <w:lang w:val="en-GB"/>
              </w:rPr>
            </w:pPr>
            <w:r w:rsidRPr="000136C4">
              <w:rPr>
                <w:b/>
                <w:lang w:val="en-GB"/>
              </w:rPr>
              <w:t>Example</w:t>
            </w:r>
          </w:p>
          <w:p w14:paraId="63026740" w14:textId="77777777" w:rsidR="00B70AD9" w:rsidRPr="000136C4" w:rsidRDefault="006A103E" w:rsidP="000C7F1B">
            <w:pPr>
              <w:pStyle w:val="TabelleGross"/>
              <w:rPr>
                <w:sz w:val="16"/>
                <w:szCs w:val="16"/>
                <w:lang w:val="en-GB"/>
              </w:rPr>
            </w:pPr>
            <w:r w:rsidRPr="000136C4">
              <w:rPr>
                <w:noProof/>
                <w:sz w:val="16"/>
                <w:szCs w:val="16"/>
              </w:rPr>
              <w:drawing>
                <wp:inline distT="0" distB="0" distL="0" distR="0" wp14:anchorId="3E348C4F" wp14:editId="00F78B91">
                  <wp:extent cx="4293235" cy="4823322"/>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_4.3-1.PNG"/>
                          <pic:cNvPicPr/>
                        </pic:nvPicPr>
                        <pic:blipFill>
                          <a:blip r:embed="rId13">
                            <a:extLst>
                              <a:ext uri="{28A0092B-C50C-407E-A947-70E740481C1C}">
                                <a14:useLocalDpi xmlns:a14="http://schemas.microsoft.com/office/drawing/2010/main" val="0"/>
                              </a:ext>
                            </a:extLst>
                          </a:blip>
                          <a:stretch>
                            <a:fillRect/>
                          </a:stretch>
                        </pic:blipFill>
                        <pic:spPr>
                          <a:xfrm>
                            <a:off x="0" y="0"/>
                            <a:ext cx="4294820" cy="4825102"/>
                          </a:xfrm>
                          <a:prstGeom prst="rect">
                            <a:avLst/>
                          </a:prstGeom>
                        </pic:spPr>
                      </pic:pic>
                    </a:graphicData>
                  </a:graphic>
                </wp:inline>
              </w:drawing>
            </w:r>
          </w:p>
        </w:tc>
        <w:tc>
          <w:tcPr>
            <w:tcW w:w="709" w:type="dxa"/>
          </w:tcPr>
          <w:p w14:paraId="6E3FEA66" w14:textId="77777777" w:rsidR="00955107" w:rsidRPr="000136C4" w:rsidRDefault="00955107" w:rsidP="00955107">
            <w:pPr>
              <w:pStyle w:val="TabelleGross"/>
              <w:rPr>
                <w:lang w:val="en-GB"/>
              </w:rPr>
            </w:pPr>
            <w:r w:rsidRPr="000136C4">
              <w:rPr>
                <w:lang w:val="en-GB"/>
              </w:rPr>
              <w:t>M</w:t>
            </w:r>
          </w:p>
        </w:tc>
      </w:tr>
      <w:tr w:rsidR="006A103E" w:rsidRPr="000136C4" w14:paraId="1B4ACA6E" w14:textId="77777777" w:rsidTr="005647F2">
        <w:trPr>
          <w:cantSplit/>
        </w:trPr>
        <w:tc>
          <w:tcPr>
            <w:tcW w:w="1134" w:type="dxa"/>
          </w:tcPr>
          <w:p w14:paraId="7A27571F" w14:textId="77777777" w:rsidR="00F06C4F" w:rsidRPr="000136C4" w:rsidRDefault="00CE5F8C" w:rsidP="00CE5F8C">
            <w:pPr>
              <w:pStyle w:val="TabelleGross"/>
              <w:rPr>
                <w:highlight w:val="yellow"/>
                <w:lang w:val="en-GB"/>
              </w:rPr>
            </w:pPr>
            <w:r w:rsidRPr="000136C4">
              <w:rPr>
                <w:lang w:val="en-GB"/>
              </w:rPr>
              <w:lastRenderedPageBreak/>
              <w:t>P_</w:t>
            </w:r>
            <w:r w:rsidR="00F06C4F" w:rsidRPr="000136C4">
              <w:rPr>
                <w:lang w:val="en-GB"/>
              </w:rPr>
              <w:t>4.</w:t>
            </w:r>
            <w:r w:rsidRPr="000136C4">
              <w:rPr>
                <w:lang w:val="en-GB"/>
              </w:rPr>
              <w:t>3</w:t>
            </w:r>
            <w:r w:rsidR="00F06C4F" w:rsidRPr="000136C4">
              <w:rPr>
                <w:lang w:val="en-GB"/>
              </w:rPr>
              <w:t>-</w:t>
            </w:r>
            <w:r w:rsidRPr="000136C4">
              <w:rPr>
                <w:lang w:val="en-GB"/>
              </w:rPr>
              <w:t>2</w:t>
            </w:r>
          </w:p>
        </w:tc>
        <w:tc>
          <w:tcPr>
            <w:tcW w:w="7371" w:type="dxa"/>
          </w:tcPr>
          <w:p w14:paraId="524636A6" w14:textId="77777777" w:rsidR="005A656F" w:rsidRPr="000136C4" w:rsidRDefault="00BC5CDF" w:rsidP="00BC5CDF">
            <w:pPr>
              <w:tabs>
                <w:tab w:val="left" w:pos="7380"/>
              </w:tabs>
              <w:spacing w:before="40" w:after="0" w:line="240" w:lineRule="auto"/>
              <w:ind w:right="-20"/>
              <w:rPr>
                <w:sz w:val="20"/>
                <w:szCs w:val="24"/>
                <w:lang w:val="en-GB"/>
              </w:rPr>
            </w:pPr>
            <w:r w:rsidRPr="000136C4">
              <w:rPr>
                <w:color w:val="010101"/>
                <w:sz w:val="19"/>
                <w:szCs w:val="24"/>
                <w:lang w:val="en-GB"/>
              </w:rPr>
              <w:t>The number of columns in a table specified in the</w:t>
            </w:r>
            <w:r w:rsidRPr="000136C4">
              <w:rPr>
                <w:color w:val="010101"/>
                <w:spacing w:val="-3"/>
                <w:sz w:val="19"/>
                <w:szCs w:val="24"/>
                <w:lang w:val="en-GB"/>
              </w:rPr>
              <w:t xml:space="preserve"> </w:t>
            </w:r>
            <w:r w:rsidR="009244FA" w:rsidRPr="000136C4">
              <w:rPr>
                <w:rFonts w:ascii="Courier New" w:hAnsi="Courier New"/>
                <w:lang w:val="en-GB"/>
              </w:rPr>
              <w:t>metadata.xml</w:t>
            </w:r>
            <w:r w:rsidR="009244FA" w:rsidRPr="000136C4">
              <w:rPr>
                <w:rFonts w:cs="Arial"/>
                <w:lang w:val="en-GB"/>
              </w:rPr>
              <w:t xml:space="preserve"> </w:t>
            </w:r>
            <w:r w:rsidRPr="000136C4">
              <w:rPr>
                <w:color w:val="010101"/>
                <w:sz w:val="19"/>
                <w:szCs w:val="24"/>
                <w:lang w:val="en-GB"/>
              </w:rPr>
              <w:t>must be</w:t>
            </w:r>
            <w:r w:rsidRPr="000136C4">
              <w:rPr>
                <w:color w:val="010101"/>
                <w:spacing w:val="-26"/>
                <w:sz w:val="19"/>
                <w:szCs w:val="24"/>
                <w:lang w:val="en-GB"/>
              </w:rPr>
              <w:t xml:space="preserve"> </w:t>
            </w:r>
            <w:r w:rsidRPr="000136C4">
              <w:rPr>
                <w:color w:val="010101"/>
                <w:sz w:val="19"/>
                <w:szCs w:val="24"/>
                <w:lang w:val="en-GB"/>
              </w:rPr>
              <w:t>ident</w:t>
            </w:r>
            <w:r w:rsidRPr="000136C4">
              <w:rPr>
                <w:color w:val="010101"/>
                <w:sz w:val="19"/>
                <w:szCs w:val="24"/>
                <w:lang w:val="en-GB"/>
              </w:rPr>
              <w:t>i</w:t>
            </w:r>
            <w:r w:rsidRPr="000136C4">
              <w:rPr>
                <w:color w:val="010101"/>
                <w:sz w:val="19"/>
                <w:szCs w:val="24"/>
                <w:lang w:val="en-GB"/>
              </w:rPr>
              <w:t xml:space="preserve">cal to that in the corresponding </w:t>
            </w:r>
            <w:r w:rsidR="005A656F" w:rsidRPr="000136C4">
              <w:rPr>
                <w:rFonts w:ascii="Courier New" w:hAnsi="Courier New"/>
                <w:lang w:val="en-GB"/>
              </w:rPr>
              <w:t>table[</w:t>
            </w:r>
            <w:r w:rsidR="000136C4">
              <w:rPr>
                <w:rFonts w:ascii="Courier New" w:hAnsi="Courier New"/>
                <w:lang w:val="en-GB"/>
              </w:rPr>
              <w:t>number</w:t>
            </w:r>
            <w:r w:rsidR="005A656F" w:rsidRPr="000136C4">
              <w:rPr>
                <w:rFonts w:ascii="Courier New" w:hAnsi="Courier New"/>
                <w:lang w:val="en-GB"/>
              </w:rPr>
              <w:t>].xsd</w:t>
            </w:r>
            <w:r w:rsidRPr="000136C4">
              <w:rPr>
                <w:color w:val="010101"/>
                <w:sz w:val="19"/>
                <w:szCs w:val="24"/>
                <w:lang w:val="en-GB"/>
              </w:rPr>
              <w:t xml:space="preserve"> file</w:t>
            </w:r>
            <w:r w:rsidR="005A656F" w:rsidRPr="000136C4">
              <w:rPr>
                <w:rFonts w:cs="Arial"/>
                <w:lang w:val="en-GB"/>
              </w:rPr>
              <w:t>.</w:t>
            </w:r>
          </w:p>
          <w:p w14:paraId="6AAB57D7" w14:textId="77777777" w:rsidR="00F06C4F" w:rsidRPr="000136C4" w:rsidRDefault="00F06C4F" w:rsidP="00F06C4F">
            <w:pPr>
              <w:pStyle w:val="TabelleGross"/>
              <w:rPr>
                <w:lang w:val="en-GB"/>
              </w:rPr>
            </w:pPr>
          </w:p>
          <w:p w14:paraId="4A55D5A1" w14:textId="77777777" w:rsidR="00F06C4F" w:rsidRPr="000136C4" w:rsidRDefault="00BC5CDF" w:rsidP="00F06C4F">
            <w:pPr>
              <w:pStyle w:val="TabelleGross"/>
              <w:rPr>
                <w:b/>
                <w:lang w:val="en-GB"/>
              </w:rPr>
            </w:pPr>
            <w:r w:rsidRPr="000136C4">
              <w:rPr>
                <w:b/>
                <w:lang w:val="en-GB"/>
              </w:rPr>
              <w:t>Example</w:t>
            </w:r>
          </w:p>
          <w:p w14:paraId="59F16B5C" w14:textId="77777777" w:rsidR="00B70AD9" w:rsidRPr="000136C4" w:rsidRDefault="006A103E" w:rsidP="00F06C4F">
            <w:pPr>
              <w:pStyle w:val="TabelleGross"/>
              <w:rPr>
                <w:lang w:val="en-GB"/>
              </w:rPr>
            </w:pPr>
            <w:r w:rsidRPr="000136C4">
              <w:rPr>
                <w:noProof/>
              </w:rPr>
              <w:drawing>
                <wp:inline distT="0" distB="0" distL="0" distR="0" wp14:anchorId="33B1FD7D" wp14:editId="4E5666A6">
                  <wp:extent cx="4131310" cy="2955360"/>
                  <wp:effectExtent l="0" t="0" r="254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_4.3-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44839" cy="2965038"/>
                          </a:xfrm>
                          <a:prstGeom prst="rect">
                            <a:avLst/>
                          </a:prstGeom>
                        </pic:spPr>
                      </pic:pic>
                    </a:graphicData>
                  </a:graphic>
                </wp:inline>
              </w:drawing>
            </w:r>
          </w:p>
        </w:tc>
        <w:tc>
          <w:tcPr>
            <w:tcW w:w="709" w:type="dxa"/>
          </w:tcPr>
          <w:p w14:paraId="1DB09B84" w14:textId="77777777" w:rsidR="00F06C4F" w:rsidRPr="000136C4" w:rsidRDefault="00F06C4F" w:rsidP="00F06C4F">
            <w:pPr>
              <w:pStyle w:val="TabelleGross"/>
              <w:rPr>
                <w:lang w:val="en-GB"/>
              </w:rPr>
            </w:pPr>
            <w:r w:rsidRPr="000136C4">
              <w:rPr>
                <w:lang w:val="en-GB"/>
              </w:rPr>
              <w:t>M</w:t>
            </w:r>
          </w:p>
        </w:tc>
      </w:tr>
      <w:tr w:rsidR="006A103E" w:rsidRPr="00FC1D09" w14:paraId="0F82E4A1" w14:textId="77777777" w:rsidTr="00AF5CAC">
        <w:tc>
          <w:tcPr>
            <w:tcW w:w="1134" w:type="dxa"/>
          </w:tcPr>
          <w:p w14:paraId="1F44AFA3" w14:textId="77777777" w:rsidR="00F06C4F" w:rsidRPr="000136C4" w:rsidRDefault="00CE5F8C" w:rsidP="00CE5F8C">
            <w:pPr>
              <w:pStyle w:val="TabelleGross"/>
              <w:rPr>
                <w:lang w:val="en-GB"/>
              </w:rPr>
            </w:pPr>
            <w:r w:rsidRPr="000136C4">
              <w:rPr>
                <w:lang w:val="en-GB"/>
              </w:rPr>
              <w:t>P_</w:t>
            </w:r>
            <w:r w:rsidR="00F06C4F" w:rsidRPr="000136C4">
              <w:rPr>
                <w:lang w:val="en-GB"/>
              </w:rPr>
              <w:t>4.</w:t>
            </w:r>
            <w:r w:rsidRPr="000136C4">
              <w:rPr>
                <w:lang w:val="en-GB"/>
              </w:rPr>
              <w:t>3</w:t>
            </w:r>
            <w:r w:rsidR="00F06C4F" w:rsidRPr="000136C4">
              <w:rPr>
                <w:lang w:val="en-GB"/>
              </w:rPr>
              <w:t>-</w:t>
            </w:r>
            <w:r w:rsidRPr="000136C4">
              <w:rPr>
                <w:lang w:val="en-GB"/>
              </w:rPr>
              <w:t>3</w:t>
            </w:r>
          </w:p>
        </w:tc>
        <w:tc>
          <w:tcPr>
            <w:tcW w:w="7371" w:type="dxa"/>
          </w:tcPr>
          <w:p w14:paraId="2912B33E" w14:textId="77777777" w:rsidR="00F06C4F" w:rsidRPr="000136C4" w:rsidRDefault="00BC5CDF" w:rsidP="00F06C4F">
            <w:pPr>
              <w:pStyle w:val="TabelleGross"/>
              <w:rPr>
                <w:rFonts w:cs="Arial"/>
                <w:lang w:val="en-GB"/>
              </w:rPr>
            </w:pPr>
            <w:r w:rsidRPr="000136C4">
              <w:rPr>
                <w:szCs w:val="24"/>
                <w:lang w:val="en-GB"/>
              </w:rPr>
              <w:t xml:space="preserve">The data type information on the column definitions in the </w:t>
            </w:r>
            <w:r w:rsidR="00F06C4F" w:rsidRPr="000136C4">
              <w:rPr>
                <w:rFonts w:ascii="Courier New" w:hAnsi="Courier New"/>
                <w:lang w:val="en-GB"/>
              </w:rPr>
              <w:t>metadata.</w:t>
            </w:r>
            <w:r w:rsidR="006E2B95" w:rsidRPr="000136C4">
              <w:rPr>
                <w:rFonts w:ascii="Courier New" w:hAnsi="Courier New"/>
                <w:lang w:val="en-GB"/>
              </w:rPr>
              <w:t>xml</w:t>
            </w:r>
            <w:r w:rsidR="006E2B95" w:rsidRPr="000136C4">
              <w:rPr>
                <w:rFonts w:cs="Arial"/>
                <w:lang w:val="en-GB"/>
              </w:rPr>
              <w:t xml:space="preserve"> </w:t>
            </w:r>
            <w:r w:rsidRPr="000136C4">
              <w:rPr>
                <w:spacing w:val="-1"/>
                <w:position w:val="1"/>
                <w:szCs w:val="24"/>
                <w:lang w:val="en-GB"/>
              </w:rPr>
              <w:t>must be identical to that in the corresponding</w:t>
            </w:r>
            <w:r w:rsidR="00F06C4F" w:rsidRPr="000136C4">
              <w:rPr>
                <w:rFonts w:cs="Arial"/>
                <w:lang w:val="en-GB"/>
              </w:rPr>
              <w:t xml:space="preserve"> </w:t>
            </w:r>
            <w:r w:rsidR="00F06C4F" w:rsidRPr="000136C4">
              <w:rPr>
                <w:rFonts w:ascii="Courier New" w:hAnsi="Courier New"/>
                <w:lang w:val="en-GB"/>
              </w:rPr>
              <w:t>table[</w:t>
            </w:r>
            <w:r w:rsidR="000136C4">
              <w:rPr>
                <w:rFonts w:ascii="Courier New" w:hAnsi="Courier New"/>
                <w:lang w:val="en-GB"/>
              </w:rPr>
              <w:t>number</w:t>
            </w:r>
            <w:r w:rsidR="00F06C4F" w:rsidRPr="000136C4">
              <w:rPr>
                <w:rFonts w:ascii="Courier New" w:hAnsi="Courier New"/>
                <w:lang w:val="en-GB"/>
              </w:rPr>
              <w:t>].xsd</w:t>
            </w:r>
            <w:r w:rsidRPr="000136C4">
              <w:rPr>
                <w:spacing w:val="-1"/>
                <w:position w:val="1"/>
                <w:szCs w:val="24"/>
                <w:lang w:val="en-GB"/>
              </w:rPr>
              <w:t xml:space="preserve"> file.</w:t>
            </w:r>
          </w:p>
          <w:p w14:paraId="4D731FC0" w14:textId="77777777" w:rsidR="00F06C4F" w:rsidRPr="000136C4" w:rsidRDefault="00F06C4F" w:rsidP="00F06C4F">
            <w:pPr>
              <w:pStyle w:val="TabelleGross"/>
              <w:rPr>
                <w:rFonts w:cs="Arial"/>
                <w:lang w:val="en-GB"/>
              </w:rPr>
            </w:pPr>
          </w:p>
          <w:p w14:paraId="5495D480" w14:textId="77777777" w:rsidR="00F06C4F" w:rsidRPr="000136C4" w:rsidRDefault="00BC5CDF" w:rsidP="00F06C4F">
            <w:pPr>
              <w:pStyle w:val="TabelleGross"/>
              <w:rPr>
                <w:rFonts w:cs="Arial"/>
                <w:lang w:val="en-GB"/>
              </w:rPr>
            </w:pPr>
            <w:r w:rsidRPr="000136C4">
              <w:rPr>
                <w:szCs w:val="24"/>
                <w:lang w:val="en-GB"/>
              </w:rPr>
              <w:t>The</w:t>
            </w:r>
            <w:r w:rsidRPr="000136C4">
              <w:rPr>
                <w:spacing w:val="-2"/>
                <w:szCs w:val="24"/>
                <w:lang w:val="en-GB"/>
              </w:rPr>
              <w:t xml:space="preserve"> </w:t>
            </w:r>
            <w:r w:rsidRPr="000136C4">
              <w:rPr>
                <w:spacing w:val="-1"/>
                <w:szCs w:val="24"/>
                <w:lang w:val="en-GB"/>
              </w:rPr>
              <w:t>S</w:t>
            </w:r>
            <w:r w:rsidRPr="000136C4">
              <w:rPr>
                <w:spacing w:val="1"/>
                <w:szCs w:val="24"/>
                <w:lang w:val="en-GB"/>
              </w:rPr>
              <w:t>Q</w:t>
            </w:r>
            <w:r w:rsidRPr="000136C4">
              <w:rPr>
                <w:szCs w:val="24"/>
                <w:lang w:val="en-GB"/>
              </w:rPr>
              <w:t>L:</w:t>
            </w:r>
            <w:r w:rsidR="00164633">
              <w:rPr>
                <w:spacing w:val="1"/>
                <w:szCs w:val="24"/>
                <w:lang w:val="en-GB"/>
              </w:rPr>
              <w:t>2008</w:t>
            </w:r>
            <w:r w:rsidRPr="000136C4">
              <w:rPr>
                <w:spacing w:val="1"/>
                <w:szCs w:val="24"/>
                <w:lang w:val="en-GB"/>
              </w:rPr>
              <w:t xml:space="preserve"> </w:t>
            </w:r>
            <w:r w:rsidR="00164633">
              <w:rPr>
                <w:spacing w:val="1"/>
                <w:szCs w:val="24"/>
                <w:lang w:val="en-GB"/>
              </w:rPr>
              <w:t>built-in</w:t>
            </w:r>
            <w:r w:rsidR="007E521A">
              <w:rPr>
                <w:spacing w:val="1"/>
                <w:szCs w:val="24"/>
                <w:lang w:val="en-GB"/>
              </w:rPr>
              <w:t xml:space="preserve"> </w:t>
            </w:r>
            <w:r w:rsidRPr="000136C4">
              <w:rPr>
                <w:spacing w:val="1"/>
                <w:szCs w:val="24"/>
                <w:lang w:val="en-GB"/>
              </w:rPr>
              <w:t xml:space="preserve">data types are converted into XML data types in the </w:t>
            </w:r>
            <w:r w:rsidRPr="000136C4">
              <w:rPr>
                <w:rFonts w:ascii="Courier New" w:hAnsi="Courier New"/>
                <w:szCs w:val="24"/>
                <w:lang w:val="en-GB"/>
              </w:rPr>
              <w:t>t</w:t>
            </w:r>
            <w:r w:rsidRPr="000136C4">
              <w:rPr>
                <w:rFonts w:ascii="Courier New" w:hAnsi="Courier New"/>
                <w:szCs w:val="24"/>
                <w:lang w:val="en-GB"/>
              </w:rPr>
              <w:t>a</w:t>
            </w:r>
            <w:r w:rsidRPr="000136C4">
              <w:rPr>
                <w:rFonts w:ascii="Courier New" w:hAnsi="Courier New"/>
                <w:szCs w:val="24"/>
                <w:lang w:val="en-GB"/>
              </w:rPr>
              <w:t>ble[</w:t>
            </w:r>
            <w:r w:rsidR="000136C4">
              <w:rPr>
                <w:rFonts w:ascii="Courier New" w:hAnsi="Courier New"/>
                <w:szCs w:val="24"/>
                <w:lang w:val="en-GB"/>
              </w:rPr>
              <w:t>number</w:t>
            </w:r>
            <w:r w:rsidRPr="000136C4">
              <w:rPr>
                <w:rFonts w:ascii="Courier New" w:hAnsi="Courier New"/>
                <w:szCs w:val="24"/>
                <w:lang w:val="en-GB"/>
              </w:rPr>
              <w:t xml:space="preserve">].xsd </w:t>
            </w:r>
            <w:r w:rsidRPr="000136C4">
              <w:rPr>
                <w:position w:val="-1"/>
                <w:szCs w:val="24"/>
                <w:lang w:val="en-GB"/>
              </w:rPr>
              <w:t>schema files in accordance with the following table</w:t>
            </w:r>
            <w:r w:rsidR="00F42DFD" w:rsidRPr="000136C4">
              <w:rPr>
                <w:rFonts w:cs="Arial"/>
                <w:lang w:val="en-GB"/>
              </w:rPr>
              <w:t>.</w:t>
            </w:r>
          </w:p>
          <w:tbl>
            <w:tblPr>
              <w:tblW w:w="6112" w:type="dxa"/>
              <w:tblInd w:w="57" w:type="dxa"/>
              <w:tblCellMar>
                <w:left w:w="70" w:type="dxa"/>
                <w:right w:w="70" w:type="dxa"/>
              </w:tblCellMar>
              <w:tblLook w:val="04A0" w:firstRow="1" w:lastRow="0" w:firstColumn="1" w:lastColumn="0" w:noHBand="0" w:noVBand="1"/>
            </w:tblPr>
            <w:tblGrid>
              <w:gridCol w:w="4529"/>
              <w:gridCol w:w="1583"/>
            </w:tblGrid>
            <w:tr w:rsidR="00F06C4F" w:rsidRPr="006A636C" w14:paraId="008ABA6F" w14:textId="77777777" w:rsidTr="00B7791E">
              <w:trPr>
                <w:trHeight w:val="20"/>
              </w:trPr>
              <w:tc>
                <w:tcPr>
                  <w:tcW w:w="4529" w:type="dxa"/>
                  <w:tcBorders>
                    <w:top w:val="single" w:sz="4" w:space="0" w:color="auto"/>
                    <w:left w:val="single" w:sz="4" w:space="0" w:color="auto"/>
                    <w:bottom w:val="single" w:sz="4" w:space="0" w:color="auto"/>
                    <w:right w:val="single" w:sz="4" w:space="0" w:color="auto"/>
                  </w:tcBorders>
                  <w:shd w:val="clear" w:color="auto" w:fill="BFBFBF"/>
                  <w:vAlign w:val="bottom"/>
                  <w:hideMark/>
                </w:tcPr>
                <w:p w14:paraId="130624D8" w14:textId="77777777" w:rsidR="00F06C4F" w:rsidRPr="000136C4" w:rsidRDefault="00F06C4F" w:rsidP="00164633">
                  <w:pPr>
                    <w:pStyle w:val="TabelleGross"/>
                    <w:rPr>
                      <w:b/>
                      <w:lang w:val="en-GB"/>
                    </w:rPr>
                  </w:pPr>
                  <w:r w:rsidRPr="000136C4">
                    <w:rPr>
                      <w:b/>
                      <w:lang w:val="en-GB"/>
                    </w:rPr>
                    <w:t>SQL:</w:t>
                  </w:r>
                  <w:r w:rsidR="00164633">
                    <w:rPr>
                      <w:b/>
                      <w:lang w:val="en-GB"/>
                    </w:rPr>
                    <w:t>2008</w:t>
                  </w:r>
                </w:p>
              </w:tc>
              <w:tc>
                <w:tcPr>
                  <w:tcW w:w="1583" w:type="dxa"/>
                  <w:tcBorders>
                    <w:top w:val="single" w:sz="4" w:space="0" w:color="auto"/>
                    <w:left w:val="nil"/>
                    <w:bottom w:val="single" w:sz="4" w:space="0" w:color="auto"/>
                    <w:right w:val="single" w:sz="4" w:space="0" w:color="auto"/>
                  </w:tcBorders>
                  <w:shd w:val="clear" w:color="auto" w:fill="BFBFBF"/>
                  <w:vAlign w:val="bottom"/>
                  <w:hideMark/>
                </w:tcPr>
                <w:p w14:paraId="6DC02CFC" w14:textId="77777777" w:rsidR="00F06C4F" w:rsidRPr="000136C4" w:rsidRDefault="00F06C4F" w:rsidP="00F06C4F">
                  <w:pPr>
                    <w:pStyle w:val="TabelleGross"/>
                    <w:rPr>
                      <w:b/>
                      <w:lang w:val="en-GB"/>
                    </w:rPr>
                  </w:pPr>
                  <w:r w:rsidRPr="000136C4">
                    <w:rPr>
                      <w:b/>
                      <w:lang w:val="en-GB"/>
                    </w:rPr>
                    <w:t xml:space="preserve">XML </w:t>
                  </w:r>
                </w:p>
              </w:tc>
            </w:tr>
            <w:tr w:rsidR="00AF5CAC" w:rsidRPr="006A636C" w14:paraId="5FC6C76B" w14:textId="77777777" w:rsidTr="003D5ADE">
              <w:trPr>
                <w:trHeight w:val="20"/>
              </w:trPr>
              <w:tc>
                <w:tcPr>
                  <w:tcW w:w="4529" w:type="dxa"/>
                  <w:tcBorders>
                    <w:top w:val="nil"/>
                    <w:left w:val="single" w:sz="4" w:space="0" w:color="auto"/>
                    <w:bottom w:val="single" w:sz="4" w:space="0" w:color="auto"/>
                    <w:right w:val="single" w:sz="4" w:space="0" w:color="auto"/>
                  </w:tcBorders>
                  <w:shd w:val="clear" w:color="auto" w:fill="auto"/>
                  <w:vAlign w:val="bottom"/>
                </w:tcPr>
                <w:p w14:paraId="651EE39A" w14:textId="77777777" w:rsidR="00AF5CAC" w:rsidRPr="009051CB" w:rsidRDefault="00AF5CAC">
                  <w:pPr>
                    <w:rPr>
                      <w:rFonts w:ascii="Calibri" w:hAnsi="Calibri"/>
                      <w:color w:val="000000"/>
                      <w:szCs w:val="22"/>
                      <w:lang w:val="en-US"/>
                    </w:rPr>
                  </w:pPr>
                  <w:r w:rsidRPr="009051CB">
                    <w:rPr>
                      <w:rFonts w:ascii="Calibri" w:hAnsi="Calibri"/>
                      <w:color w:val="000000"/>
                      <w:szCs w:val="22"/>
                      <w:lang w:val="en-US"/>
                    </w:rPr>
                    <w:t>BIGINT</w:t>
                  </w:r>
                </w:p>
              </w:tc>
              <w:tc>
                <w:tcPr>
                  <w:tcW w:w="1583" w:type="dxa"/>
                  <w:tcBorders>
                    <w:top w:val="nil"/>
                    <w:left w:val="nil"/>
                    <w:bottom w:val="single" w:sz="4" w:space="0" w:color="auto"/>
                    <w:right w:val="single" w:sz="4" w:space="0" w:color="auto"/>
                  </w:tcBorders>
                  <w:shd w:val="clear" w:color="auto" w:fill="auto"/>
                  <w:vAlign w:val="bottom"/>
                </w:tcPr>
                <w:p w14:paraId="6D0E7C63" w14:textId="77777777" w:rsidR="00AF5CAC" w:rsidRPr="009051CB" w:rsidRDefault="00AF5CAC">
                  <w:pPr>
                    <w:rPr>
                      <w:rFonts w:ascii="Calibri" w:hAnsi="Calibri"/>
                      <w:color w:val="000000"/>
                      <w:szCs w:val="22"/>
                      <w:lang w:val="en-US"/>
                    </w:rPr>
                  </w:pPr>
                  <w:r w:rsidRPr="009051CB">
                    <w:rPr>
                      <w:rFonts w:ascii="Calibri" w:hAnsi="Calibri"/>
                      <w:color w:val="000000"/>
                      <w:szCs w:val="22"/>
                      <w:lang w:val="en-US"/>
                    </w:rPr>
                    <w:t>xs:integer</w:t>
                  </w:r>
                </w:p>
              </w:tc>
            </w:tr>
            <w:tr w:rsidR="00AF5CAC" w:rsidRPr="006A636C" w14:paraId="465339D5" w14:textId="77777777" w:rsidTr="003D5ADE">
              <w:trPr>
                <w:trHeight w:val="20"/>
              </w:trPr>
              <w:tc>
                <w:tcPr>
                  <w:tcW w:w="4529" w:type="dxa"/>
                  <w:tcBorders>
                    <w:top w:val="nil"/>
                    <w:left w:val="single" w:sz="4" w:space="0" w:color="auto"/>
                    <w:bottom w:val="single" w:sz="4" w:space="0" w:color="auto"/>
                    <w:right w:val="single" w:sz="4" w:space="0" w:color="auto"/>
                  </w:tcBorders>
                  <w:shd w:val="clear" w:color="auto" w:fill="auto"/>
                  <w:vAlign w:val="bottom"/>
                </w:tcPr>
                <w:p w14:paraId="67DD2B9C" w14:textId="77777777" w:rsidR="00AF5CAC" w:rsidRPr="009051CB" w:rsidRDefault="00AF5CAC">
                  <w:pPr>
                    <w:rPr>
                      <w:rFonts w:ascii="Calibri" w:hAnsi="Calibri"/>
                      <w:color w:val="000000"/>
                      <w:szCs w:val="22"/>
                      <w:lang w:val="en-US"/>
                    </w:rPr>
                  </w:pPr>
                  <w:r w:rsidRPr="009051CB">
                    <w:rPr>
                      <w:rFonts w:ascii="Calibri" w:hAnsi="Calibri"/>
                      <w:color w:val="000000"/>
                      <w:szCs w:val="22"/>
                      <w:lang w:val="en-US"/>
                    </w:rPr>
                    <w:t>BINARY LARGE OBJECT</w:t>
                  </w:r>
                </w:p>
              </w:tc>
              <w:tc>
                <w:tcPr>
                  <w:tcW w:w="1583" w:type="dxa"/>
                  <w:tcBorders>
                    <w:top w:val="nil"/>
                    <w:left w:val="nil"/>
                    <w:bottom w:val="single" w:sz="4" w:space="0" w:color="auto"/>
                    <w:right w:val="single" w:sz="4" w:space="0" w:color="auto"/>
                  </w:tcBorders>
                  <w:shd w:val="clear" w:color="auto" w:fill="auto"/>
                  <w:vAlign w:val="bottom"/>
                </w:tcPr>
                <w:p w14:paraId="2ADEF469" w14:textId="77777777" w:rsidR="00AF5CAC" w:rsidRPr="009051CB" w:rsidRDefault="00AF5CAC">
                  <w:pPr>
                    <w:rPr>
                      <w:rFonts w:ascii="Calibri" w:hAnsi="Calibri"/>
                      <w:color w:val="000000"/>
                      <w:szCs w:val="22"/>
                      <w:lang w:val="en-US"/>
                    </w:rPr>
                  </w:pPr>
                  <w:r w:rsidRPr="009051CB">
                    <w:rPr>
                      <w:rFonts w:ascii="Calibri" w:hAnsi="Calibri"/>
                      <w:color w:val="000000"/>
                      <w:szCs w:val="22"/>
                      <w:lang w:val="en-US"/>
                    </w:rPr>
                    <w:t>blobType</w:t>
                  </w:r>
                </w:p>
              </w:tc>
            </w:tr>
            <w:tr w:rsidR="00AF5CAC" w:rsidRPr="006A636C" w14:paraId="4F359D1E" w14:textId="77777777" w:rsidTr="003D5ADE">
              <w:trPr>
                <w:trHeight w:val="20"/>
              </w:trPr>
              <w:tc>
                <w:tcPr>
                  <w:tcW w:w="4529" w:type="dxa"/>
                  <w:tcBorders>
                    <w:top w:val="nil"/>
                    <w:left w:val="single" w:sz="4" w:space="0" w:color="auto"/>
                    <w:bottom w:val="single" w:sz="4" w:space="0" w:color="auto"/>
                    <w:right w:val="single" w:sz="4" w:space="0" w:color="auto"/>
                  </w:tcBorders>
                  <w:shd w:val="clear" w:color="auto" w:fill="auto"/>
                  <w:vAlign w:val="bottom"/>
                  <w:hideMark/>
                </w:tcPr>
                <w:p w14:paraId="01DE8A7B" w14:textId="77777777" w:rsidR="00AF5CAC" w:rsidRPr="009051CB" w:rsidRDefault="00AF5CAC">
                  <w:pPr>
                    <w:rPr>
                      <w:rFonts w:ascii="Calibri" w:hAnsi="Calibri"/>
                      <w:color w:val="000000"/>
                      <w:szCs w:val="22"/>
                      <w:lang w:val="en-US"/>
                    </w:rPr>
                  </w:pPr>
                  <w:r w:rsidRPr="009051CB">
                    <w:rPr>
                      <w:rFonts w:ascii="Calibri" w:hAnsi="Calibri"/>
                      <w:color w:val="000000"/>
                      <w:szCs w:val="22"/>
                      <w:lang w:val="en-US"/>
                    </w:rPr>
                    <w:t>BINARY VARYING(…)</w:t>
                  </w:r>
                </w:p>
              </w:tc>
              <w:tc>
                <w:tcPr>
                  <w:tcW w:w="1583" w:type="dxa"/>
                  <w:tcBorders>
                    <w:top w:val="nil"/>
                    <w:left w:val="nil"/>
                    <w:bottom w:val="single" w:sz="4" w:space="0" w:color="auto"/>
                    <w:right w:val="single" w:sz="4" w:space="0" w:color="auto"/>
                  </w:tcBorders>
                  <w:shd w:val="clear" w:color="auto" w:fill="auto"/>
                  <w:vAlign w:val="bottom"/>
                  <w:hideMark/>
                </w:tcPr>
                <w:p w14:paraId="51734BF3" w14:textId="77777777" w:rsidR="00AF5CAC" w:rsidRPr="009051CB" w:rsidRDefault="00AF5CAC">
                  <w:pPr>
                    <w:rPr>
                      <w:rFonts w:ascii="Calibri" w:hAnsi="Calibri"/>
                      <w:color w:val="000000"/>
                      <w:szCs w:val="22"/>
                      <w:lang w:val="en-US"/>
                    </w:rPr>
                  </w:pPr>
                  <w:r w:rsidRPr="009051CB">
                    <w:rPr>
                      <w:rFonts w:ascii="Calibri" w:hAnsi="Calibri"/>
                      <w:color w:val="000000"/>
                      <w:szCs w:val="22"/>
                      <w:lang w:val="en-US"/>
                    </w:rPr>
                    <w:t>xs:hexBinary</w:t>
                  </w:r>
                </w:p>
              </w:tc>
            </w:tr>
            <w:tr w:rsidR="00AF5CAC" w:rsidRPr="006A636C" w14:paraId="6143EDFA" w14:textId="77777777" w:rsidTr="00F06C4F">
              <w:trPr>
                <w:trHeight w:val="20"/>
              </w:trPr>
              <w:tc>
                <w:tcPr>
                  <w:tcW w:w="4529" w:type="dxa"/>
                  <w:tcBorders>
                    <w:top w:val="nil"/>
                    <w:left w:val="single" w:sz="4" w:space="0" w:color="auto"/>
                    <w:bottom w:val="single" w:sz="4" w:space="0" w:color="auto"/>
                    <w:right w:val="single" w:sz="4" w:space="0" w:color="auto"/>
                  </w:tcBorders>
                  <w:shd w:val="clear" w:color="auto" w:fill="auto"/>
                  <w:vAlign w:val="bottom"/>
                  <w:hideMark/>
                </w:tcPr>
                <w:p w14:paraId="56D971B2" w14:textId="77777777" w:rsidR="00AF5CAC" w:rsidRPr="009051CB" w:rsidRDefault="00AF5CAC">
                  <w:pPr>
                    <w:rPr>
                      <w:rFonts w:ascii="Calibri" w:hAnsi="Calibri"/>
                      <w:color w:val="000000"/>
                      <w:szCs w:val="22"/>
                      <w:lang w:val="en-US"/>
                    </w:rPr>
                  </w:pPr>
                  <w:r w:rsidRPr="009051CB">
                    <w:rPr>
                      <w:rFonts w:ascii="Calibri" w:hAnsi="Calibri"/>
                      <w:color w:val="000000"/>
                      <w:szCs w:val="22"/>
                      <w:lang w:val="en-US"/>
                    </w:rPr>
                    <w:t>BINARY(…)</w:t>
                  </w:r>
                </w:p>
              </w:tc>
              <w:tc>
                <w:tcPr>
                  <w:tcW w:w="1583" w:type="dxa"/>
                  <w:tcBorders>
                    <w:top w:val="nil"/>
                    <w:left w:val="nil"/>
                    <w:bottom w:val="single" w:sz="4" w:space="0" w:color="auto"/>
                    <w:right w:val="single" w:sz="4" w:space="0" w:color="auto"/>
                  </w:tcBorders>
                  <w:shd w:val="clear" w:color="auto" w:fill="auto"/>
                  <w:vAlign w:val="bottom"/>
                  <w:hideMark/>
                </w:tcPr>
                <w:p w14:paraId="6EEBA5C8" w14:textId="77777777" w:rsidR="00AF5CAC" w:rsidRPr="009051CB" w:rsidRDefault="00AF5CAC">
                  <w:pPr>
                    <w:rPr>
                      <w:rFonts w:ascii="Calibri" w:hAnsi="Calibri"/>
                      <w:color w:val="000000"/>
                      <w:szCs w:val="22"/>
                      <w:lang w:val="en-US"/>
                    </w:rPr>
                  </w:pPr>
                  <w:r w:rsidRPr="009051CB">
                    <w:rPr>
                      <w:rFonts w:ascii="Calibri" w:hAnsi="Calibri"/>
                      <w:color w:val="000000"/>
                      <w:szCs w:val="22"/>
                      <w:lang w:val="en-US"/>
                    </w:rPr>
                    <w:t>xs:hexBinary</w:t>
                  </w:r>
                </w:p>
              </w:tc>
            </w:tr>
            <w:tr w:rsidR="00AF5CAC" w:rsidRPr="006A636C" w14:paraId="6D7ABBD4" w14:textId="77777777" w:rsidTr="00F06C4F">
              <w:trPr>
                <w:trHeight w:val="20"/>
              </w:trPr>
              <w:tc>
                <w:tcPr>
                  <w:tcW w:w="4529" w:type="dxa"/>
                  <w:tcBorders>
                    <w:top w:val="nil"/>
                    <w:left w:val="single" w:sz="4" w:space="0" w:color="auto"/>
                    <w:bottom w:val="single" w:sz="4" w:space="0" w:color="auto"/>
                    <w:right w:val="single" w:sz="4" w:space="0" w:color="auto"/>
                  </w:tcBorders>
                  <w:shd w:val="clear" w:color="auto" w:fill="auto"/>
                  <w:vAlign w:val="bottom"/>
                  <w:hideMark/>
                </w:tcPr>
                <w:p w14:paraId="060D87A2" w14:textId="77777777" w:rsidR="00AF5CAC" w:rsidRPr="009051CB" w:rsidRDefault="00AF5CAC">
                  <w:pPr>
                    <w:rPr>
                      <w:rFonts w:ascii="Calibri" w:hAnsi="Calibri"/>
                      <w:color w:val="000000"/>
                      <w:szCs w:val="22"/>
                      <w:lang w:val="en-US"/>
                    </w:rPr>
                  </w:pPr>
                  <w:r w:rsidRPr="009051CB">
                    <w:rPr>
                      <w:rFonts w:ascii="Calibri" w:hAnsi="Calibri"/>
                      <w:color w:val="000000"/>
                      <w:szCs w:val="22"/>
                      <w:lang w:val="en-US"/>
                    </w:rPr>
                    <w:t>BIT VARYING(…)</w:t>
                  </w:r>
                </w:p>
              </w:tc>
              <w:tc>
                <w:tcPr>
                  <w:tcW w:w="1583" w:type="dxa"/>
                  <w:tcBorders>
                    <w:top w:val="nil"/>
                    <w:left w:val="nil"/>
                    <w:bottom w:val="single" w:sz="4" w:space="0" w:color="auto"/>
                    <w:right w:val="single" w:sz="4" w:space="0" w:color="auto"/>
                  </w:tcBorders>
                  <w:shd w:val="clear" w:color="auto" w:fill="auto"/>
                  <w:vAlign w:val="bottom"/>
                  <w:hideMark/>
                </w:tcPr>
                <w:p w14:paraId="50191656" w14:textId="77777777" w:rsidR="00AF5CAC" w:rsidRPr="009051CB" w:rsidRDefault="00AF5CAC">
                  <w:pPr>
                    <w:rPr>
                      <w:rFonts w:ascii="Calibri" w:hAnsi="Calibri"/>
                      <w:color w:val="000000"/>
                      <w:szCs w:val="22"/>
                      <w:lang w:val="en-US"/>
                    </w:rPr>
                  </w:pPr>
                  <w:r w:rsidRPr="009051CB">
                    <w:rPr>
                      <w:rFonts w:ascii="Calibri" w:hAnsi="Calibri"/>
                      <w:color w:val="000000"/>
                      <w:szCs w:val="22"/>
                      <w:lang w:val="en-US"/>
                    </w:rPr>
                    <w:t>xs:hexBinary</w:t>
                  </w:r>
                </w:p>
              </w:tc>
            </w:tr>
            <w:tr w:rsidR="00AF5CAC" w:rsidRPr="006A636C" w14:paraId="2B056D0A" w14:textId="77777777" w:rsidTr="00F06C4F">
              <w:trPr>
                <w:trHeight w:val="20"/>
              </w:trPr>
              <w:tc>
                <w:tcPr>
                  <w:tcW w:w="4529" w:type="dxa"/>
                  <w:tcBorders>
                    <w:top w:val="nil"/>
                    <w:left w:val="single" w:sz="4" w:space="0" w:color="auto"/>
                    <w:bottom w:val="single" w:sz="4" w:space="0" w:color="auto"/>
                    <w:right w:val="single" w:sz="4" w:space="0" w:color="auto"/>
                  </w:tcBorders>
                  <w:shd w:val="clear" w:color="auto" w:fill="auto"/>
                  <w:vAlign w:val="bottom"/>
                  <w:hideMark/>
                </w:tcPr>
                <w:p w14:paraId="1884A503" w14:textId="77777777" w:rsidR="00AF5CAC" w:rsidRPr="009051CB" w:rsidRDefault="00AF5CAC">
                  <w:pPr>
                    <w:rPr>
                      <w:rFonts w:ascii="Calibri" w:hAnsi="Calibri"/>
                      <w:color w:val="000000"/>
                      <w:szCs w:val="22"/>
                      <w:lang w:val="en-US"/>
                    </w:rPr>
                  </w:pPr>
                  <w:r w:rsidRPr="009051CB">
                    <w:rPr>
                      <w:rFonts w:ascii="Calibri" w:hAnsi="Calibri"/>
                      <w:color w:val="000000"/>
                      <w:szCs w:val="22"/>
                      <w:lang w:val="en-US"/>
                    </w:rPr>
                    <w:t>BIT(…)</w:t>
                  </w:r>
                </w:p>
              </w:tc>
              <w:tc>
                <w:tcPr>
                  <w:tcW w:w="1583" w:type="dxa"/>
                  <w:tcBorders>
                    <w:top w:val="nil"/>
                    <w:left w:val="nil"/>
                    <w:bottom w:val="single" w:sz="4" w:space="0" w:color="auto"/>
                    <w:right w:val="single" w:sz="4" w:space="0" w:color="auto"/>
                  </w:tcBorders>
                  <w:shd w:val="clear" w:color="auto" w:fill="auto"/>
                  <w:vAlign w:val="bottom"/>
                  <w:hideMark/>
                </w:tcPr>
                <w:p w14:paraId="33BB1445" w14:textId="77777777" w:rsidR="00AF5CAC" w:rsidRPr="009051CB" w:rsidRDefault="00AF5CAC">
                  <w:pPr>
                    <w:rPr>
                      <w:rFonts w:ascii="Calibri" w:hAnsi="Calibri"/>
                      <w:color w:val="000000"/>
                      <w:szCs w:val="22"/>
                      <w:lang w:val="en-US"/>
                    </w:rPr>
                  </w:pPr>
                  <w:r w:rsidRPr="009051CB">
                    <w:rPr>
                      <w:rFonts w:ascii="Calibri" w:hAnsi="Calibri"/>
                      <w:color w:val="000000"/>
                      <w:szCs w:val="22"/>
                      <w:lang w:val="en-US"/>
                    </w:rPr>
                    <w:t>xs:hexBinary</w:t>
                  </w:r>
                </w:p>
              </w:tc>
            </w:tr>
            <w:tr w:rsidR="00C528A8" w:rsidRPr="006A636C" w14:paraId="5188DED7" w14:textId="77777777" w:rsidTr="00F06C4F">
              <w:trPr>
                <w:trHeight w:val="20"/>
              </w:trPr>
              <w:tc>
                <w:tcPr>
                  <w:tcW w:w="4529" w:type="dxa"/>
                  <w:tcBorders>
                    <w:top w:val="nil"/>
                    <w:left w:val="single" w:sz="4" w:space="0" w:color="auto"/>
                    <w:bottom w:val="single" w:sz="4" w:space="0" w:color="auto"/>
                    <w:right w:val="single" w:sz="4" w:space="0" w:color="auto"/>
                  </w:tcBorders>
                  <w:shd w:val="clear" w:color="auto" w:fill="auto"/>
                  <w:vAlign w:val="bottom"/>
                </w:tcPr>
                <w:p w14:paraId="0A34E789" w14:textId="77777777" w:rsidR="00C528A8" w:rsidRPr="009051CB" w:rsidRDefault="00C528A8">
                  <w:pPr>
                    <w:rPr>
                      <w:rFonts w:ascii="Calibri" w:hAnsi="Calibri"/>
                      <w:color w:val="000000"/>
                      <w:szCs w:val="22"/>
                      <w:lang w:val="en-US"/>
                    </w:rPr>
                  </w:pPr>
                  <w:r>
                    <w:rPr>
                      <w:rFonts w:ascii="Calibri" w:hAnsi="Calibri"/>
                      <w:color w:val="000000"/>
                      <w:szCs w:val="22"/>
                      <w:lang w:val="en-US"/>
                    </w:rPr>
                    <w:t>BOOLEAN</w:t>
                  </w:r>
                </w:p>
              </w:tc>
              <w:tc>
                <w:tcPr>
                  <w:tcW w:w="1583" w:type="dxa"/>
                  <w:tcBorders>
                    <w:top w:val="nil"/>
                    <w:left w:val="nil"/>
                    <w:bottom w:val="single" w:sz="4" w:space="0" w:color="auto"/>
                    <w:right w:val="single" w:sz="4" w:space="0" w:color="auto"/>
                  </w:tcBorders>
                  <w:shd w:val="clear" w:color="auto" w:fill="auto"/>
                  <w:vAlign w:val="bottom"/>
                </w:tcPr>
                <w:p w14:paraId="2AA33083" w14:textId="77777777" w:rsidR="00C528A8" w:rsidRPr="009051CB" w:rsidRDefault="00C528A8">
                  <w:pPr>
                    <w:rPr>
                      <w:rFonts w:ascii="Calibri" w:hAnsi="Calibri"/>
                      <w:color w:val="000000"/>
                      <w:szCs w:val="22"/>
                      <w:lang w:val="en-US"/>
                    </w:rPr>
                  </w:pPr>
                  <w:r>
                    <w:rPr>
                      <w:rFonts w:ascii="Calibri" w:hAnsi="Calibri"/>
                      <w:color w:val="000000"/>
                      <w:szCs w:val="22"/>
                      <w:lang w:val="en-US"/>
                    </w:rPr>
                    <w:t>xs:boolean</w:t>
                  </w:r>
                </w:p>
              </w:tc>
            </w:tr>
            <w:tr w:rsidR="00AF5CAC" w:rsidRPr="006A636C" w14:paraId="6F5D22AE" w14:textId="77777777" w:rsidTr="00F06C4F">
              <w:trPr>
                <w:trHeight w:val="20"/>
              </w:trPr>
              <w:tc>
                <w:tcPr>
                  <w:tcW w:w="4529" w:type="dxa"/>
                  <w:tcBorders>
                    <w:top w:val="nil"/>
                    <w:left w:val="single" w:sz="4" w:space="0" w:color="auto"/>
                    <w:bottom w:val="single" w:sz="4" w:space="0" w:color="auto"/>
                    <w:right w:val="single" w:sz="4" w:space="0" w:color="auto"/>
                  </w:tcBorders>
                  <w:shd w:val="clear" w:color="auto" w:fill="auto"/>
                  <w:vAlign w:val="bottom"/>
                  <w:hideMark/>
                </w:tcPr>
                <w:p w14:paraId="0AD9C25D" w14:textId="77777777" w:rsidR="00AF5CAC" w:rsidRPr="009051CB" w:rsidRDefault="00AF5CAC">
                  <w:pPr>
                    <w:rPr>
                      <w:rFonts w:ascii="Calibri" w:hAnsi="Calibri"/>
                      <w:color w:val="000000"/>
                      <w:szCs w:val="22"/>
                      <w:lang w:val="en-US"/>
                    </w:rPr>
                  </w:pPr>
                  <w:r w:rsidRPr="009051CB">
                    <w:rPr>
                      <w:rFonts w:ascii="Calibri" w:hAnsi="Calibri"/>
                      <w:color w:val="000000"/>
                      <w:szCs w:val="22"/>
                      <w:lang w:val="en-US"/>
                    </w:rPr>
                    <w:t>CHARACTER LARGE OBJECT</w:t>
                  </w:r>
                </w:p>
              </w:tc>
              <w:tc>
                <w:tcPr>
                  <w:tcW w:w="1583" w:type="dxa"/>
                  <w:tcBorders>
                    <w:top w:val="nil"/>
                    <w:left w:val="nil"/>
                    <w:bottom w:val="single" w:sz="4" w:space="0" w:color="auto"/>
                    <w:right w:val="single" w:sz="4" w:space="0" w:color="auto"/>
                  </w:tcBorders>
                  <w:shd w:val="clear" w:color="auto" w:fill="auto"/>
                  <w:vAlign w:val="bottom"/>
                  <w:hideMark/>
                </w:tcPr>
                <w:p w14:paraId="5F021E9C" w14:textId="77777777" w:rsidR="00AF5CAC" w:rsidRPr="009051CB" w:rsidRDefault="00AF5CAC">
                  <w:pPr>
                    <w:rPr>
                      <w:rFonts w:ascii="Calibri" w:hAnsi="Calibri"/>
                      <w:color w:val="000000"/>
                      <w:szCs w:val="22"/>
                      <w:lang w:val="en-US"/>
                    </w:rPr>
                  </w:pPr>
                  <w:r w:rsidRPr="009051CB">
                    <w:rPr>
                      <w:rFonts w:ascii="Calibri" w:hAnsi="Calibri"/>
                      <w:color w:val="000000"/>
                      <w:szCs w:val="22"/>
                      <w:lang w:val="en-US"/>
                    </w:rPr>
                    <w:t>clobType</w:t>
                  </w:r>
                </w:p>
              </w:tc>
            </w:tr>
            <w:tr w:rsidR="00AF5CAC" w:rsidRPr="006A636C" w14:paraId="14062BEA" w14:textId="77777777" w:rsidTr="00F06C4F">
              <w:trPr>
                <w:trHeight w:val="20"/>
              </w:trPr>
              <w:tc>
                <w:tcPr>
                  <w:tcW w:w="4529" w:type="dxa"/>
                  <w:tcBorders>
                    <w:top w:val="nil"/>
                    <w:left w:val="single" w:sz="4" w:space="0" w:color="auto"/>
                    <w:bottom w:val="single" w:sz="4" w:space="0" w:color="auto"/>
                    <w:right w:val="single" w:sz="4" w:space="0" w:color="auto"/>
                  </w:tcBorders>
                  <w:shd w:val="clear" w:color="auto" w:fill="auto"/>
                  <w:vAlign w:val="bottom"/>
                  <w:hideMark/>
                </w:tcPr>
                <w:p w14:paraId="63086F82" w14:textId="77777777" w:rsidR="00AF5CAC" w:rsidRPr="009051CB" w:rsidRDefault="00AF5CAC">
                  <w:pPr>
                    <w:rPr>
                      <w:rFonts w:ascii="Calibri" w:hAnsi="Calibri"/>
                      <w:color w:val="000000"/>
                      <w:szCs w:val="22"/>
                      <w:lang w:val="en-US"/>
                    </w:rPr>
                  </w:pPr>
                  <w:r w:rsidRPr="009051CB">
                    <w:rPr>
                      <w:rFonts w:ascii="Calibri" w:hAnsi="Calibri"/>
                      <w:color w:val="000000"/>
                      <w:szCs w:val="22"/>
                      <w:lang w:val="en-US"/>
                    </w:rPr>
                    <w:t>CHARACTER VARYING(...)</w:t>
                  </w:r>
                </w:p>
              </w:tc>
              <w:tc>
                <w:tcPr>
                  <w:tcW w:w="1583" w:type="dxa"/>
                  <w:tcBorders>
                    <w:top w:val="nil"/>
                    <w:left w:val="nil"/>
                    <w:bottom w:val="single" w:sz="4" w:space="0" w:color="auto"/>
                    <w:right w:val="single" w:sz="4" w:space="0" w:color="auto"/>
                  </w:tcBorders>
                  <w:shd w:val="clear" w:color="auto" w:fill="auto"/>
                  <w:vAlign w:val="bottom"/>
                  <w:hideMark/>
                </w:tcPr>
                <w:p w14:paraId="55AAC9A2" w14:textId="77777777" w:rsidR="00AF5CAC" w:rsidRPr="009051CB" w:rsidRDefault="00AF5CAC">
                  <w:pPr>
                    <w:rPr>
                      <w:rFonts w:ascii="Calibri" w:hAnsi="Calibri"/>
                      <w:color w:val="000000"/>
                      <w:szCs w:val="22"/>
                      <w:lang w:val="en-US"/>
                    </w:rPr>
                  </w:pPr>
                  <w:r w:rsidRPr="009051CB">
                    <w:rPr>
                      <w:rFonts w:ascii="Calibri" w:hAnsi="Calibri"/>
                      <w:color w:val="000000"/>
                      <w:szCs w:val="22"/>
                      <w:lang w:val="en-US"/>
                    </w:rPr>
                    <w:t>xs:string</w:t>
                  </w:r>
                </w:p>
              </w:tc>
            </w:tr>
            <w:tr w:rsidR="00AF5CAC" w:rsidRPr="006A636C" w14:paraId="765F40E2" w14:textId="77777777" w:rsidTr="00F06C4F">
              <w:trPr>
                <w:trHeight w:val="20"/>
              </w:trPr>
              <w:tc>
                <w:tcPr>
                  <w:tcW w:w="4529" w:type="dxa"/>
                  <w:tcBorders>
                    <w:top w:val="nil"/>
                    <w:left w:val="single" w:sz="4" w:space="0" w:color="auto"/>
                    <w:bottom w:val="single" w:sz="4" w:space="0" w:color="auto"/>
                    <w:right w:val="single" w:sz="4" w:space="0" w:color="auto"/>
                  </w:tcBorders>
                  <w:shd w:val="clear" w:color="auto" w:fill="auto"/>
                  <w:vAlign w:val="bottom"/>
                  <w:hideMark/>
                </w:tcPr>
                <w:p w14:paraId="4BCF5E3D" w14:textId="77777777" w:rsidR="00AF5CAC" w:rsidRPr="009051CB" w:rsidRDefault="00AF5CAC">
                  <w:pPr>
                    <w:rPr>
                      <w:rFonts w:ascii="Calibri" w:hAnsi="Calibri"/>
                      <w:color w:val="000000"/>
                      <w:szCs w:val="22"/>
                      <w:lang w:val="en-US"/>
                    </w:rPr>
                  </w:pPr>
                  <w:r w:rsidRPr="009051CB">
                    <w:rPr>
                      <w:rFonts w:ascii="Calibri" w:hAnsi="Calibri"/>
                      <w:color w:val="000000"/>
                      <w:szCs w:val="22"/>
                      <w:lang w:val="en-US"/>
                    </w:rPr>
                    <w:t>CHARACTER(...)</w:t>
                  </w:r>
                </w:p>
              </w:tc>
              <w:tc>
                <w:tcPr>
                  <w:tcW w:w="1583" w:type="dxa"/>
                  <w:tcBorders>
                    <w:top w:val="nil"/>
                    <w:left w:val="nil"/>
                    <w:bottom w:val="single" w:sz="4" w:space="0" w:color="auto"/>
                    <w:right w:val="single" w:sz="4" w:space="0" w:color="auto"/>
                  </w:tcBorders>
                  <w:shd w:val="clear" w:color="auto" w:fill="auto"/>
                  <w:vAlign w:val="bottom"/>
                  <w:hideMark/>
                </w:tcPr>
                <w:p w14:paraId="6D5F26C5" w14:textId="77777777" w:rsidR="00AF5CAC" w:rsidRPr="009051CB" w:rsidRDefault="00AF5CAC">
                  <w:pPr>
                    <w:rPr>
                      <w:rFonts w:ascii="Calibri" w:hAnsi="Calibri"/>
                      <w:color w:val="000000"/>
                      <w:szCs w:val="22"/>
                      <w:lang w:val="en-US"/>
                    </w:rPr>
                  </w:pPr>
                  <w:r w:rsidRPr="009051CB">
                    <w:rPr>
                      <w:rFonts w:ascii="Calibri" w:hAnsi="Calibri"/>
                      <w:color w:val="000000"/>
                      <w:szCs w:val="22"/>
                      <w:lang w:val="en-US"/>
                    </w:rPr>
                    <w:t>xs:string</w:t>
                  </w:r>
                </w:p>
              </w:tc>
            </w:tr>
            <w:tr w:rsidR="00AF5CAC" w:rsidRPr="006A636C" w14:paraId="16051D1D" w14:textId="77777777" w:rsidTr="00F06C4F">
              <w:trPr>
                <w:trHeight w:val="20"/>
              </w:trPr>
              <w:tc>
                <w:tcPr>
                  <w:tcW w:w="4529" w:type="dxa"/>
                  <w:tcBorders>
                    <w:top w:val="nil"/>
                    <w:left w:val="single" w:sz="4" w:space="0" w:color="auto"/>
                    <w:bottom w:val="single" w:sz="4" w:space="0" w:color="auto"/>
                    <w:right w:val="single" w:sz="4" w:space="0" w:color="auto"/>
                  </w:tcBorders>
                  <w:shd w:val="clear" w:color="auto" w:fill="auto"/>
                  <w:vAlign w:val="bottom"/>
                </w:tcPr>
                <w:p w14:paraId="3F491EE7" w14:textId="77777777" w:rsidR="00AF5CAC" w:rsidRPr="009051CB" w:rsidRDefault="00AF5CAC">
                  <w:pPr>
                    <w:rPr>
                      <w:rFonts w:ascii="Calibri" w:hAnsi="Calibri"/>
                      <w:color w:val="000000"/>
                      <w:szCs w:val="22"/>
                      <w:lang w:val="en-US"/>
                    </w:rPr>
                  </w:pPr>
                  <w:r w:rsidRPr="009051CB">
                    <w:rPr>
                      <w:rFonts w:ascii="Calibri" w:hAnsi="Calibri"/>
                      <w:color w:val="000000"/>
                      <w:szCs w:val="22"/>
                      <w:lang w:val="en-US"/>
                    </w:rPr>
                    <w:t>DATE</w:t>
                  </w:r>
                </w:p>
              </w:tc>
              <w:tc>
                <w:tcPr>
                  <w:tcW w:w="1583" w:type="dxa"/>
                  <w:tcBorders>
                    <w:top w:val="nil"/>
                    <w:left w:val="nil"/>
                    <w:bottom w:val="single" w:sz="4" w:space="0" w:color="auto"/>
                    <w:right w:val="single" w:sz="4" w:space="0" w:color="auto"/>
                  </w:tcBorders>
                  <w:shd w:val="clear" w:color="auto" w:fill="auto"/>
                  <w:vAlign w:val="bottom"/>
                </w:tcPr>
                <w:p w14:paraId="7333670C" w14:textId="77777777" w:rsidR="00AF5CAC" w:rsidRPr="009051CB" w:rsidRDefault="00AF5CAC">
                  <w:pPr>
                    <w:rPr>
                      <w:rFonts w:ascii="Calibri" w:hAnsi="Calibri"/>
                      <w:color w:val="000000"/>
                      <w:szCs w:val="22"/>
                      <w:lang w:val="en-US"/>
                    </w:rPr>
                  </w:pPr>
                  <w:r w:rsidRPr="009051CB">
                    <w:rPr>
                      <w:rFonts w:ascii="Calibri" w:hAnsi="Calibri"/>
                      <w:color w:val="000000"/>
                      <w:szCs w:val="22"/>
                      <w:lang w:val="en-US"/>
                    </w:rPr>
                    <w:t>dateType</w:t>
                  </w:r>
                </w:p>
              </w:tc>
            </w:tr>
            <w:tr w:rsidR="00AF5CAC" w:rsidRPr="006A636C" w14:paraId="33B20D9E" w14:textId="77777777" w:rsidTr="00F06C4F">
              <w:trPr>
                <w:trHeight w:val="20"/>
              </w:trPr>
              <w:tc>
                <w:tcPr>
                  <w:tcW w:w="4529" w:type="dxa"/>
                  <w:tcBorders>
                    <w:top w:val="nil"/>
                    <w:left w:val="single" w:sz="4" w:space="0" w:color="auto"/>
                    <w:bottom w:val="single" w:sz="4" w:space="0" w:color="auto"/>
                    <w:right w:val="single" w:sz="4" w:space="0" w:color="auto"/>
                  </w:tcBorders>
                  <w:shd w:val="clear" w:color="auto" w:fill="auto"/>
                  <w:vAlign w:val="bottom"/>
                  <w:hideMark/>
                </w:tcPr>
                <w:p w14:paraId="5D3AAEC9" w14:textId="77777777" w:rsidR="00AF5CAC" w:rsidRPr="009051CB" w:rsidRDefault="00AF5CAC">
                  <w:pPr>
                    <w:rPr>
                      <w:rFonts w:ascii="Calibri" w:hAnsi="Calibri"/>
                      <w:color w:val="000000"/>
                      <w:szCs w:val="22"/>
                      <w:lang w:val="en-US"/>
                    </w:rPr>
                  </w:pPr>
                  <w:r w:rsidRPr="009051CB">
                    <w:rPr>
                      <w:rFonts w:ascii="Calibri" w:hAnsi="Calibri"/>
                      <w:color w:val="000000"/>
                      <w:szCs w:val="22"/>
                      <w:lang w:val="en-US"/>
                    </w:rPr>
                    <w:t>DECIMAL(...)</w:t>
                  </w:r>
                </w:p>
              </w:tc>
              <w:tc>
                <w:tcPr>
                  <w:tcW w:w="1583" w:type="dxa"/>
                  <w:tcBorders>
                    <w:top w:val="nil"/>
                    <w:left w:val="nil"/>
                    <w:bottom w:val="single" w:sz="4" w:space="0" w:color="auto"/>
                    <w:right w:val="single" w:sz="4" w:space="0" w:color="auto"/>
                  </w:tcBorders>
                  <w:shd w:val="clear" w:color="auto" w:fill="auto"/>
                  <w:vAlign w:val="bottom"/>
                  <w:hideMark/>
                </w:tcPr>
                <w:p w14:paraId="2F503946" w14:textId="77777777" w:rsidR="00AF5CAC" w:rsidRPr="009051CB" w:rsidRDefault="00AF5CAC">
                  <w:pPr>
                    <w:rPr>
                      <w:rFonts w:ascii="Calibri" w:hAnsi="Calibri"/>
                      <w:color w:val="000000"/>
                      <w:szCs w:val="22"/>
                      <w:lang w:val="en-US"/>
                    </w:rPr>
                  </w:pPr>
                  <w:r w:rsidRPr="009051CB">
                    <w:rPr>
                      <w:rFonts w:ascii="Calibri" w:hAnsi="Calibri"/>
                      <w:color w:val="000000"/>
                      <w:szCs w:val="22"/>
                      <w:lang w:val="en-US"/>
                    </w:rPr>
                    <w:t>xs:decimal</w:t>
                  </w:r>
                </w:p>
              </w:tc>
            </w:tr>
            <w:tr w:rsidR="00AF5CAC" w:rsidRPr="006A636C" w14:paraId="067A049A" w14:textId="77777777" w:rsidTr="00F06C4F">
              <w:trPr>
                <w:trHeight w:val="20"/>
              </w:trPr>
              <w:tc>
                <w:tcPr>
                  <w:tcW w:w="4529" w:type="dxa"/>
                  <w:tcBorders>
                    <w:top w:val="nil"/>
                    <w:left w:val="single" w:sz="4" w:space="0" w:color="auto"/>
                    <w:bottom w:val="single" w:sz="4" w:space="0" w:color="auto"/>
                    <w:right w:val="single" w:sz="4" w:space="0" w:color="auto"/>
                  </w:tcBorders>
                  <w:shd w:val="clear" w:color="auto" w:fill="auto"/>
                  <w:vAlign w:val="bottom"/>
                  <w:hideMark/>
                </w:tcPr>
                <w:p w14:paraId="50C14269" w14:textId="77777777" w:rsidR="00AF5CAC" w:rsidRPr="009051CB" w:rsidRDefault="00AF5CAC">
                  <w:pPr>
                    <w:rPr>
                      <w:rFonts w:ascii="Calibri" w:hAnsi="Calibri"/>
                      <w:color w:val="000000"/>
                      <w:szCs w:val="22"/>
                      <w:lang w:val="en-US"/>
                    </w:rPr>
                  </w:pPr>
                  <w:r w:rsidRPr="009051CB">
                    <w:rPr>
                      <w:rFonts w:ascii="Calibri" w:hAnsi="Calibri"/>
                      <w:color w:val="000000"/>
                      <w:szCs w:val="22"/>
                      <w:lang w:val="en-US"/>
                    </w:rPr>
                    <w:t>DOUBLE PRECISION</w:t>
                  </w:r>
                </w:p>
              </w:tc>
              <w:tc>
                <w:tcPr>
                  <w:tcW w:w="1583" w:type="dxa"/>
                  <w:tcBorders>
                    <w:top w:val="nil"/>
                    <w:left w:val="nil"/>
                    <w:bottom w:val="single" w:sz="4" w:space="0" w:color="auto"/>
                    <w:right w:val="single" w:sz="4" w:space="0" w:color="auto"/>
                  </w:tcBorders>
                  <w:shd w:val="clear" w:color="auto" w:fill="auto"/>
                  <w:vAlign w:val="bottom"/>
                  <w:hideMark/>
                </w:tcPr>
                <w:p w14:paraId="211D9215" w14:textId="77777777" w:rsidR="00AF5CAC" w:rsidRPr="009051CB" w:rsidRDefault="00AF5CAC">
                  <w:pPr>
                    <w:rPr>
                      <w:rFonts w:ascii="Calibri" w:hAnsi="Calibri"/>
                      <w:color w:val="000000"/>
                      <w:szCs w:val="22"/>
                      <w:lang w:val="en-US"/>
                    </w:rPr>
                  </w:pPr>
                  <w:r w:rsidRPr="009051CB">
                    <w:rPr>
                      <w:rFonts w:ascii="Calibri" w:hAnsi="Calibri"/>
                      <w:color w:val="000000"/>
                      <w:szCs w:val="22"/>
                      <w:lang w:val="en-US"/>
                    </w:rPr>
                    <w:t>xs:float</w:t>
                  </w:r>
                </w:p>
              </w:tc>
            </w:tr>
            <w:tr w:rsidR="00AF5CAC" w:rsidRPr="006A636C" w14:paraId="657CCDC3" w14:textId="77777777" w:rsidTr="00F06C4F">
              <w:trPr>
                <w:trHeight w:val="20"/>
              </w:trPr>
              <w:tc>
                <w:tcPr>
                  <w:tcW w:w="4529" w:type="dxa"/>
                  <w:tcBorders>
                    <w:top w:val="nil"/>
                    <w:left w:val="single" w:sz="4" w:space="0" w:color="auto"/>
                    <w:bottom w:val="single" w:sz="4" w:space="0" w:color="auto"/>
                    <w:right w:val="single" w:sz="4" w:space="0" w:color="auto"/>
                  </w:tcBorders>
                  <w:shd w:val="clear" w:color="auto" w:fill="auto"/>
                  <w:vAlign w:val="bottom"/>
                  <w:hideMark/>
                </w:tcPr>
                <w:p w14:paraId="120F3AAD" w14:textId="77777777" w:rsidR="00AF5CAC" w:rsidRPr="009051CB" w:rsidRDefault="00AF5CAC">
                  <w:pPr>
                    <w:rPr>
                      <w:rFonts w:ascii="Calibri" w:hAnsi="Calibri"/>
                      <w:color w:val="000000"/>
                      <w:szCs w:val="22"/>
                      <w:lang w:val="en-US"/>
                    </w:rPr>
                  </w:pPr>
                  <w:r w:rsidRPr="009051CB">
                    <w:rPr>
                      <w:rFonts w:ascii="Calibri" w:hAnsi="Calibri"/>
                      <w:color w:val="000000"/>
                      <w:szCs w:val="22"/>
                      <w:lang w:val="en-US"/>
                    </w:rPr>
                    <w:lastRenderedPageBreak/>
                    <w:t>FLOAT(...)</w:t>
                  </w:r>
                </w:p>
              </w:tc>
              <w:tc>
                <w:tcPr>
                  <w:tcW w:w="1583" w:type="dxa"/>
                  <w:tcBorders>
                    <w:top w:val="nil"/>
                    <w:left w:val="nil"/>
                    <w:bottom w:val="single" w:sz="4" w:space="0" w:color="auto"/>
                    <w:right w:val="single" w:sz="4" w:space="0" w:color="auto"/>
                  </w:tcBorders>
                  <w:shd w:val="clear" w:color="auto" w:fill="auto"/>
                  <w:vAlign w:val="bottom"/>
                  <w:hideMark/>
                </w:tcPr>
                <w:p w14:paraId="6D4AB132" w14:textId="77777777" w:rsidR="00AF5CAC" w:rsidRPr="009051CB" w:rsidRDefault="00AF5CAC">
                  <w:pPr>
                    <w:rPr>
                      <w:rFonts w:ascii="Calibri" w:hAnsi="Calibri"/>
                      <w:color w:val="000000"/>
                      <w:szCs w:val="22"/>
                      <w:lang w:val="en-US"/>
                    </w:rPr>
                  </w:pPr>
                  <w:r w:rsidRPr="009051CB">
                    <w:rPr>
                      <w:rFonts w:ascii="Calibri" w:hAnsi="Calibri"/>
                      <w:color w:val="000000"/>
                      <w:szCs w:val="22"/>
                      <w:lang w:val="en-US"/>
                    </w:rPr>
                    <w:t>xs:float</w:t>
                  </w:r>
                </w:p>
              </w:tc>
            </w:tr>
            <w:tr w:rsidR="00AF5CAC" w:rsidRPr="006A636C" w14:paraId="2EC914F7" w14:textId="77777777" w:rsidTr="00F06C4F">
              <w:trPr>
                <w:trHeight w:val="20"/>
              </w:trPr>
              <w:tc>
                <w:tcPr>
                  <w:tcW w:w="4529" w:type="dxa"/>
                  <w:tcBorders>
                    <w:top w:val="nil"/>
                    <w:left w:val="single" w:sz="4" w:space="0" w:color="auto"/>
                    <w:bottom w:val="single" w:sz="4" w:space="0" w:color="auto"/>
                    <w:right w:val="single" w:sz="4" w:space="0" w:color="auto"/>
                  </w:tcBorders>
                  <w:shd w:val="clear" w:color="auto" w:fill="auto"/>
                  <w:vAlign w:val="bottom"/>
                  <w:hideMark/>
                </w:tcPr>
                <w:p w14:paraId="7FEEA2C1" w14:textId="77777777" w:rsidR="00AF5CAC" w:rsidRPr="009051CB" w:rsidRDefault="00AF5CAC">
                  <w:pPr>
                    <w:rPr>
                      <w:rFonts w:ascii="Calibri" w:hAnsi="Calibri"/>
                      <w:color w:val="000000"/>
                      <w:szCs w:val="22"/>
                      <w:lang w:val="en-US"/>
                    </w:rPr>
                  </w:pPr>
                  <w:r w:rsidRPr="009051CB">
                    <w:rPr>
                      <w:rFonts w:ascii="Calibri" w:hAnsi="Calibri"/>
                      <w:color w:val="000000"/>
                      <w:szCs w:val="22"/>
                      <w:lang w:val="en-US"/>
                    </w:rPr>
                    <w:t>INTEGER</w:t>
                  </w:r>
                </w:p>
              </w:tc>
              <w:tc>
                <w:tcPr>
                  <w:tcW w:w="1583" w:type="dxa"/>
                  <w:tcBorders>
                    <w:top w:val="nil"/>
                    <w:left w:val="nil"/>
                    <w:bottom w:val="single" w:sz="4" w:space="0" w:color="auto"/>
                    <w:right w:val="single" w:sz="4" w:space="0" w:color="auto"/>
                  </w:tcBorders>
                  <w:shd w:val="clear" w:color="auto" w:fill="auto"/>
                  <w:vAlign w:val="bottom"/>
                  <w:hideMark/>
                </w:tcPr>
                <w:p w14:paraId="00E6BC0E" w14:textId="77777777" w:rsidR="00AF5CAC" w:rsidRPr="009051CB" w:rsidRDefault="00AF5CAC">
                  <w:pPr>
                    <w:rPr>
                      <w:rFonts w:ascii="Calibri" w:hAnsi="Calibri"/>
                      <w:color w:val="000000"/>
                      <w:szCs w:val="22"/>
                      <w:lang w:val="en-US"/>
                    </w:rPr>
                  </w:pPr>
                  <w:r w:rsidRPr="009051CB">
                    <w:rPr>
                      <w:rFonts w:ascii="Calibri" w:hAnsi="Calibri"/>
                      <w:color w:val="000000"/>
                      <w:szCs w:val="22"/>
                      <w:lang w:val="en-US"/>
                    </w:rPr>
                    <w:t>xs:integer</w:t>
                  </w:r>
                </w:p>
              </w:tc>
            </w:tr>
            <w:tr w:rsidR="00AF5CAC" w:rsidRPr="006A636C" w14:paraId="3D6568F1" w14:textId="77777777" w:rsidTr="00C63484">
              <w:trPr>
                <w:trHeight w:val="251"/>
              </w:trPr>
              <w:tc>
                <w:tcPr>
                  <w:tcW w:w="4529" w:type="dxa"/>
                  <w:tcBorders>
                    <w:top w:val="nil"/>
                    <w:left w:val="single" w:sz="4" w:space="0" w:color="auto"/>
                    <w:bottom w:val="single" w:sz="4" w:space="0" w:color="auto"/>
                    <w:right w:val="single" w:sz="4" w:space="0" w:color="auto"/>
                  </w:tcBorders>
                  <w:shd w:val="clear" w:color="auto" w:fill="auto"/>
                  <w:vAlign w:val="bottom"/>
                  <w:hideMark/>
                </w:tcPr>
                <w:p w14:paraId="73362431" w14:textId="77777777" w:rsidR="00AF5CAC" w:rsidRPr="009051CB" w:rsidRDefault="00AF5CAC">
                  <w:pPr>
                    <w:rPr>
                      <w:rFonts w:ascii="Calibri" w:hAnsi="Calibri"/>
                      <w:color w:val="000000"/>
                      <w:szCs w:val="22"/>
                      <w:lang w:val="en-US"/>
                    </w:rPr>
                  </w:pPr>
                  <w:r w:rsidRPr="009051CB">
                    <w:rPr>
                      <w:rFonts w:ascii="Calibri" w:hAnsi="Calibri"/>
                      <w:color w:val="000000"/>
                      <w:szCs w:val="22"/>
                      <w:lang w:val="en-US"/>
                    </w:rPr>
                    <w:t>INTERVAL</w:t>
                  </w:r>
                </w:p>
              </w:tc>
              <w:tc>
                <w:tcPr>
                  <w:tcW w:w="1583" w:type="dxa"/>
                  <w:tcBorders>
                    <w:top w:val="nil"/>
                    <w:left w:val="nil"/>
                    <w:bottom w:val="single" w:sz="4" w:space="0" w:color="auto"/>
                    <w:right w:val="single" w:sz="4" w:space="0" w:color="auto"/>
                  </w:tcBorders>
                  <w:shd w:val="clear" w:color="auto" w:fill="auto"/>
                  <w:vAlign w:val="bottom"/>
                  <w:hideMark/>
                </w:tcPr>
                <w:p w14:paraId="7F1756AF" w14:textId="77777777" w:rsidR="00AF5CAC" w:rsidRPr="009051CB" w:rsidRDefault="00AF5CAC">
                  <w:pPr>
                    <w:rPr>
                      <w:rFonts w:ascii="Calibri" w:hAnsi="Calibri"/>
                      <w:color w:val="000000"/>
                      <w:szCs w:val="22"/>
                      <w:lang w:val="en-US"/>
                    </w:rPr>
                  </w:pPr>
                  <w:r w:rsidRPr="009051CB">
                    <w:rPr>
                      <w:rFonts w:ascii="Calibri" w:hAnsi="Calibri"/>
                      <w:color w:val="000000"/>
                      <w:szCs w:val="22"/>
                      <w:lang w:val="en-US"/>
                    </w:rPr>
                    <w:t>xs:duration</w:t>
                  </w:r>
                </w:p>
              </w:tc>
            </w:tr>
            <w:tr w:rsidR="00AF5CAC" w:rsidRPr="006A636C" w14:paraId="3D016C3B" w14:textId="77777777" w:rsidTr="003D5ADE">
              <w:trPr>
                <w:trHeight w:val="20"/>
              </w:trPr>
              <w:tc>
                <w:tcPr>
                  <w:tcW w:w="4529" w:type="dxa"/>
                  <w:tcBorders>
                    <w:top w:val="nil"/>
                    <w:left w:val="single" w:sz="4" w:space="0" w:color="auto"/>
                    <w:bottom w:val="single" w:sz="4" w:space="0" w:color="auto"/>
                    <w:right w:val="single" w:sz="4" w:space="0" w:color="auto"/>
                  </w:tcBorders>
                  <w:shd w:val="clear" w:color="auto" w:fill="auto"/>
                  <w:vAlign w:val="bottom"/>
                  <w:hideMark/>
                </w:tcPr>
                <w:p w14:paraId="7677B8A5" w14:textId="77777777" w:rsidR="00AF5CAC" w:rsidRPr="009051CB" w:rsidRDefault="00AF5CAC">
                  <w:pPr>
                    <w:rPr>
                      <w:rFonts w:ascii="Calibri" w:hAnsi="Calibri"/>
                      <w:color w:val="000000"/>
                      <w:szCs w:val="22"/>
                      <w:lang w:val="en-US"/>
                    </w:rPr>
                  </w:pPr>
                  <w:r w:rsidRPr="009051CB">
                    <w:rPr>
                      <w:rFonts w:ascii="Calibri" w:hAnsi="Calibri"/>
                      <w:color w:val="000000"/>
                      <w:szCs w:val="22"/>
                      <w:lang w:val="en-US"/>
                    </w:rPr>
                    <w:t>NATIONAL CHARACTER LARGE OBJECT</w:t>
                  </w:r>
                </w:p>
              </w:tc>
              <w:tc>
                <w:tcPr>
                  <w:tcW w:w="1583" w:type="dxa"/>
                  <w:tcBorders>
                    <w:top w:val="nil"/>
                    <w:left w:val="nil"/>
                    <w:bottom w:val="single" w:sz="4" w:space="0" w:color="auto"/>
                    <w:right w:val="single" w:sz="4" w:space="0" w:color="auto"/>
                  </w:tcBorders>
                  <w:shd w:val="clear" w:color="auto" w:fill="auto"/>
                  <w:vAlign w:val="bottom"/>
                  <w:hideMark/>
                </w:tcPr>
                <w:p w14:paraId="69F37CA3" w14:textId="77777777" w:rsidR="00AF5CAC" w:rsidRPr="009051CB" w:rsidRDefault="00AF5CAC">
                  <w:pPr>
                    <w:rPr>
                      <w:rFonts w:ascii="Calibri" w:hAnsi="Calibri"/>
                      <w:color w:val="000000"/>
                      <w:szCs w:val="22"/>
                      <w:lang w:val="en-US"/>
                    </w:rPr>
                  </w:pPr>
                  <w:r w:rsidRPr="009051CB">
                    <w:rPr>
                      <w:rFonts w:ascii="Calibri" w:hAnsi="Calibri"/>
                      <w:color w:val="000000"/>
                      <w:szCs w:val="22"/>
                      <w:lang w:val="en-US"/>
                    </w:rPr>
                    <w:t>clobType</w:t>
                  </w:r>
                </w:p>
              </w:tc>
            </w:tr>
            <w:tr w:rsidR="00AF5CAC" w:rsidRPr="006A636C" w14:paraId="00CA0F15" w14:textId="77777777" w:rsidTr="003D5ADE">
              <w:trPr>
                <w:trHeight w:val="20"/>
              </w:trPr>
              <w:tc>
                <w:tcPr>
                  <w:tcW w:w="4529" w:type="dxa"/>
                  <w:tcBorders>
                    <w:top w:val="nil"/>
                    <w:left w:val="single" w:sz="4" w:space="0" w:color="auto"/>
                    <w:bottom w:val="single" w:sz="4" w:space="0" w:color="auto"/>
                    <w:right w:val="single" w:sz="4" w:space="0" w:color="auto"/>
                  </w:tcBorders>
                  <w:shd w:val="clear" w:color="auto" w:fill="auto"/>
                  <w:vAlign w:val="bottom"/>
                  <w:hideMark/>
                </w:tcPr>
                <w:p w14:paraId="7AA1E64D" w14:textId="77777777" w:rsidR="00AF5CAC" w:rsidRPr="009051CB" w:rsidRDefault="00AF5CAC">
                  <w:pPr>
                    <w:rPr>
                      <w:rFonts w:ascii="Calibri" w:hAnsi="Calibri"/>
                      <w:color w:val="000000"/>
                      <w:szCs w:val="22"/>
                      <w:lang w:val="en-US"/>
                    </w:rPr>
                  </w:pPr>
                  <w:r w:rsidRPr="009051CB">
                    <w:rPr>
                      <w:rFonts w:ascii="Calibri" w:hAnsi="Calibri"/>
                      <w:color w:val="000000"/>
                      <w:szCs w:val="22"/>
                      <w:lang w:val="en-US"/>
                    </w:rPr>
                    <w:t>NATIONAL CHARACTER VARYING(...)</w:t>
                  </w:r>
                </w:p>
              </w:tc>
              <w:tc>
                <w:tcPr>
                  <w:tcW w:w="1583" w:type="dxa"/>
                  <w:tcBorders>
                    <w:top w:val="nil"/>
                    <w:left w:val="nil"/>
                    <w:bottom w:val="single" w:sz="4" w:space="0" w:color="auto"/>
                    <w:right w:val="single" w:sz="4" w:space="0" w:color="auto"/>
                  </w:tcBorders>
                  <w:shd w:val="clear" w:color="auto" w:fill="auto"/>
                  <w:vAlign w:val="bottom"/>
                  <w:hideMark/>
                </w:tcPr>
                <w:p w14:paraId="300D1421" w14:textId="77777777" w:rsidR="00AF5CAC" w:rsidRPr="009051CB" w:rsidRDefault="00AF5CAC">
                  <w:pPr>
                    <w:rPr>
                      <w:rFonts w:ascii="Calibri" w:hAnsi="Calibri"/>
                      <w:color w:val="000000"/>
                      <w:szCs w:val="22"/>
                      <w:lang w:val="en-US"/>
                    </w:rPr>
                  </w:pPr>
                  <w:r w:rsidRPr="009051CB">
                    <w:rPr>
                      <w:rFonts w:ascii="Calibri" w:hAnsi="Calibri"/>
                      <w:color w:val="000000"/>
                      <w:szCs w:val="22"/>
                      <w:lang w:val="en-US"/>
                    </w:rPr>
                    <w:t>xs:string</w:t>
                  </w:r>
                </w:p>
              </w:tc>
            </w:tr>
            <w:tr w:rsidR="00AF5CAC" w:rsidRPr="006A636C" w14:paraId="113E142E" w14:textId="77777777" w:rsidTr="00F06C4F">
              <w:trPr>
                <w:trHeight w:val="20"/>
              </w:trPr>
              <w:tc>
                <w:tcPr>
                  <w:tcW w:w="4529" w:type="dxa"/>
                  <w:tcBorders>
                    <w:top w:val="nil"/>
                    <w:left w:val="single" w:sz="4" w:space="0" w:color="auto"/>
                    <w:bottom w:val="single" w:sz="4" w:space="0" w:color="auto"/>
                    <w:right w:val="single" w:sz="4" w:space="0" w:color="auto"/>
                  </w:tcBorders>
                  <w:shd w:val="clear" w:color="auto" w:fill="auto"/>
                  <w:vAlign w:val="bottom"/>
                  <w:hideMark/>
                </w:tcPr>
                <w:p w14:paraId="62B14AFB" w14:textId="77777777" w:rsidR="00AF5CAC" w:rsidRPr="009051CB" w:rsidRDefault="00AF5CAC">
                  <w:pPr>
                    <w:rPr>
                      <w:rFonts w:ascii="Calibri" w:hAnsi="Calibri"/>
                      <w:color w:val="000000"/>
                      <w:szCs w:val="22"/>
                      <w:lang w:val="en-US"/>
                    </w:rPr>
                  </w:pPr>
                  <w:r w:rsidRPr="009051CB">
                    <w:rPr>
                      <w:rFonts w:ascii="Calibri" w:hAnsi="Calibri"/>
                      <w:color w:val="000000"/>
                      <w:szCs w:val="22"/>
                      <w:lang w:val="en-US"/>
                    </w:rPr>
                    <w:t>NATIONAL CHARACTER(...)</w:t>
                  </w:r>
                </w:p>
              </w:tc>
              <w:tc>
                <w:tcPr>
                  <w:tcW w:w="1583" w:type="dxa"/>
                  <w:tcBorders>
                    <w:top w:val="nil"/>
                    <w:left w:val="nil"/>
                    <w:bottom w:val="single" w:sz="4" w:space="0" w:color="auto"/>
                    <w:right w:val="single" w:sz="4" w:space="0" w:color="auto"/>
                  </w:tcBorders>
                  <w:shd w:val="clear" w:color="auto" w:fill="auto"/>
                  <w:vAlign w:val="bottom"/>
                  <w:hideMark/>
                </w:tcPr>
                <w:p w14:paraId="46965B6C" w14:textId="77777777" w:rsidR="00AF5CAC" w:rsidRPr="009051CB" w:rsidRDefault="00AF5CAC">
                  <w:pPr>
                    <w:rPr>
                      <w:rFonts w:ascii="Calibri" w:hAnsi="Calibri"/>
                      <w:color w:val="000000"/>
                      <w:szCs w:val="22"/>
                      <w:lang w:val="en-US"/>
                    </w:rPr>
                  </w:pPr>
                  <w:r w:rsidRPr="009051CB">
                    <w:rPr>
                      <w:rFonts w:ascii="Calibri" w:hAnsi="Calibri"/>
                      <w:color w:val="000000"/>
                      <w:szCs w:val="22"/>
                      <w:lang w:val="en-US"/>
                    </w:rPr>
                    <w:t>xs:string</w:t>
                  </w:r>
                </w:p>
              </w:tc>
            </w:tr>
            <w:tr w:rsidR="00AF5CAC" w:rsidRPr="006A636C" w14:paraId="3F5B416E" w14:textId="77777777" w:rsidTr="00F06C4F">
              <w:trPr>
                <w:trHeight w:val="20"/>
              </w:trPr>
              <w:tc>
                <w:tcPr>
                  <w:tcW w:w="4529" w:type="dxa"/>
                  <w:tcBorders>
                    <w:top w:val="nil"/>
                    <w:left w:val="single" w:sz="4" w:space="0" w:color="auto"/>
                    <w:bottom w:val="single" w:sz="4" w:space="0" w:color="auto"/>
                    <w:right w:val="single" w:sz="4" w:space="0" w:color="auto"/>
                  </w:tcBorders>
                  <w:shd w:val="clear" w:color="auto" w:fill="auto"/>
                  <w:vAlign w:val="bottom"/>
                  <w:hideMark/>
                </w:tcPr>
                <w:p w14:paraId="1598E94D" w14:textId="77777777" w:rsidR="00AF5CAC" w:rsidRPr="009051CB" w:rsidRDefault="00AF5CAC">
                  <w:pPr>
                    <w:rPr>
                      <w:rFonts w:ascii="Calibri" w:hAnsi="Calibri"/>
                      <w:color w:val="000000"/>
                      <w:szCs w:val="22"/>
                      <w:lang w:val="en-US"/>
                    </w:rPr>
                  </w:pPr>
                  <w:r w:rsidRPr="009051CB">
                    <w:rPr>
                      <w:rFonts w:ascii="Calibri" w:hAnsi="Calibri"/>
                      <w:color w:val="000000"/>
                      <w:szCs w:val="22"/>
                      <w:lang w:val="en-US"/>
                    </w:rPr>
                    <w:t>NUMERIC(...)</w:t>
                  </w:r>
                </w:p>
              </w:tc>
              <w:tc>
                <w:tcPr>
                  <w:tcW w:w="1583" w:type="dxa"/>
                  <w:tcBorders>
                    <w:top w:val="nil"/>
                    <w:left w:val="nil"/>
                    <w:bottom w:val="single" w:sz="4" w:space="0" w:color="auto"/>
                    <w:right w:val="single" w:sz="4" w:space="0" w:color="auto"/>
                  </w:tcBorders>
                  <w:shd w:val="clear" w:color="auto" w:fill="auto"/>
                  <w:vAlign w:val="bottom"/>
                  <w:hideMark/>
                </w:tcPr>
                <w:p w14:paraId="263AF87B" w14:textId="77777777" w:rsidR="00AF5CAC" w:rsidRPr="009051CB" w:rsidRDefault="00AF5CAC">
                  <w:pPr>
                    <w:rPr>
                      <w:rFonts w:ascii="Calibri" w:hAnsi="Calibri"/>
                      <w:color w:val="000000"/>
                      <w:szCs w:val="22"/>
                      <w:lang w:val="en-US"/>
                    </w:rPr>
                  </w:pPr>
                  <w:r w:rsidRPr="009051CB">
                    <w:rPr>
                      <w:rFonts w:ascii="Calibri" w:hAnsi="Calibri"/>
                      <w:color w:val="000000"/>
                      <w:szCs w:val="22"/>
                      <w:lang w:val="en-US"/>
                    </w:rPr>
                    <w:t>xs:decimal</w:t>
                  </w:r>
                </w:p>
              </w:tc>
            </w:tr>
            <w:tr w:rsidR="00AF5CAC" w:rsidRPr="006A636C" w14:paraId="741ACA11" w14:textId="77777777" w:rsidTr="00F06C4F">
              <w:trPr>
                <w:trHeight w:val="20"/>
              </w:trPr>
              <w:tc>
                <w:tcPr>
                  <w:tcW w:w="4529" w:type="dxa"/>
                  <w:tcBorders>
                    <w:top w:val="nil"/>
                    <w:left w:val="single" w:sz="4" w:space="0" w:color="auto"/>
                    <w:bottom w:val="single" w:sz="4" w:space="0" w:color="auto"/>
                    <w:right w:val="single" w:sz="4" w:space="0" w:color="auto"/>
                  </w:tcBorders>
                  <w:shd w:val="clear" w:color="auto" w:fill="auto"/>
                  <w:vAlign w:val="bottom"/>
                  <w:hideMark/>
                </w:tcPr>
                <w:p w14:paraId="2AE9DC06" w14:textId="77777777" w:rsidR="00AF5CAC" w:rsidRPr="009051CB" w:rsidRDefault="00AF5CAC">
                  <w:pPr>
                    <w:rPr>
                      <w:rFonts w:ascii="Calibri" w:hAnsi="Calibri"/>
                      <w:color w:val="000000"/>
                      <w:szCs w:val="22"/>
                      <w:lang w:val="en-US"/>
                    </w:rPr>
                  </w:pPr>
                  <w:r w:rsidRPr="009051CB">
                    <w:rPr>
                      <w:rFonts w:ascii="Calibri" w:hAnsi="Calibri"/>
                      <w:color w:val="000000"/>
                      <w:szCs w:val="22"/>
                      <w:lang w:val="en-US"/>
                    </w:rPr>
                    <w:t>REAL</w:t>
                  </w:r>
                </w:p>
              </w:tc>
              <w:tc>
                <w:tcPr>
                  <w:tcW w:w="1583" w:type="dxa"/>
                  <w:tcBorders>
                    <w:top w:val="nil"/>
                    <w:left w:val="nil"/>
                    <w:bottom w:val="single" w:sz="4" w:space="0" w:color="auto"/>
                    <w:right w:val="single" w:sz="4" w:space="0" w:color="auto"/>
                  </w:tcBorders>
                  <w:shd w:val="clear" w:color="auto" w:fill="auto"/>
                  <w:vAlign w:val="bottom"/>
                  <w:hideMark/>
                </w:tcPr>
                <w:p w14:paraId="68AA9B75" w14:textId="77777777" w:rsidR="00AF5CAC" w:rsidRPr="009051CB" w:rsidRDefault="00AF5CAC">
                  <w:pPr>
                    <w:rPr>
                      <w:rFonts w:ascii="Calibri" w:hAnsi="Calibri"/>
                      <w:color w:val="000000"/>
                      <w:szCs w:val="22"/>
                      <w:lang w:val="en-US"/>
                    </w:rPr>
                  </w:pPr>
                  <w:r w:rsidRPr="009051CB">
                    <w:rPr>
                      <w:rFonts w:ascii="Calibri" w:hAnsi="Calibri"/>
                      <w:color w:val="000000"/>
                      <w:szCs w:val="22"/>
                      <w:lang w:val="en-US"/>
                    </w:rPr>
                    <w:t>xs:float</w:t>
                  </w:r>
                </w:p>
              </w:tc>
            </w:tr>
            <w:tr w:rsidR="00AF5CAC" w:rsidRPr="006A636C" w14:paraId="0126D53C" w14:textId="77777777" w:rsidTr="003D5ADE">
              <w:trPr>
                <w:trHeight w:val="20"/>
              </w:trPr>
              <w:tc>
                <w:tcPr>
                  <w:tcW w:w="4529" w:type="dxa"/>
                  <w:tcBorders>
                    <w:top w:val="nil"/>
                    <w:left w:val="single" w:sz="4" w:space="0" w:color="auto"/>
                    <w:bottom w:val="single" w:sz="4" w:space="0" w:color="auto"/>
                    <w:right w:val="single" w:sz="4" w:space="0" w:color="auto"/>
                  </w:tcBorders>
                  <w:shd w:val="clear" w:color="auto" w:fill="auto"/>
                  <w:vAlign w:val="bottom"/>
                  <w:hideMark/>
                </w:tcPr>
                <w:p w14:paraId="42C6E3F7" w14:textId="77777777" w:rsidR="00AF5CAC" w:rsidRPr="009051CB" w:rsidRDefault="00AF5CAC">
                  <w:pPr>
                    <w:rPr>
                      <w:rFonts w:ascii="Calibri" w:hAnsi="Calibri"/>
                      <w:color w:val="000000"/>
                      <w:szCs w:val="22"/>
                      <w:lang w:val="en-US"/>
                    </w:rPr>
                  </w:pPr>
                  <w:r w:rsidRPr="009051CB">
                    <w:rPr>
                      <w:rFonts w:ascii="Calibri" w:hAnsi="Calibri"/>
                      <w:color w:val="000000"/>
                      <w:szCs w:val="22"/>
                      <w:lang w:val="en-US"/>
                    </w:rPr>
                    <w:t>SMALLINT</w:t>
                  </w:r>
                </w:p>
              </w:tc>
              <w:tc>
                <w:tcPr>
                  <w:tcW w:w="1583" w:type="dxa"/>
                  <w:tcBorders>
                    <w:top w:val="nil"/>
                    <w:left w:val="nil"/>
                    <w:bottom w:val="single" w:sz="4" w:space="0" w:color="auto"/>
                    <w:right w:val="single" w:sz="4" w:space="0" w:color="auto"/>
                  </w:tcBorders>
                  <w:shd w:val="clear" w:color="auto" w:fill="auto"/>
                  <w:vAlign w:val="bottom"/>
                  <w:hideMark/>
                </w:tcPr>
                <w:p w14:paraId="632442E2" w14:textId="77777777" w:rsidR="00AF5CAC" w:rsidRPr="009051CB" w:rsidRDefault="00AF5CAC">
                  <w:pPr>
                    <w:rPr>
                      <w:rFonts w:ascii="Calibri" w:hAnsi="Calibri"/>
                      <w:color w:val="000000"/>
                      <w:szCs w:val="22"/>
                      <w:lang w:val="en-US"/>
                    </w:rPr>
                  </w:pPr>
                  <w:r w:rsidRPr="009051CB">
                    <w:rPr>
                      <w:rFonts w:ascii="Calibri" w:hAnsi="Calibri"/>
                      <w:color w:val="000000"/>
                      <w:szCs w:val="22"/>
                      <w:lang w:val="en-US"/>
                    </w:rPr>
                    <w:t>xs:integer</w:t>
                  </w:r>
                </w:p>
              </w:tc>
            </w:tr>
            <w:tr w:rsidR="00AF5CAC" w:rsidRPr="006A636C" w14:paraId="1DFD9847" w14:textId="77777777" w:rsidTr="00F06C4F">
              <w:trPr>
                <w:trHeight w:val="20"/>
              </w:trPr>
              <w:tc>
                <w:tcPr>
                  <w:tcW w:w="4529" w:type="dxa"/>
                  <w:tcBorders>
                    <w:top w:val="nil"/>
                    <w:left w:val="single" w:sz="4" w:space="0" w:color="auto"/>
                    <w:bottom w:val="single" w:sz="4" w:space="0" w:color="auto"/>
                    <w:right w:val="single" w:sz="4" w:space="0" w:color="auto"/>
                  </w:tcBorders>
                  <w:shd w:val="clear" w:color="auto" w:fill="auto"/>
                  <w:vAlign w:val="bottom"/>
                  <w:hideMark/>
                </w:tcPr>
                <w:p w14:paraId="49CF1F4F" w14:textId="77777777" w:rsidR="00AF5CAC" w:rsidRPr="009051CB" w:rsidRDefault="00AF5CAC">
                  <w:pPr>
                    <w:rPr>
                      <w:rFonts w:ascii="Calibri" w:hAnsi="Calibri"/>
                      <w:color w:val="000000"/>
                      <w:szCs w:val="22"/>
                      <w:lang w:val="en-US"/>
                    </w:rPr>
                  </w:pPr>
                  <w:r w:rsidRPr="009051CB">
                    <w:rPr>
                      <w:rFonts w:ascii="Calibri" w:hAnsi="Calibri"/>
                      <w:color w:val="000000"/>
                      <w:szCs w:val="22"/>
                      <w:lang w:val="en-US"/>
                    </w:rPr>
                    <w:t>TIME</w:t>
                  </w:r>
                </w:p>
              </w:tc>
              <w:tc>
                <w:tcPr>
                  <w:tcW w:w="1583" w:type="dxa"/>
                  <w:tcBorders>
                    <w:top w:val="nil"/>
                    <w:left w:val="nil"/>
                    <w:bottom w:val="single" w:sz="4" w:space="0" w:color="auto"/>
                    <w:right w:val="single" w:sz="4" w:space="0" w:color="auto"/>
                  </w:tcBorders>
                  <w:shd w:val="clear" w:color="auto" w:fill="auto"/>
                  <w:vAlign w:val="bottom"/>
                  <w:hideMark/>
                </w:tcPr>
                <w:p w14:paraId="29F1029A" w14:textId="77777777" w:rsidR="00AF5CAC" w:rsidRPr="009051CB" w:rsidRDefault="00396871">
                  <w:pPr>
                    <w:rPr>
                      <w:rFonts w:ascii="Calibri" w:hAnsi="Calibri"/>
                      <w:color w:val="000000"/>
                      <w:szCs w:val="22"/>
                      <w:lang w:val="en-US"/>
                    </w:rPr>
                  </w:pPr>
                  <w:r>
                    <w:rPr>
                      <w:rFonts w:ascii="Calibri" w:hAnsi="Calibri"/>
                      <w:color w:val="000000"/>
                      <w:szCs w:val="22"/>
                      <w:lang w:val="en-US"/>
                    </w:rPr>
                    <w:t>timeType</w:t>
                  </w:r>
                </w:p>
              </w:tc>
            </w:tr>
            <w:tr w:rsidR="00AF5CAC" w:rsidRPr="006A636C" w14:paraId="232CB08E" w14:textId="77777777" w:rsidTr="00C63484">
              <w:trPr>
                <w:trHeight w:val="283"/>
              </w:trPr>
              <w:tc>
                <w:tcPr>
                  <w:tcW w:w="4529" w:type="dxa"/>
                  <w:tcBorders>
                    <w:top w:val="nil"/>
                    <w:left w:val="single" w:sz="4" w:space="0" w:color="auto"/>
                    <w:bottom w:val="single" w:sz="4" w:space="0" w:color="auto"/>
                    <w:right w:val="single" w:sz="4" w:space="0" w:color="auto"/>
                  </w:tcBorders>
                  <w:shd w:val="clear" w:color="auto" w:fill="auto"/>
                  <w:vAlign w:val="bottom"/>
                  <w:hideMark/>
                </w:tcPr>
                <w:p w14:paraId="24C79677" w14:textId="77777777" w:rsidR="00AF5CAC" w:rsidRPr="009051CB" w:rsidRDefault="00AF5CAC">
                  <w:pPr>
                    <w:rPr>
                      <w:rFonts w:ascii="Calibri" w:hAnsi="Calibri"/>
                      <w:color w:val="000000"/>
                      <w:szCs w:val="22"/>
                      <w:lang w:val="en-US"/>
                    </w:rPr>
                  </w:pPr>
                  <w:r w:rsidRPr="009051CB">
                    <w:rPr>
                      <w:rFonts w:ascii="Calibri" w:hAnsi="Calibri"/>
                      <w:color w:val="000000"/>
                      <w:szCs w:val="22"/>
                      <w:lang w:val="en-US"/>
                    </w:rPr>
                    <w:t>TIME WITH TIME ZONE</w:t>
                  </w:r>
                </w:p>
              </w:tc>
              <w:tc>
                <w:tcPr>
                  <w:tcW w:w="1583" w:type="dxa"/>
                  <w:tcBorders>
                    <w:top w:val="nil"/>
                    <w:left w:val="nil"/>
                    <w:bottom w:val="single" w:sz="4" w:space="0" w:color="auto"/>
                    <w:right w:val="single" w:sz="4" w:space="0" w:color="auto"/>
                  </w:tcBorders>
                  <w:shd w:val="clear" w:color="auto" w:fill="auto"/>
                  <w:vAlign w:val="bottom"/>
                  <w:hideMark/>
                </w:tcPr>
                <w:p w14:paraId="17E40F53" w14:textId="77777777" w:rsidR="00AF5CAC" w:rsidRPr="009051CB" w:rsidRDefault="00396871">
                  <w:pPr>
                    <w:rPr>
                      <w:rFonts w:ascii="Calibri" w:hAnsi="Calibri"/>
                      <w:color w:val="000000"/>
                      <w:szCs w:val="22"/>
                      <w:lang w:val="en-US"/>
                    </w:rPr>
                  </w:pPr>
                  <w:r>
                    <w:rPr>
                      <w:rFonts w:ascii="Calibri" w:hAnsi="Calibri"/>
                      <w:color w:val="000000"/>
                      <w:szCs w:val="22"/>
                      <w:lang w:val="en-US"/>
                    </w:rPr>
                    <w:t>timeType</w:t>
                  </w:r>
                </w:p>
              </w:tc>
            </w:tr>
            <w:tr w:rsidR="00AF5CAC" w:rsidRPr="006A636C" w14:paraId="03915AE8" w14:textId="77777777" w:rsidTr="00C63484">
              <w:trPr>
                <w:trHeight w:val="273"/>
              </w:trPr>
              <w:tc>
                <w:tcPr>
                  <w:tcW w:w="4529" w:type="dxa"/>
                  <w:tcBorders>
                    <w:top w:val="nil"/>
                    <w:left w:val="single" w:sz="4" w:space="0" w:color="auto"/>
                    <w:bottom w:val="single" w:sz="4" w:space="0" w:color="auto"/>
                    <w:right w:val="single" w:sz="4" w:space="0" w:color="auto"/>
                  </w:tcBorders>
                  <w:shd w:val="clear" w:color="auto" w:fill="auto"/>
                  <w:vAlign w:val="bottom"/>
                  <w:hideMark/>
                </w:tcPr>
                <w:p w14:paraId="047E036B" w14:textId="77777777" w:rsidR="00AF5CAC" w:rsidRPr="009051CB" w:rsidRDefault="00AF5CAC">
                  <w:pPr>
                    <w:rPr>
                      <w:rFonts w:ascii="Calibri" w:hAnsi="Calibri"/>
                      <w:color w:val="000000"/>
                      <w:szCs w:val="22"/>
                      <w:lang w:val="en-US"/>
                    </w:rPr>
                  </w:pPr>
                  <w:r w:rsidRPr="009051CB">
                    <w:rPr>
                      <w:rFonts w:ascii="Calibri" w:hAnsi="Calibri"/>
                      <w:color w:val="000000"/>
                      <w:szCs w:val="22"/>
                      <w:lang w:val="en-US"/>
                    </w:rPr>
                    <w:t>TIMESTAMP</w:t>
                  </w:r>
                </w:p>
              </w:tc>
              <w:tc>
                <w:tcPr>
                  <w:tcW w:w="1583" w:type="dxa"/>
                  <w:tcBorders>
                    <w:top w:val="nil"/>
                    <w:left w:val="nil"/>
                    <w:bottom w:val="single" w:sz="4" w:space="0" w:color="auto"/>
                    <w:right w:val="single" w:sz="4" w:space="0" w:color="auto"/>
                  </w:tcBorders>
                  <w:shd w:val="clear" w:color="auto" w:fill="auto"/>
                  <w:vAlign w:val="bottom"/>
                  <w:hideMark/>
                </w:tcPr>
                <w:p w14:paraId="7155CC73" w14:textId="77777777" w:rsidR="00AF5CAC" w:rsidRPr="009051CB" w:rsidRDefault="00AF5CAC">
                  <w:pPr>
                    <w:rPr>
                      <w:rFonts w:ascii="Calibri" w:hAnsi="Calibri"/>
                      <w:color w:val="000000"/>
                      <w:szCs w:val="22"/>
                      <w:lang w:val="en-US"/>
                    </w:rPr>
                  </w:pPr>
                  <w:r w:rsidRPr="009051CB">
                    <w:rPr>
                      <w:rFonts w:ascii="Calibri" w:hAnsi="Calibri"/>
                      <w:color w:val="000000"/>
                      <w:szCs w:val="22"/>
                      <w:lang w:val="en-US"/>
                    </w:rPr>
                    <w:t>dateTimeType</w:t>
                  </w:r>
                </w:p>
              </w:tc>
            </w:tr>
            <w:tr w:rsidR="00AF5CAC" w:rsidRPr="006A636C" w14:paraId="19CE1758" w14:textId="77777777" w:rsidTr="00C63484">
              <w:trPr>
                <w:trHeight w:val="20"/>
              </w:trPr>
              <w:tc>
                <w:tcPr>
                  <w:tcW w:w="452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A5924F5" w14:textId="77777777" w:rsidR="00AF5CAC" w:rsidRPr="009051CB" w:rsidRDefault="00AF5CAC">
                  <w:pPr>
                    <w:rPr>
                      <w:rFonts w:ascii="Calibri" w:hAnsi="Calibri"/>
                      <w:color w:val="000000"/>
                      <w:szCs w:val="22"/>
                      <w:lang w:val="en-US"/>
                    </w:rPr>
                  </w:pPr>
                  <w:r w:rsidRPr="009051CB">
                    <w:rPr>
                      <w:rFonts w:ascii="Calibri" w:hAnsi="Calibri"/>
                      <w:color w:val="000000"/>
                      <w:szCs w:val="22"/>
                      <w:lang w:val="en-US"/>
                    </w:rPr>
                    <w:t>TIMESTAMP WITH TIME ZONE</w:t>
                  </w:r>
                </w:p>
              </w:tc>
              <w:tc>
                <w:tcPr>
                  <w:tcW w:w="1583" w:type="dxa"/>
                  <w:tcBorders>
                    <w:top w:val="single" w:sz="4" w:space="0" w:color="auto"/>
                    <w:left w:val="nil"/>
                    <w:bottom w:val="single" w:sz="4" w:space="0" w:color="auto"/>
                    <w:right w:val="single" w:sz="4" w:space="0" w:color="auto"/>
                  </w:tcBorders>
                  <w:shd w:val="clear" w:color="auto" w:fill="auto"/>
                  <w:vAlign w:val="bottom"/>
                  <w:hideMark/>
                </w:tcPr>
                <w:p w14:paraId="48EBD16D" w14:textId="77777777" w:rsidR="00AF5CAC" w:rsidRPr="009051CB" w:rsidRDefault="00AF5CAC">
                  <w:pPr>
                    <w:rPr>
                      <w:rFonts w:ascii="Calibri" w:hAnsi="Calibri"/>
                      <w:color w:val="000000"/>
                      <w:szCs w:val="22"/>
                      <w:lang w:val="en-US"/>
                    </w:rPr>
                  </w:pPr>
                  <w:r w:rsidRPr="009051CB">
                    <w:rPr>
                      <w:rFonts w:ascii="Calibri" w:hAnsi="Calibri"/>
                      <w:color w:val="000000"/>
                      <w:szCs w:val="22"/>
                      <w:lang w:val="en-US"/>
                    </w:rPr>
                    <w:t>dateTimeType</w:t>
                  </w:r>
                </w:p>
              </w:tc>
            </w:tr>
            <w:tr w:rsidR="00AF5CAC" w:rsidRPr="006A636C" w14:paraId="2D75FC00" w14:textId="77777777" w:rsidTr="00C63484">
              <w:trPr>
                <w:trHeight w:val="20"/>
              </w:trPr>
              <w:tc>
                <w:tcPr>
                  <w:tcW w:w="4529" w:type="dxa"/>
                  <w:tcBorders>
                    <w:top w:val="single" w:sz="4" w:space="0" w:color="auto"/>
                    <w:left w:val="single" w:sz="4" w:space="0" w:color="auto"/>
                    <w:bottom w:val="single" w:sz="4" w:space="0" w:color="auto"/>
                    <w:right w:val="single" w:sz="4" w:space="0" w:color="auto"/>
                  </w:tcBorders>
                  <w:shd w:val="clear" w:color="auto" w:fill="auto"/>
                  <w:vAlign w:val="bottom"/>
                </w:tcPr>
                <w:p w14:paraId="12624F28" w14:textId="77777777" w:rsidR="00AF5CAC" w:rsidRPr="009051CB" w:rsidRDefault="00AF5CAC">
                  <w:pPr>
                    <w:rPr>
                      <w:rFonts w:ascii="Calibri" w:hAnsi="Calibri"/>
                      <w:color w:val="000000"/>
                      <w:szCs w:val="22"/>
                      <w:lang w:val="en-US"/>
                    </w:rPr>
                  </w:pPr>
                  <w:r w:rsidRPr="009051CB">
                    <w:rPr>
                      <w:rFonts w:ascii="Calibri" w:hAnsi="Calibri"/>
                      <w:color w:val="000000"/>
                      <w:szCs w:val="22"/>
                      <w:lang w:val="en-US"/>
                    </w:rPr>
                    <w:t>XML</w:t>
                  </w:r>
                </w:p>
              </w:tc>
              <w:tc>
                <w:tcPr>
                  <w:tcW w:w="1583" w:type="dxa"/>
                  <w:tcBorders>
                    <w:top w:val="single" w:sz="4" w:space="0" w:color="auto"/>
                    <w:left w:val="nil"/>
                    <w:bottom w:val="single" w:sz="4" w:space="0" w:color="auto"/>
                    <w:right w:val="single" w:sz="4" w:space="0" w:color="auto"/>
                  </w:tcBorders>
                  <w:shd w:val="clear" w:color="auto" w:fill="auto"/>
                  <w:vAlign w:val="bottom"/>
                </w:tcPr>
                <w:p w14:paraId="6083703F" w14:textId="77777777" w:rsidR="00AF5CAC" w:rsidRPr="009051CB" w:rsidRDefault="00AF5CAC">
                  <w:pPr>
                    <w:rPr>
                      <w:rFonts w:ascii="Calibri" w:hAnsi="Calibri"/>
                      <w:color w:val="000000"/>
                      <w:szCs w:val="22"/>
                      <w:lang w:val="en-US"/>
                    </w:rPr>
                  </w:pPr>
                  <w:r w:rsidRPr="009051CB">
                    <w:rPr>
                      <w:rFonts w:ascii="Calibri" w:hAnsi="Calibri"/>
                      <w:color w:val="000000"/>
                      <w:szCs w:val="22"/>
                      <w:lang w:val="en-US"/>
                    </w:rPr>
                    <w:t>clobType</w:t>
                  </w:r>
                </w:p>
              </w:tc>
            </w:tr>
          </w:tbl>
          <w:p w14:paraId="2251610C" w14:textId="77777777" w:rsidR="00F06C4F" w:rsidRDefault="00F06C4F" w:rsidP="00F06C4F">
            <w:pPr>
              <w:pStyle w:val="TabelleGross"/>
              <w:rPr>
                <w:rFonts w:cs="Arial"/>
                <w:lang w:val="en-GB"/>
              </w:rPr>
            </w:pPr>
          </w:p>
          <w:p w14:paraId="2704C30E" w14:textId="77777777" w:rsidR="00CF3A4C" w:rsidRPr="000136C4" w:rsidRDefault="00BC5CDF" w:rsidP="00CF3A4C">
            <w:pPr>
              <w:pStyle w:val="TabelleGross"/>
              <w:rPr>
                <w:b/>
                <w:lang w:val="en-GB"/>
              </w:rPr>
            </w:pPr>
            <w:r w:rsidRPr="000136C4">
              <w:rPr>
                <w:b/>
                <w:lang w:val="en-GB"/>
              </w:rPr>
              <w:t>Example</w:t>
            </w:r>
          </w:p>
          <w:p w14:paraId="7CBBC4AD" w14:textId="77777777" w:rsidR="00323354" w:rsidRDefault="006A103E" w:rsidP="000C7F1B">
            <w:pPr>
              <w:pStyle w:val="TabelleGross"/>
              <w:rPr>
                <w:rFonts w:cs="Arial"/>
                <w:lang w:val="en-GB"/>
              </w:rPr>
            </w:pPr>
            <w:r w:rsidRPr="000136C4">
              <w:rPr>
                <w:rFonts w:cs="Arial"/>
                <w:noProof/>
              </w:rPr>
              <w:drawing>
                <wp:inline distT="0" distB="0" distL="0" distR="0" wp14:anchorId="63ACC329" wp14:editId="75C7DDBF">
                  <wp:extent cx="4131310" cy="1791251"/>
                  <wp:effectExtent l="0" t="0" r="254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_4.3-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57754" cy="1802717"/>
                          </a:xfrm>
                          <a:prstGeom prst="rect">
                            <a:avLst/>
                          </a:prstGeom>
                        </pic:spPr>
                      </pic:pic>
                    </a:graphicData>
                  </a:graphic>
                </wp:inline>
              </w:drawing>
            </w:r>
          </w:p>
          <w:p w14:paraId="4A7523D2" w14:textId="77777777" w:rsidR="004E5E03" w:rsidRDefault="004E5E03" w:rsidP="000C7F1B">
            <w:pPr>
              <w:pStyle w:val="TabelleGross"/>
              <w:rPr>
                <w:rFonts w:cs="Arial"/>
                <w:lang w:val="en-GB"/>
              </w:rPr>
            </w:pPr>
            <w:r>
              <w:rPr>
                <w:rFonts w:cs="Arial"/>
                <w:lang w:val="en-GB"/>
              </w:rPr>
              <w:t xml:space="preserve">All date and time types are specified in the UTC </w:t>
            </w:r>
            <w:r w:rsidR="00FC1D09">
              <w:rPr>
                <w:rFonts w:cs="Arial"/>
                <w:lang w:val="en-GB"/>
              </w:rPr>
              <w:t>“time z</w:t>
            </w:r>
            <w:r>
              <w:rPr>
                <w:rFonts w:cs="Arial"/>
                <w:lang w:val="en-GB"/>
              </w:rPr>
              <w:t>one”. It is recommended, that they are terminated with a “Z”.</w:t>
            </w:r>
          </w:p>
          <w:p w14:paraId="0AEC1C9D" w14:textId="77777777" w:rsidR="00FC1D09" w:rsidRDefault="00FC1D09" w:rsidP="000C7F1B">
            <w:pPr>
              <w:pStyle w:val="TabelleGross"/>
              <w:rPr>
                <w:rFonts w:cs="Arial"/>
                <w:lang w:val="en-GB"/>
              </w:rPr>
            </w:pPr>
            <w:r>
              <w:rPr>
                <w:rFonts w:cs="Arial"/>
                <w:lang w:val="en-GB"/>
              </w:rPr>
              <w:t>The dateType is a restriction of xs:date in UTC to years between 0001 and 9999 (SQL:2008 restriction).</w:t>
            </w:r>
          </w:p>
          <w:p w14:paraId="1F12670A" w14:textId="77777777" w:rsidR="00396871" w:rsidRDefault="00396871" w:rsidP="000C7F1B">
            <w:pPr>
              <w:pStyle w:val="TabelleGross"/>
              <w:rPr>
                <w:rFonts w:cs="Arial"/>
                <w:lang w:val="en-GB"/>
              </w:rPr>
            </w:pPr>
            <w:r>
              <w:rPr>
                <w:rFonts w:cs="Arial"/>
                <w:lang w:val="en-GB"/>
              </w:rPr>
              <w:t>The timeType is a restriction of xs:time to the UTC “time zone”.</w:t>
            </w:r>
          </w:p>
          <w:p w14:paraId="2007A05C" w14:textId="77777777" w:rsidR="00FC1D09" w:rsidRDefault="00FC1D09" w:rsidP="000C7F1B">
            <w:pPr>
              <w:pStyle w:val="TabelleGross"/>
              <w:rPr>
                <w:rFonts w:cs="Arial"/>
                <w:lang w:val="en-GB"/>
              </w:rPr>
            </w:pPr>
            <w:r>
              <w:rPr>
                <w:rFonts w:cs="Arial"/>
                <w:lang w:val="en-GB"/>
              </w:rPr>
              <w:t xml:space="preserve">The dateTimeType is a restriction of xs:dateTime in </w:t>
            </w:r>
            <w:r w:rsidR="00396871">
              <w:rPr>
                <w:rFonts w:cs="Arial"/>
                <w:lang w:val="en-GB"/>
              </w:rPr>
              <w:t xml:space="preserve">the </w:t>
            </w:r>
            <w:r>
              <w:rPr>
                <w:rFonts w:cs="Arial"/>
                <w:lang w:val="en-GB"/>
              </w:rPr>
              <w:t xml:space="preserve">UTC </w:t>
            </w:r>
            <w:r w:rsidR="00396871">
              <w:rPr>
                <w:rFonts w:cs="Arial"/>
                <w:lang w:val="en-GB"/>
              </w:rPr>
              <w:t xml:space="preserve">“time zone” </w:t>
            </w:r>
            <w:r>
              <w:rPr>
                <w:rFonts w:cs="Arial"/>
                <w:lang w:val="en-GB"/>
              </w:rPr>
              <w:t>to years between 0001 and 9999 (SQL:2008 restriction).</w:t>
            </w:r>
          </w:p>
          <w:p w14:paraId="5F9FA5F6" w14:textId="77777777" w:rsidR="00EF5F38" w:rsidRDefault="00EF5F38" w:rsidP="00EF5F38">
            <w:pPr>
              <w:pStyle w:val="TabelleGross"/>
              <w:rPr>
                <w:rFonts w:cs="Arial"/>
                <w:lang w:val="en-GB"/>
              </w:rPr>
            </w:pPr>
            <w:r>
              <w:rPr>
                <w:rFonts w:cs="Arial"/>
                <w:lang w:val="en-GB"/>
              </w:rPr>
              <w:t xml:space="preserve">The clobType is an extension of xs:string </w:t>
            </w:r>
            <w:r w:rsidR="00FC1D09">
              <w:rPr>
                <w:rFonts w:cs="Arial"/>
                <w:lang w:val="en-GB"/>
              </w:rPr>
              <w:t xml:space="preserve">(for inlined values) </w:t>
            </w:r>
            <w:r>
              <w:rPr>
                <w:rFonts w:cs="Arial"/>
                <w:lang w:val="en-GB"/>
              </w:rPr>
              <w:t>with optional attri</w:t>
            </w:r>
            <w:r>
              <w:rPr>
                <w:rFonts w:cs="Arial"/>
                <w:lang w:val="en-GB"/>
              </w:rPr>
              <w:t>b</w:t>
            </w:r>
            <w:r>
              <w:rPr>
                <w:rFonts w:cs="Arial"/>
                <w:lang w:val="en-GB"/>
              </w:rPr>
              <w:t>utes file, length and messageDigest</w:t>
            </w:r>
            <w:r w:rsidR="00FC1D09">
              <w:rPr>
                <w:rFonts w:cs="Arial"/>
                <w:lang w:val="en-GB"/>
              </w:rPr>
              <w:t>,</w:t>
            </w:r>
            <w:r>
              <w:rPr>
                <w:rFonts w:cs="Arial"/>
                <w:lang w:val="en-GB"/>
              </w:rPr>
              <w:t xml:space="preserve"> which are needed, if the CLOB value is not simply inlined as a string. In this case the value of the file attribute is the </w:t>
            </w:r>
            <w:r w:rsidR="00FC1D09">
              <w:rPr>
                <w:rFonts w:cs="Arial"/>
                <w:lang w:val="en-GB"/>
              </w:rPr>
              <w:t xml:space="preserve">(URL-encoded) </w:t>
            </w:r>
            <w:r>
              <w:rPr>
                <w:rFonts w:cs="Arial"/>
                <w:lang w:val="en-GB"/>
              </w:rPr>
              <w:t xml:space="preserve">file URI (possibly relative to the nearest lobFolder), where the CLOB is stored, the value of the length attribute is the </w:t>
            </w:r>
            <w:r w:rsidRPr="00F07B9E">
              <w:rPr>
                <w:rFonts w:cs="Arial"/>
                <w:i/>
                <w:lang w:val="en-GB"/>
              </w:rPr>
              <w:t xml:space="preserve">length in </w:t>
            </w:r>
            <w:r w:rsidR="00FC1D09">
              <w:rPr>
                <w:rFonts w:cs="Arial"/>
                <w:i/>
                <w:lang w:val="en-GB"/>
              </w:rPr>
              <w:t>(UTF-8)</w:t>
            </w:r>
            <w:r>
              <w:rPr>
                <w:rFonts w:cs="Arial"/>
                <w:lang w:val="en-GB"/>
              </w:rPr>
              <w:t>, and the optional messageDigest is a string following the same pattern (algorithm+value) as the global messageDigest</w:t>
            </w:r>
            <w:r w:rsidR="00D56B02">
              <w:rPr>
                <w:rFonts w:cs="Arial"/>
                <w:lang w:val="en-GB"/>
              </w:rPr>
              <w:t xml:space="preserve"> (see 5.1-1)</w:t>
            </w:r>
            <w:r>
              <w:rPr>
                <w:rFonts w:cs="Arial"/>
                <w:lang w:val="en-GB"/>
              </w:rPr>
              <w:t>.</w:t>
            </w:r>
          </w:p>
          <w:p w14:paraId="0AAEC595" w14:textId="77777777" w:rsidR="00D56B02" w:rsidRPr="000136C4" w:rsidRDefault="00D56B02" w:rsidP="00FC1D09">
            <w:pPr>
              <w:pStyle w:val="TabelleGross"/>
              <w:rPr>
                <w:rFonts w:cs="Arial"/>
                <w:lang w:val="en-GB"/>
              </w:rPr>
            </w:pPr>
            <w:r>
              <w:rPr>
                <w:rFonts w:cs="Arial"/>
                <w:lang w:val="en-GB"/>
              </w:rPr>
              <w:t xml:space="preserve">The blobType is an extension of xs:hexBinary </w:t>
            </w:r>
            <w:r w:rsidR="00FC1D09">
              <w:rPr>
                <w:rFonts w:cs="Arial"/>
                <w:lang w:val="en-GB"/>
              </w:rPr>
              <w:t xml:space="preserve">(for inlined values) </w:t>
            </w:r>
            <w:r>
              <w:rPr>
                <w:rFonts w:cs="Arial"/>
                <w:lang w:val="en-GB"/>
              </w:rPr>
              <w:t>with optional attributes file, length and messageDigest</w:t>
            </w:r>
            <w:r w:rsidR="00FC1D09">
              <w:rPr>
                <w:rFonts w:cs="Arial"/>
                <w:lang w:val="en-GB"/>
              </w:rPr>
              <w:t xml:space="preserve">, which needed if the BLOB value is not </w:t>
            </w:r>
            <w:r w:rsidR="00FC1D09">
              <w:rPr>
                <w:rFonts w:cs="Arial"/>
                <w:lang w:val="en-GB"/>
              </w:rPr>
              <w:lastRenderedPageBreak/>
              <w:t xml:space="preserve">simply inlined as a hex string. In this case the value of the file attribute is the (URL-encoded) file URI (possibly relative to the nearest lobFolder), where the BLOB is stored, the value of the length attribute is the </w:t>
            </w:r>
            <w:r w:rsidR="00FC1D09" w:rsidRPr="00F07B9E">
              <w:rPr>
                <w:rFonts w:cs="Arial"/>
                <w:i/>
                <w:lang w:val="en-GB"/>
              </w:rPr>
              <w:t>length in bytes</w:t>
            </w:r>
            <w:r w:rsidR="00FC1D09">
              <w:rPr>
                <w:rFonts w:cs="Arial"/>
                <w:lang w:val="en-GB"/>
              </w:rPr>
              <w:t>, and the optional messageDigest is a string following the same pattern (algorithm+value) as the global messageDigest (see 5.1-1)</w:t>
            </w:r>
          </w:p>
        </w:tc>
        <w:tc>
          <w:tcPr>
            <w:tcW w:w="709" w:type="dxa"/>
          </w:tcPr>
          <w:p w14:paraId="6DDE983A" w14:textId="77777777" w:rsidR="00F06C4F" w:rsidRPr="000136C4" w:rsidRDefault="00F06C4F" w:rsidP="00F06C4F">
            <w:pPr>
              <w:pStyle w:val="TabelleGross"/>
              <w:rPr>
                <w:lang w:val="en-GB"/>
              </w:rPr>
            </w:pPr>
            <w:r w:rsidRPr="000136C4">
              <w:rPr>
                <w:lang w:val="en-GB"/>
              </w:rPr>
              <w:lastRenderedPageBreak/>
              <w:t>M</w:t>
            </w:r>
          </w:p>
        </w:tc>
      </w:tr>
      <w:tr w:rsidR="007E521A" w:rsidRPr="007E521A" w14:paraId="3A28122C" w14:textId="77777777" w:rsidTr="005647F2">
        <w:trPr>
          <w:cantSplit/>
        </w:trPr>
        <w:tc>
          <w:tcPr>
            <w:tcW w:w="1134" w:type="dxa"/>
          </w:tcPr>
          <w:p w14:paraId="2B89BC32" w14:textId="77777777" w:rsidR="007E521A" w:rsidRPr="000136C4" w:rsidRDefault="007E521A" w:rsidP="00CE5F8C">
            <w:pPr>
              <w:pStyle w:val="TabelleGross"/>
              <w:rPr>
                <w:lang w:val="en-GB"/>
              </w:rPr>
            </w:pPr>
            <w:r>
              <w:rPr>
                <w:lang w:val="en-GB"/>
              </w:rPr>
              <w:lastRenderedPageBreak/>
              <w:t>P_4.3-4</w:t>
            </w:r>
          </w:p>
        </w:tc>
        <w:tc>
          <w:tcPr>
            <w:tcW w:w="7371" w:type="dxa"/>
          </w:tcPr>
          <w:p w14:paraId="5E059D7C" w14:textId="77777777" w:rsidR="007E521A" w:rsidRPr="000136C4" w:rsidRDefault="007E521A" w:rsidP="00F40A81">
            <w:pPr>
              <w:pStyle w:val="TabelleGross"/>
              <w:rPr>
                <w:szCs w:val="24"/>
                <w:lang w:val="en-GB"/>
              </w:rPr>
            </w:pPr>
            <w:r>
              <w:rPr>
                <w:szCs w:val="24"/>
                <w:lang w:val="en-GB"/>
              </w:rPr>
              <w:t>The named DISTINCT data</w:t>
            </w:r>
            <w:r w:rsidR="004C5FBA">
              <w:rPr>
                <w:szCs w:val="24"/>
                <w:lang w:val="en-GB"/>
              </w:rPr>
              <w:t xml:space="preserve"> </w:t>
            </w:r>
            <w:r>
              <w:rPr>
                <w:szCs w:val="24"/>
                <w:lang w:val="en-GB"/>
              </w:rPr>
              <w:t>types are converted to the XML data type</w:t>
            </w:r>
            <w:r w:rsidR="004C5FBA">
              <w:rPr>
                <w:szCs w:val="24"/>
                <w:lang w:val="en-GB"/>
              </w:rPr>
              <w:t xml:space="preserve"> in the</w:t>
            </w:r>
            <w:r>
              <w:rPr>
                <w:szCs w:val="24"/>
                <w:lang w:val="en-GB"/>
              </w:rPr>
              <w:t xml:space="preserve"> </w:t>
            </w:r>
            <w:r w:rsidR="004C5FBA" w:rsidRPr="000136C4">
              <w:rPr>
                <w:rFonts w:ascii="Courier New" w:hAnsi="Courier New"/>
                <w:szCs w:val="24"/>
                <w:lang w:val="en-GB"/>
              </w:rPr>
              <w:t>t</w:t>
            </w:r>
            <w:r w:rsidR="004C5FBA" w:rsidRPr="000136C4">
              <w:rPr>
                <w:rFonts w:ascii="Courier New" w:hAnsi="Courier New"/>
                <w:szCs w:val="24"/>
                <w:lang w:val="en-GB"/>
              </w:rPr>
              <w:t>a</w:t>
            </w:r>
            <w:r w:rsidR="004C5FBA" w:rsidRPr="000136C4">
              <w:rPr>
                <w:rFonts w:ascii="Courier New" w:hAnsi="Courier New"/>
                <w:szCs w:val="24"/>
                <w:lang w:val="en-GB"/>
              </w:rPr>
              <w:t>ble[</w:t>
            </w:r>
            <w:r w:rsidR="004C5FBA">
              <w:rPr>
                <w:rFonts w:ascii="Courier New" w:hAnsi="Courier New"/>
                <w:szCs w:val="24"/>
                <w:lang w:val="en-GB"/>
              </w:rPr>
              <w:t>number</w:t>
            </w:r>
            <w:r w:rsidR="004C5FBA" w:rsidRPr="000136C4">
              <w:rPr>
                <w:rFonts w:ascii="Courier New" w:hAnsi="Courier New"/>
                <w:szCs w:val="24"/>
                <w:lang w:val="en-GB"/>
              </w:rPr>
              <w:t xml:space="preserve">].xsd </w:t>
            </w:r>
            <w:r w:rsidR="004C5FBA" w:rsidRPr="000136C4">
              <w:rPr>
                <w:position w:val="-1"/>
                <w:szCs w:val="24"/>
                <w:lang w:val="en-GB"/>
              </w:rPr>
              <w:t>schema files</w:t>
            </w:r>
            <w:r w:rsidR="004C5FBA">
              <w:rPr>
                <w:szCs w:val="24"/>
                <w:lang w:val="en-GB"/>
              </w:rPr>
              <w:t xml:space="preserve"> </w:t>
            </w:r>
            <w:r>
              <w:rPr>
                <w:szCs w:val="24"/>
                <w:lang w:val="en-GB"/>
              </w:rPr>
              <w:t>which would be used for representing their base types.</w:t>
            </w:r>
          </w:p>
        </w:tc>
        <w:tc>
          <w:tcPr>
            <w:tcW w:w="709" w:type="dxa"/>
          </w:tcPr>
          <w:p w14:paraId="1877774A" w14:textId="77777777" w:rsidR="007E521A" w:rsidRPr="000136C4" w:rsidRDefault="007E521A" w:rsidP="00F06C4F">
            <w:pPr>
              <w:pStyle w:val="TabelleGross"/>
              <w:rPr>
                <w:lang w:val="en-GB"/>
              </w:rPr>
            </w:pPr>
            <w:r>
              <w:rPr>
                <w:lang w:val="en-GB"/>
              </w:rPr>
              <w:t>M</w:t>
            </w:r>
          </w:p>
        </w:tc>
      </w:tr>
      <w:tr w:rsidR="007E521A" w:rsidRPr="00F07B9E" w14:paraId="75320C0C" w14:textId="77777777" w:rsidTr="005647F2">
        <w:trPr>
          <w:cantSplit/>
        </w:trPr>
        <w:tc>
          <w:tcPr>
            <w:tcW w:w="1134" w:type="dxa"/>
          </w:tcPr>
          <w:p w14:paraId="2E4DF5FB" w14:textId="77777777" w:rsidR="007E521A" w:rsidRPr="000136C4" w:rsidRDefault="007E521A" w:rsidP="00CE5F8C">
            <w:pPr>
              <w:pStyle w:val="TabelleGross"/>
              <w:rPr>
                <w:lang w:val="en-GB"/>
              </w:rPr>
            </w:pPr>
            <w:r>
              <w:rPr>
                <w:lang w:val="en-GB"/>
              </w:rPr>
              <w:t>P_4.3-5</w:t>
            </w:r>
          </w:p>
        </w:tc>
        <w:tc>
          <w:tcPr>
            <w:tcW w:w="7371" w:type="dxa"/>
          </w:tcPr>
          <w:p w14:paraId="7FE26968" w14:textId="77777777" w:rsidR="007E521A" w:rsidRDefault="007E521A" w:rsidP="00F06C4F">
            <w:pPr>
              <w:pStyle w:val="TabelleGross"/>
              <w:rPr>
                <w:szCs w:val="24"/>
                <w:lang w:val="en-GB"/>
              </w:rPr>
            </w:pPr>
            <w:r>
              <w:rPr>
                <w:szCs w:val="24"/>
                <w:lang w:val="en-GB"/>
              </w:rPr>
              <w:t xml:space="preserve">The </w:t>
            </w:r>
            <w:r w:rsidR="00AF5CAC">
              <w:rPr>
                <w:szCs w:val="24"/>
                <w:lang w:val="en-GB"/>
              </w:rPr>
              <w:t>named</w:t>
            </w:r>
            <w:r>
              <w:rPr>
                <w:szCs w:val="24"/>
                <w:lang w:val="en-GB"/>
              </w:rPr>
              <w:t xml:space="preserve"> ROW container type is converted </w:t>
            </w:r>
            <w:r w:rsidR="004C5FBA" w:rsidRPr="004C5FBA">
              <w:rPr>
                <w:szCs w:val="24"/>
                <w:lang w:val="en-GB"/>
              </w:rPr>
              <w:t xml:space="preserve">in the </w:t>
            </w:r>
            <w:r w:rsidR="004C5FBA" w:rsidRPr="000136C4">
              <w:rPr>
                <w:rFonts w:ascii="Courier New" w:hAnsi="Courier New"/>
                <w:szCs w:val="24"/>
                <w:lang w:val="en-GB"/>
              </w:rPr>
              <w:t>table[</w:t>
            </w:r>
            <w:r w:rsidR="004C5FBA">
              <w:rPr>
                <w:rFonts w:ascii="Courier New" w:hAnsi="Courier New"/>
                <w:szCs w:val="24"/>
                <w:lang w:val="en-GB"/>
              </w:rPr>
              <w:t>number</w:t>
            </w:r>
            <w:r w:rsidR="004C5FBA" w:rsidRPr="000136C4">
              <w:rPr>
                <w:rFonts w:ascii="Courier New" w:hAnsi="Courier New"/>
                <w:szCs w:val="24"/>
                <w:lang w:val="en-GB"/>
              </w:rPr>
              <w:t>].xsd</w:t>
            </w:r>
            <w:r w:rsidR="004C5FBA" w:rsidRPr="004C5FBA">
              <w:rPr>
                <w:szCs w:val="24"/>
                <w:lang w:val="en-GB"/>
              </w:rPr>
              <w:t xml:space="preserve"> schema files </w:t>
            </w:r>
            <w:r w:rsidR="004C5FBA">
              <w:rPr>
                <w:szCs w:val="24"/>
                <w:lang w:val="en-GB"/>
              </w:rPr>
              <w:t xml:space="preserve">into a sequence of structured XML elements </w:t>
            </w:r>
            <w:r w:rsidR="004C5FBA" w:rsidRPr="004C5FBA">
              <w:rPr>
                <w:rFonts w:ascii="Courier New" w:hAnsi="Courier New" w:cs="Courier New"/>
                <w:szCs w:val="24"/>
                <w:lang w:val="en-GB"/>
              </w:rPr>
              <w:t>&lt;r1&gt;, &lt;r2&gt;, …</w:t>
            </w:r>
            <w:r w:rsidR="004C5FBA">
              <w:rPr>
                <w:szCs w:val="24"/>
                <w:lang w:val="en-GB"/>
              </w:rPr>
              <w:t xml:space="preserve"> </w:t>
            </w:r>
            <w:r>
              <w:rPr>
                <w:szCs w:val="24"/>
                <w:lang w:val="en-GB"/>
              </w:rPr>
              <w:t>co</w:t>
            </w:r>
            <w:r>
              <w:rPr>
                <w:szCs w:val="24"/>
                <w:lang w:val="en-GB"/>
              </w:rPr>
              <w:t>n</w:t>
            </w:r>
            <w:r>
              <w:rPr>
                <w:szCs w:val="24"/>
                <w:lang w:val="en-GB"/>
              </w:rPr>
              <w:t>taining an entry for each field.</w:t>
            </w:r>
            <w:r w:rsidR="004C5FBA">
              <w:rPr>
                <w:szCs w:val="24"/>
                <w:lang w:val="en-GB"/>
              </w:rPr>
              <w:t xml:space="preserve"> The data type of each field is converted to the XML data type just like a column data type.</w:t>
            </w:r>
          </w:p>
          <w:p w14:paraId="2BF2C912" w14:textId="1045A88F" w:rsidR="007E521A" w:rsidRPr="000136C4" w:rsidRDefault="00AF5CAC" w:rsidP="00F06C4F">
            <w:pPr>
              <w:pStyle w:val="TabelleGross"/>
              <w:rPr>
                <w:szCs w:val="24"/>
                <w:lang w:val="en-GB"/>
              </w:rPr>
            </w:pPr>
            <w:r>
              <w:rPr>
                <w:szCs w:val="24"/>
                <w:lang w:val="en-GB"/>
              </w:rPr>
              <w:t xml:space="preserve">See example </w:t>
            </w:r>
            <w:r w:rsidRPr="00AF5CAC">
              <w:rPr>
                <w:rFonts w:ascii="Courier New" w:hAnsi="Courier New" w:cs="Courier New"/>
                <w:szCs w:val="24"/>
                <w:lang w:val="en-GB"/>
              </w:rPr>
              <w:t>table</w:t>
            </w:r>
            <w:r w:rsidR="00122167">
              <w:rPr>
                <w:rFonts w:ascii="Courier New" w:hAnsi="Courier New" w:cs="Courier New"/>
                <w:szCs w:val="24"/>
                <w:lang w:val="en-GB"/>
              </w:rPr>
              <w:t>0</w:t>
            </w:r>
            <w:r w:rsidRPr="00AF5CAC">
              <w:rPr>
                <w:rFonts w:ascii="Courier New" w:hAnsi="Courier New" w:cs="Courier New"/>
                <w:szCs w:val="24"/>
                <w:lang w:val="en-GB"/>
              </w:rPr>
              <w:t>.xsd</w:t>
            </w:r>
            <w:r>
              <w:rPr>
                <w:szCs w:val="24"/>
                <w:lang w:val="en-GB"/>
              </w:rPr>
              <w:t xml:space="preserve"> in appendix D3.</w:t>
            </w:r>
          </w:p>
        </w:tc>
        <w:tc>
          <w:tcPr>
            <w:tcW w:w="709" w:type="dxa"/>
          </w:tcPr>
          <w:p w14:paraId="1C188EFC" w14:textId="5B60253A" w:rsidR="007E521A" w:rsidRPr="000136C4" w:rsidRDefault="00FA3ECC" w:rsidP="00F06C4F">
            <w:pPr>
              <w:pStyle w:val="TabelleGross"/>
              <w:rPr>
                <w:lang w:val="en-GB"/>
              </w:rPr>
            </w:pPr>
            <w:r>
              <w:rPr>
                <w:lang w:val="en-GB"/>
              </w:rPr>
              <w:t>M</w:t>
            </w:r>
          </w:p>
        </w:tc>
      </w:tr>
      <w:tr w:rsidR="004C5FBA" w:rsidRPr="00F07B9E" w14:paraId="547155FA" w14:textId="77777777" w:rsidTr="005647F2">
        <w:trPr>
          <w:cantSplit/>
        </w:trPr>
        <w:tc>
          <w:tcPr>
            <w:tcW w:w="1134" w:type="dxa"/>
          </w:tcPr>
          <w:p w14:paraId="1C051289" w14:textId="77777777" w:rsidR="004C5FBA" w:rsidRPr="000136C4" w:rsidRDefault="004C5FBA" w:rsidP="00CE5F8C">
            <w:pPr>
              <w:pStyle w:val="TabelleGross"/>
              <w:rPr>
                <w:lang w:val="en-GB"/>
              </w:rPr>
            </w:pPr>
            <w:r>
              <w:rPr>
                <w:lang w:val="en-GB"/>
              </w:rPr>
              <w:t>P_4.3-6</w:t>
            </w:r>
          </w:p>
        </w:tc>
        <w:tc>
          <w:tcPr>
            <w:tcW w:w="7371" w:type="dxa"/>
          </w:tcPr>
          <w:p w14:paraId="09A4D416" w14:textId="77777777" w:rsidR="00AF5CAC" w:rsidRDefault="004C5FBA" w:rsidP="00F06C4F">
            <w:pPr>
              <w:pStyle w:val="TabelleGross"/>
              <w:rPr>
                <w:szCs w:val="24"/>
                <w:lang w:val="en-GB"/>
              </w:rPr>
            </w:pPr>
            <w:r>
              <w:rPr>
                <w:szCs w:val="24"/>
                <w:lang w:val="en-GB"/>
              </w:rPr>
              <w:t xml:space="preserve">The ARRAY container type is converted in the </w:t>
            </w:r>
            <w:r w:rsidRPr="000136C4">
              <w:rPr>
                <w:rFonts w:ascii="Courier New" w:hAnsi="Courier New"/>
                <w:szCs w:val="24"/>
                <w:lang w:val="en-GB"/>
              </w:rPr>
              <w:t>table[</w:t>
            </w:r>
            <w:r>
              <w:rPr>
                <w:rFonts w:ascii="Courier New" w:hAnsi="Courier New"/>
                <w:szCs w:val="24"/>
                <w:lang w:val="en-GB"/>
              </w:rPr>
              <w:t>number</w:t>
            </w:r>
            <w:r w:rsidRPr="000136C4">
              <w:rPr>
                <w:rFonts w:ascii="Courier New" w:hAnsi="Courier New"/>
                <w:szCs w:val="24"/>
                <w:lang w:val="en-GB"/>
              </w:rPr>
              <w:t>].xsd</w:t>
            </w:r>
            <w:r>
              <w:rPr>
                <w:rFonts w:ascii="Courier New" w:hAnsi="Courier New"/>
                <w:szCs w:val="24"/>
                <w:lang w:val="en-GB"/>
              </w:rPr>
              <w:t xml:space="preserve"> </w:t>
            </w:r>
            <w:r w:rsidRPr="004C5FBA">
              <w:rPr>
                <w:szCs w:val="24"/>
                <w:lang w:val="en-GB"/>
              </w:rPr>
              <w:t xml:space="preserve">schema files </w:t>
            </w:r>
            <w:r>
              <w:rPr>
                <w:szCs w:val="24"/>
                <w:lang w:val="en-GB"/>
              </w:rPr>
              <w:t xml:space="preserve">into a sequence of structured XML elements </w:t>
            </w:r>
            <w:r w:rsidRPr="004C5FBA">
              <w:rPr>
                <w:rFonts w:ascii="Courier New" w:hAnsi="Courier New" w:cs="Courier New"/>
                <w:szCs w:val="24"/>
                <w:lang w:val="en-GB"/>
              </w:rPr>
              <w:t>&lt;a1&gt;, &lt;a2&gt;, …</w:t>
            </w:r>
            <w:r>
              <w:rPr>
                <w:szCs w:val="24"/>
                <w:lang w:val="en-GB"/>
              </w:rPr>
              <w:t xml:space="preserve"> which are converted to the XML data type corresponding to the base type of the array.</w:t>
            </w:r>
          </w:p>
          <w:p w14:paraId="1368F9F5" w14:textId="12811384" w:rsidR="004C5FBA" w:rsidRPr="000136C4" w:rsidRDefault="00AF5CAC" w:rsidP="00F06C4F">
            <w:pPr>
              <w:pStyle w:val="TabelleGross"/>
              <w:rPr>
                <w:szCs w:val="24"/>
                <w:lang w:val="en-GB"/>
              </w:rPr>
            </w:pPr>
            <w:r>
              <w:rPr>
                <w:szCs w:val="24"/>
                <w:lang w:val="en-GB"/>
              </w:rPr>
              <w:t xml:space="preserve">See example </w:t>
            </w:r>
            <w:r w:rsidRPr="00AF5CAC">
              <w:rPr>
                <w:rFonts w:ascii="Courier New" w:hAnsi="Courier New" w:cs="Courier New"/>
                <w:szCs w:val="24"/>
                <w:lang w:val="en-GB"/>
              </w:rPr>
              <w:t>table</w:t>
            </w:r>
            <w:r w:rsidR="00961B72">
              <w:rPr>
                <w:rFonts w:ascii="Courier New" w:hAnsi="Courier New" w:cs="Courier New"/>
                <w:szCs w:val="24"/>
                <w:lang w:val="en-GB"/>
              </w:rPr>
              <w:t>0</w:t>
            </w:r>
            <w:r w:rsidRPr="00AF5CAC">
              <w:rPr>
                <w:rFonts w:ascii="Courier New" w:hAnsi="Courier New" w:cs="Courier New"/>
                <w:szCs w:val="24"/>
                <w:lang w:val="en-GB"/>
              </w:rPr>
              <w:t>.xsd</w:t>
            </w:r>
            <w:r>
              <w:rPr>
                <w:szCs w:val="24"/>
                <w:lang w:val="en-GB"/>
              </w:rPr>
              <w:t xml:space="preserve"> in appendix D3.</w:t>
            </w:r>
          </w:p>
        </w:tc>
        <w:tc>
          <w:tcPr>
            <w:tcW w:w="709" w:type="dxa"/>
          </w:tcPr>
          <w:p w14:paraId="3D49D4B1" w14:textId="7CD66293" w:rsidR="004C5FBA" w:rsidRPr="000136C4" w:rsidRDefault="00FA3ECC" w:rsidP="00F06C4F">
            <w:pPr>
              <w:pStyle w:val="TabelleGross"/>
              <w:rPr>
                <w:lang w:val="en-GB"/>
              </w:rPr>
            </w:pPr>
            <w:r>
              <w:rPr>
                <w:lang w:val="en-GB"/>
              </w:rPr>
              <w:t>M</w:t>
            </w:r>
          </w:p>
        </w:tc>
      </w:tr>
      <w:tr w:rsidR="004C5FBA" w:rsidRPr="00F07B9E" w14:paraId="10D8B505" w14:textId="77777777" w:rsidTr="005647F2">
        <w:trPr>
          <w:cantSplit/>
        </w:trPr>
        <w:tc>
          <w:tcPr>
            <w:tcW w:w="1134" w:type="dxa"/>
          </w:tcPr>
          <w:p w14:paraId="1AFC4332" w14:textId="77777777" w:rsidR="004C5FBA" w:rsidRPr="000136C4" w:rsidRDefault="004C5FBA" w:rsidP="00CE5F8C">
            <w:pPr>
              <w:pStyle w:val="TabelleGross"/>
              <w:rPr>
                <w:lang w:val="en-GB"/>
              </w:rPr>
            </w:pPr>
            <w:r>
              <w:rPr>
                <w:lang w:val="en-GB"/>
              </w:rPr>
              <w:t>P_4.3-7</w:t>
            </w:r>
          </w:p>
        </w:tc>
        <w:tc>
          <w:tcPr>
            <w:tcW w:w="7371" w:type="dxa"/>
          </w:tcPr>
          <w:p w14:paraId="5AAA93CE" w14:textId="77777777" w:rsidR="000032C5" w:rsidRDefault="004C5FBA" w:rsidP="000032C5">
            <w:pPr>
              <w:pStyle w:val="TabelleGross"/>
              <w:rPr>
                <w:szCs w:val="24"/>
                <w:lang w:val="en-GB"/>
              </w:rPr>
            </w:pPr>
            <w:r>
              <w:rPr>
                <w:szCs w:val="24"/>
                <w:lang w:val="en-GB"/>
              </w:rPr>
              <w:t xml:space="preserve">The </w:t>
            </w:r>
            <w:r w:rsidR="000032C5">
              <w:rPr>
                <w:szCs w:val="24"/>
                <w:lang w:val="en-GB"/>
              </w:rPr>
              <w:t>named user-defined data</w:t>
            </w:r>
            <w:r>
              <w:rPr>
                <w:szCs w:val="24"/>
                <w:lang w:val="en-GB"/>
              </w:rPr>
              <w:t xml:space="preserve"> type </w:t>
            </w:r>
            <w:r w:rsidR="000032C5">
              <w:rPr>
                <w:szCs w:val="24"/>
                <w:lang w:val="en-GB"/>
              </w:rPr>
              <w:t xml:space="preserve">(UDT) is converted in the </w:t>
            </w:r>
            <w:r w:rsidR="000032C5" w:rsidRPr="000136C4">
              <w:rPr>
                <w:rFonts w:ascii="Courier New" w:hAnsi="Courier New"/>
                <w:szCs w:val="24"/>
                <w:lang w:val="en-GB"/>
              </w:rPr>
              <w:t>t</w:t>
            </w:r>
            <w:r w:rsidR="000032C5" w:rsidRPr="000136C4">
              <w:rPr>
                <w:rFonts w:ascii="Courier New" w:hAnsi="Courier New"/>
                <w:szCs w:val="24"/>
                <w:lang w:val="en-GB"/>
              </w:rPr>
              <w:t>a</w:t>
            </w:r>
            <w:r w:rsidR="000032C5" w:rsidRPr="000136C4">
              <w:rPr>
                <w:rFonts w:ascii="Courier New" w:hAnsi="Courier New"/>
                <w:szCs w:val="24"/>
                <w:lang w:val="en-GB"/>
              </w:rPr>
              <w:t>ble[</w:t>
            </w:r>
            <w:r w:rsidR="000032C5">
              <w:rPr>
                <w:rFonts w:ascii="Courier New" w:hAnsi="Courier New"/>
                <w:szCs w:val="24"/>
                <w:lang w:val="en-GB"/>
              </w:rPr>
              <w:t>number</w:t>
            </w:r>
            <w:r w:rsidR="000032C5" w:rsidRPr="000136C4">
              <w:rPr>
                <w:rFonts w:ascii="Courier New" w:hAnsi="Courier New"/>
                <w:szCs w:val="24"/>
                <w:lang w:val="en-GB"/>
              </w:rPr>
              <w:t>].xsd</w:t>
            </w:r>
            <w:r w:rsidR="000032C5">
              <w:rPr>
                <w:rFonts w:ascii="Courier New" w:hAnsi="Courier New"/>
                <w:szCs w:val="24"/>
                <w:lang w:val="en-GB"/>
              </w:rPr>
              <w:t xml:space="preserve"> </w:t>
            </w:r>
            <w:r w:rsidR="000032C5" w:rsidRPr="004C5FBA">
              <w:rPr>
                <w:szCs w:val="24"/>
                <w:lang w:val="en-GB"/>
              </w:rPr>
              <w:t xml:space="preserve">schema files </w:t>
            </w:r>
            <w:r w:rsidR="000032C5">
              <w:rPr>
                <w:szCs w:val="24"/>
                <w:lang w:val="en-GB"/>
              </w:rPr>
              <w:t xml:space="preserve">into a sequence of structured XML elements </w:t>
            </w:r>
            <w:r w:rsidR="000032C5" w:rsidRPr="004C5FBA">
              <w:rPr>
                <w:rFonts w:ascii="Courier New" w:hAnsi="Courier New" w:cs="Courier New"/>
                <w:szCs w:val="24"/>
                <w:lang w:val="en-GB"/>
              </w:rPr>
              <w:t>&lt;</w:t>
            </w:r>
            <w:r w:rsidR="000032C5">
              <w:rPr>
                <w:rFonts w:ascii="Courier New" w:hAnsi="Courier New" w:cs="Courier New"/>
                <w:szCs w:val="24"/>
                <w:lang w:val="en-GB"/>
              </w:rPr>
              <w:t>u1&gt;, &lt;u</w:t>
            </w:r>
            <w:r w:rsidR="000032C5" w:rsidRPr="004C5FBA">
              <w:rPr>
                <w:rFonts w:ascii="Courier New" w:hAnsi="Courier New" w:cs="Courier New"/>
                <w:szCs w:val="24"/>
                <w:lang w:val="en-GB"/>
              </w:rPr>
              <w:t>2&gt;, …</w:t>
            </w:r>
            <w:r w:rsidR="000032C5">
              <w:rPr>
                <w:szCs w:val="24"/>
                <w:lang w:val="en-GB"/>
              </w:rPr>
              <w:t xml:space="preserve"> which are converted to the XML data type corresponding to the type of each attribute.</w:t>
            </w:r>
          </w:p>
          <w:p w14:paraId="5CF519FB" w14:textId="4790A760" w:rsidR="004C5FBA" w:rsidRPr="000136C4" w:rsidRDefault="00AF5CAC" w:rsidP="000032C5">
            <w:pPr>
              <w:pStyle w:val="TabelleGross"/>
              <w:rPr>
                <w:szCs w:val="24"/>
                <w:lang w:val="en-GB"/>
              </w:rPr>
            </w:pPr>
            <w:r>
              <w:rPr>
                <w:szCs w:val="24"/>
                <w:lang w:val="en-GB"/>
              </w:rPr>
              <w:t xml:space="preserve">See example </w:t>
            </w:r>
            <w:r w:rsidRPr="00AF5CAC">
              <w:rPr>
                <w:rFonts w:ascii="Courier New" w:hAnsi="Courier New" w:cs="Courier New"/>
                <w:szCs w:val="24"/>
                <w:lang w:val="en-GB"/>
              </w:rPr>
              <w:t>table</w:t>
            </w:r>
            <w:r w:rsidR="00E7324F">
              <w:rPr>
                <w:rFonts w:ascii="Courier New" w:hAnsi="Courier New" w:cs="Courier New"/>
                <w:szCs w:val="24"/>
                <w:lang w:val="en-GB"/>
              </w:rPr>
              <w:t>0</w:t>
            </w:r>
            <w:r w:rsidRPr="00AF5CAC">
              <w:rPr>
                <w:rFonts w:ascii="Courier New" w:hAnsi="Courier New" w:cs="Courier New"/>
                <w:szCs w:val="24"/>
                <w:lang w:val="en-GB"/>
              </w:rPr>
              <w:t>.xsd</w:t>
            </w:r>
            <w:r>
              <w:rPr>
                <w:szCs w:val="24"/>
                <w:lang w:val="en-GB"/>
              </w:rPr>
              <w:t xml:space="preserve"> in appendix D3.</w:t>
            </w:r>
          </w:p>
        </w:tc>
        <w:tc>
          <w:tcPr>
            <w:tcW w:w="709" w:type="dxa"/>
          </w:tcPr>
          <w:p w14:paraId="41F28B59" w14:textId="1371DF06" w:rsidR="004C5FBA" w:rsidRPr="000136C4" w:rsidRDefault="00FA3ECC" w:rsidP="00F06C4F">
            <w:pPr>
              <w:pStyle w:val="TabelleGross"/>
              <w:rPr>
                <w:lang w:val="en-GB"/>
              </w:rPr>
            </w:pPr>
            <w:r>
              <w:rPr>
                <w:lang w:val="en-GB"/>
              </w:rPr>
              <w:t>M</w:t>
            </w:r>
          </w:p>
        </w:tc>
      </w:tr>
      <w:tr w:rsidR="006A103E" w:rsidRPr="000136C4" w14:paraId="381BDA25" w14:textId="77777777" w:rsidTr="005647F2">
        <w:trPr>
          <w:cantSplit/>
        </w:trPr>
        <w:tc>
          <w:tcPr>
            <w:tcW w:w="1134" w:type="dxa"/>
          </w:tcPr>
          <w:p w14:paraId="64A53291" w14:textId="77777777" w:rsidR="00F06C4F" w:rsidRPr="000136C4" w:rsidRDefault="00CE5F8C" w:rsidP="000032C5">
            <w:pPr>
              <w:pStyle w:val="TabelleGross"/>
              <w:rPr>
                <w:lang w:val="en-GB"/>
              </w:rPr>
            </w:pPr>
            <w:r w:rsidRPr="000136C4">
              <w:rPr>
                <w:lang w:val="en-GB"/>
              </w:rPr>
              <w:t>P_</w:t>
            </w:r>
            <w:r w:rsidR="00F06C4F" w:rsidRPr="000136C4">
              <w:rPr>
                <w:lang w:val="en-GB"/>
              </w:rPr>
              <w:t>4.</w:t>
            </w:r>
            <w:r w:rsidRPr="000136C4">
              <w:rPr>
                <w:lang w:val="en-GB"/>
              </w:rPr>
              <w:t>3</w:t>
            </w:r>
            <w:r w:rsidR="00F06C4F" w:rsidRPr="000136C4">
              <w:rPr>
                <w:lang w:val="en-GB"/>
              </w:rPr>
              <w:t>-</w:t>
            </w:r>
            <w:r w:rsidR="000032C5">
              <w:rPr>
                <w:lang w:val="en-GB"/>
              </w:rPr>
              <w:t>8</w:t>
            </w:r>
          </w:p>
        </w:tc>
        <w:tc>
          <w:tcPr>
            <w:tcW w:w="7371" w:type="dxa"/>
          </w:tcPr>
          <w:p w14:paraId="3091D5E5" w14:textId="77777777" w:rsidR="00F06C4F" w:rsidRPr="000136C4" w:rsidRDefault="00062A1D" w:rsidP="00F06C4F">
            <w:pPr>
              <w:pStyle w:val="TabelleGross"/>
              <w:rPr>
                <w:rFonts w:cs="Arial"/>
                <w:lang w:val="en-GB"/>
              </w:rPr>
            </w:pPr>
            <w:r w:rsidRPr="000136C4">
              <w:rPr>
                <w:szCs w:val="24"/>
                <w:lang w:val="en-GB"/>
              </w:rPr>
              <w:t>The nu</w:t>
            </w:r>
            <w:r w:rsidRPr="000136C4">
              <w:rPr>
                <w:spacing w:val="1"/>
                <w:szCs w:val="24"/>
                <w:lang w:val="en-GB"/>
              </w:rPr>
              <w:t>l</w:t>
            </w:r>
            <w:r w:rsidRPr="000136C4">
              <w:rPr>
                <w:spacing w:val="-1"/>
                <w:szCs w:val="24"/>
                <w:lang w:val="en-GB"/>
              </w:rPr>
              <w:t>l</w:t>
            </w:r>
            <w:r w:rsidRPr="000136C4">
              <w:rPr>
                <w:szCs w:val="24"/>
                <w:lang w:val="en-GB"/>
              </w:rPr>
              <w:t>a</w:t>
            </w:r>
            <w:r w:rsidRPr="000136C4">
              <w:rPr>
                <w:spacing w:val="1"/>
                <w:szCs w:val="24"/>
                <w:lang w:val="en-GB"/>
              </w:rPr>
              <w:t>b</w:t>
            </w:r>
            <w:r w:rsidRPr="000136C4">
              <w:rPr>
                <w:spacing w:val="-1"/>
                <w:szCs w:val="24"/>
                <w:lang w:val="en-GB"/>
              </w:rPr>
              <w:t>l</w:t>
            </w:r>
            <w:r w:rsidRPr="000136C4">
              <w:rPr>
                <w:spacing w:val="1"/>
                <w:szCs w:val="24"/>
                <w:lang w:val="en-GB"/>
              </w:rPr>
              <w:t>e information on the column definitions in the</w:t>
            </w:r>
            <w:r w:rsidRPr="000136C4">
              <w:rPr>
                <w:szCs w:val="24"/>
                <w:lang w:val="en-GB"/>
              </w:rPr>
              <w:t xml:space="preserve"> </w:t>
            </w:r>
            <w:r w:rsidRPr="000136C4">
              <w:rPr>
                <w:rFonts w:ascii="Courier New" w:hAnsi="Courier New"/>
                <w:spacing w:val="3"/>
                <w:w w:val="99"/>
                <w:szCs w:val="24"/>
                <w:lang w:val="en-GB"/>
              </w:rPr>
              <w:t>m</w:t>
            </w:r>
            <w:r w:rsidRPr="000136C4">
              <w:rPr>
                <w:rFonts w:ascii="Courier New" w:hAnsi="Courier New"/>
                <w:w w:val="99"/>
                <w:szCs w:val="24"/>
                <w:lang w:val="en-GB"/>
              </w:rPr>
              <w:t>e</w:t>
            </w:r>
            <w:r w:rsidRPr="000136C4">
              <w:rPr>
                <w:rFonts w:ascii="Courier New" w:hAnsi="Courier New"/>
                <w:spacing w:val="1"/>
                <w:w w:val="99"/>
                <w:szCs w:val="24"/>
                <w:lang w:val="en-GB"/>
              </w:rPr>
              <w:t>t</w:t>
            </w:r>
            <w:r w:rsidRPr="000136C4">
              <w:rPr>
                <w:rFonts w:ascii="Courier New" w:hAnsi="Courier New"/>
                <w:w w:val="99"/>
                <w:szCs w:val="24"/>
                <w:lang w:val="en-GB"/>
              </w:rPr>
              <w:t>a</w:t>
            </w:r>
            <w:r w:rsidRPr="000136C4">
              <w:rPr>
                <w:rFonts w:ascii="Courier New" w:hAnsi="Courier New"/>
                <w:spacing w:val="1"/>
                <w:w w:val="99"/>
                <w:szCs w:val="24"/>
                <w:lang w:val="en-GB"/>
              </w:rPr>
              <w:t>d</w:t>
            </w:r>
            <w:r w:rsidRPr="000136C4">
              <w:rPr>
                <w:rFonts w:ascii="Courier New" w:hAnsi="Courier New"/>
                <w:w w:val="99"/>
                <w:szCs w:val="24"/>
                <w:lang w:val="en-GB"/>
              </w:rPr>
              <w:t>a</w:t>
            </w:r>
            <w:r w:rsidRPr="000136C4">
              <w:rPr>
                <w:rFonts w:ascii="Courier New" w:hAnsi="Courier New"/>
                <w:spacing w:val="1"/>
                <w:w w:val="99"/>
                <w:szCs w:val="24"/>
                <w:lang w:val="en-GB"/>
              </w:rPr>
              <w:t>t</w:t>
            </w:r>
            <w:r w:rsidRPr="000136C4">
              <w:rPr>
                <w:rFonts w:ascii="Courier New" w:hAnsi="Courier New"/>
                <w:w w:val="99"/>
                <w:szCs w:val="24"/>
                <w:lang w:val="en-GB"/>
              </w:rPr>
              <w:t>a</w:t>
            </w:r>
            <w:r w:rsidRPr="000136C4">
              <w:rPr>
                <w:rFonts w:ascii="Courier New" w:hAnsi="Courier New"/>
                <w:spacing w:val="2"/>
                <w:w w:val="99"/>
                <w:szCs w:val="24"/>
                <w:lang w:val="en-GB"/>
              </w:rPr>
              <w:t>.</w:t>
            </w:r>
            <w:r w:rsidRPr="000136C4">
              <w:rPr>
                <w:rFonts w:ascii="Courier New" w:hAnsi="Courier New"/>
                <w:w w:val="99"/>
                <w:szCs w:val="24"/>
                <w:lang w:val="en-GB"/>
              </w:rPr>
              <w:t>xml</w:t>
            </w:r>
            <w:r w:rsidRPr="000136C4">
              <w:rPr>
                <w:rFonts w:ascii="Courier New" w:hAnsi="Courier New"/>
                <w:spacing w:val="-64"/>
                <w:szCs w:val="24"/>
                <w:lang w:val="en-GB"/>
              </w:rPr>
              <w:t xml:space="preserve"> </w:t>
            </w:r>
            <w:r w:rsidRPr="000136C4">
              <w:rPr>
                <w:spacing w:val="4"/>
                <w:szCs w:val="24"/>
                <w:lang w:val="en-GB"/>
              </w:rPr>
              <w:t xml:space="preserve">must be identical to that in the corresponding </w:t>
            </w:r>
            <w:r w:rsidRPr="000136C4">
              <w:rPr>
                <w:rFonts w:ascii="Courier New" w:hAnsi="Courier New"/>
                <w:szCs w:val="24"/>
                <w:lang w:val="en-GB"/>
              </w:rPr>
              <w:t>t</w:t>
            </w:r>
            <w:r w:rsidRPr="000136C4">
              <w:rPr>
                <w:rFonts w:ascii="Courier New" w:hAnsi="Courier New"/>
                <w:spacing w:val="1"/>
                <w:szCs w:val="24"/>
                <w:lang w:val="en-GB"/>
              </w:rPr>
              <w:t>a</w:t>
            </w:r>
            <w:r w:rsidRPr="000136C4">
              <w:rPr>
                <w:rFonts w:ascii="Courier New" w:hAnsi="Courier New"/>
                <w:spacing w:val="3"/>
                <w:szCs w:val="24"/>
                <w:lang w:val="en-GB"/>
              </w:rPr>
              <w:t>b</w:t>
            </w:r>
            <w:r w:rsidRPr="000136C4">
              <w:rPr>
                <w:rFonts w:ascii="Courier New" w:hAnsi="Courier New"/>
                <w:szCs w:val="24"/>
                <w:lang w:val="en-GB"/>
              </w:rPr>
              <w:t>l</w:t>
            </w:r>
            <w:r w:rsidRPr="000136C4">
              <w:rPr>
                <w:rFonts w:ascii="Courier New" w:hAnsi="Courier New"/>
                <w:spacing w:val="1"/>
                <w:szCs w:val="24"/>
                <w:lang w:val="en-GB"/>
              </w:rPr>
              <w:t>e</w:t>
            </w:r>
            <w:r w:rsidRPr="000136C4">
              <w:rPr>
                <w:rFonts w:ascii="Courier New" w:hAnsi="Courier New"/>
                <w:szCs w:val="24"/>
                <w:lang w:val="en-GB"/>
              </w:rPr>
              <w:t>[</w:t>
            </w:r>
            <w:r w:rsidR="000136C4">
              <w:rPr>
                <w:rFonts w:ascii="Courier New" w:hAnsi="Courier New"/>
                <w:spacing w:val="1"/>
                <w:szCs w:val="24"/>
                <w:lang w:val="en-GB"/>
              </w:rPr>
              <w:t>number</w:t>
            </w:r>
            <w:r w:rsidRPr="000136C4">
              <w:rPr>
                <w:rFonts w:ascii="Courier New" w:hAnsi="Courier New"/>
                <w:spacing w:val="1"/>
                <w:szCs w:val="24"/>
                <w:lang w:val="en-GB"/>
              </w:rPr>
              <w:t>]</w:t>
            </w:r>
            <w:r w:rsidRPr="000136C4">
              <w:rPr>
                <w:rFonts w:ascii="Courier New" w:hAnsi="Courier New"/>
                <w:szCs w:val="24"/>
                <w:lang w:val="en-GB"/>
              </w:rPr>
              <w:t>.</w:t>
            </w:r>
            <w:r w:rsidRPr="000136C4">
              <w:rPr>
                <w:rFonts w:ascii="Courier New" w:hAnsi="Courier New"/>
                <w:spacing w:val="1"/>
                <w:szCs w:val="24"/>
                <w:lang w:val="en-GB"/>
              </w:rPr>
              <w:t>x</w:t>
            </w:r>
            <w:r w:rsidRPr="000136C4">
              <w:rPr>
                <w:rFonts w:ascii="Courier New" w:hAnsi="Courier New"/>
                <w:szCs w:val="24"/>
                <w:lang w:val="en-GB"/>
              </w:rPr>
              <w:t>s</w:t>
            </w:r>
            <w:r w:rsidRPr="000136C4">
              <w:rPr>
                <w:rFonts w:ascii="Courier New" w:hAnsi="Courier New"/>
                <w:spacing w:val="3"/>
                <w:szCs w:val="24"/>
                <w:lang w:val="en-GB"/>
              </w:rPr>
              <w:t xml:space="preserve">d </w:t>
            </w:r>
            <w:r w:rsidRPr="000136C4">
              <w:rPr>
                <w:spacing w:val="4"/>
                <w:szCs w:val="24"/>
                <w:lang w:val="en-GB"/>
              </w:rPr>
              <w:t>file</w:t>
            </w:r>
            <w:r w:rsidR="00F06C4F" w:rsidRPr="000136C4">
              <w:rPr>
                <w:rFonts w:cs="Arial"/>
                <w:lang w:val="en-GB"/>
              </w:rPr>
              <w:t>.</w:t>
            </w:r>
          </w:p>
          <w:p w14:paraId="65C77746" w14:textId="77777777" w:rsidR="00F06C4F" w:rsidRPr="000136C4" w:rsidRDefault="00F06C4F" w:rsidP="00F06C4F">
            <w:pPr>
              <w:pStyle w:val="TabelleGross"/>
              <w:rPr>
                <w:rFonts w:cs="Arial"/>
                <w:lang w:val="en-GB"/>
              </w:rPr>
            </w:pPr>
          </w:p>
          <w:p w14:paraId="3037A467" w14:textId="77777777" w:rsidR="00CF3A4C" w:rsidRPr="000136C4" w:rsidRDefault="00BC5CDF" w:rsidP="00CF3A4C">
            <w:pPr>
              <w:pStyle w:val="TabelleGross"/>
              <w:rPr>
                <w:b/>
                <w:lang w:val="en-GB"/>
              </w:rPr>
            </w:pPr>
            <w:r w:rsidRPr="000136C4">
              <w:rPr>
                <w:b/>
                <w:lang w:val="en-GB"/>
              </w:rPr>
              <w:t>Example</w:t>
            </w:r>
          </w:p>
          <w:p w14:paraId="61AAD371" w14:textId="77777777" w:rsidR="00323354" w:rsidRPr="000136C4" w:rsidRDefault="006A103E" w:rsidP="00CF3A4C">
            <w:pPr>
              <w:pStyle w:val="TabelleGross"/>
              <w:rPr>
                <w:lang w:val="en-GB"/>
              </w:rPr>
            </w:pPr>
            <w:r w:rsidRPr="000136C4">
              <w:rPr>
                <w:noProof/>
              </w:rPr>
              <w:drawing>
                <wp:inline distT="0" distB="0" distL="0" distR="0" wp14:anchorId="0F92F122" wp14:editId="13396BDD">
                  <wp:extent cx="4133850" cy="177503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_4.3-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60053" cy="1786286"/>
                          </a:xfrm>
                          <a:prstGeom prst="rect">
                            <a:avLst/>
                          </a:prstGeom>
                        </pic:spPr>
                      </pic:pic>
                    </a:graphicData>
                  </a:graphic>
                </wp:inline>
              </w:drawing>
            </w:r>
          </w:p>
          <w:p w14:paraId="717E6F96" w14:textId="77777777" w:rsidR="0057173B" w:rsidRPr="000136C4" w:rsidRDefault="0057173B" w:rsidP="00995C5E">
            <w:pPr>
              <w:pStyle w:val="TabelleGross"/>
              <w:rPr>
                <w:b/>
                <w:lang w:val="en-GB"/>
              </w:rPr>
            </w:pPr>
          </w:p>
          <w:p w14:paraId="1A8BD005" w14:textId="77777777" w:rsidR="00747D42" w:rsidRPr="000136C4" w:rsidRDefault="00062A1D" w:rsidP="00995C5E">
            <w:pPr>
              <w:pStyle w:val="TabelleGross"/>
              <w:rPr>
                <w:b/>
                <w:lang w:val="en-GB"/>
              </w:rPr>
            </w:pPr>
            <w:r w:rsidRPr="000136C4">
              <w:rPr>
                <w:b/>
                <w:lang w:val="en-GB"/>
              </w:rPr>
              <w:t>Note</w:t>
            </w:r>
          </w:p>
          <w:p w14:paraId="00B8137B" w14:textId="77777777" w:rsidR="00CF3A4C" w:rsidRPr="000136C4" w:rsidRDefault="00062A1D" w:rsidP="00164633">
            <w:pPr>
              <w:pStyle w:val="TabelleGross"/>
              <w:rPr>
                <w:rFonts w:cs="Arial"/>
                <w:lang w:val="en-GB"/>
              </w:rPr>
            </w:pPr>
            <w:r w:rsidRPr="000136C4">
              <w:rPr>
                <w:noProof/>
                <w:szCs w:val="24"/>
                <w:lang w:val="en-GB"/>
              </w:rPr>
              <w:t>The</w:t>
            </w:r>
            <w:r w:rsidRPr="000136C4">
              <w:rPr>
                <w:noProof/>
                <w:spacing w:val="-1"/>
                <w:szCs w:val="24"/>
                <w:lang w:val="en-GB"/>
              </w:rPr>
              <w:t xml:space="preserve"> S</w:t>
            </w:r>
            <w:r w:rsidRPr="000136C4">
              <w:rPr>
                <w:noProof/>
                <w:spacing w:val="1"/>
                <w:szCs w:val="24"/>
                <w:lang w:val="en-GB"/>
              </w:rPr>
              <w:t>Q</w:t>
            </w:r>
            <w:r w:rsidRPr="000136C4">
              <w:rPr>
                <w:noProof/>
                <w:szCs w:val="24"/>
                <w:lang w:val="en-GB"/>
              </w:rPr>
              <w:t>L:</w:t>
            </w:r>
            <w:r w:rsidR="00164633">
              <w:rPr>
                <w:noProof/>
                <w:szCs w:val="24"/>
                <w:lang w:val="en-GB"/>
              </w:rPr>
              <w:t>2008</w:t>
            </w:r>
            <w:r w:rsidRPr="000136C4">
              <w:rPr>
                <w:noProof/>
                <w:szCs w:val="24"/>
                <w:lang w:val="en-GB"/>
              </w:rPr>
              <w:t xml:space="preserve"> not</w:t>
            </w:r>
            <w:r w:rsidRPr="000136C4">
              <w:rPr>
                <w:noProof/>
                <w:spacing w:val="-1"/>
                <w:szCs w:val="24"/>
                <w:lang w:val="en-GB"/>
              </w:rPr>
              <w:t>a</w:t>
            </w:r>
            <w:r w:rsidRPr="000136C4">
              <w:rPr>
                <w:noProof/>
                <w:spacing w:val="2"/>
                <w:szCs w:val="24"/>
                <w:lang w:val="en-GB"/>
              </w:rPr>
              <w:t>t</w:t>
            </w:r>
            <w:r w:rsidRPr="000136C4">
              <w:rPr>
                <w:noProof/>
                <w:spacing w:val="-1"/>
                <w:szCs w:val="24"/>
                <w:lang w:val="en-GB"/>
              </w:rPr>
              <w:t>i</w:t>
            </w:r>
            <w:r w:rsidRPr="000136C4">
              <w:rPr>
                <w:noProof/>
                <w:spacing w:val="2"/>
                <w:szCs w:val="24"/>
                <w:lang w:val="en-GB"/>
              </w:rPr>
              <w:t>o</w:t>
            </w:r>
            <w:r w:rsidRPr="000136C4">
              <w:rPr>
                <w:noProof/>
                <w:szCs w:val="24"/>
                <w:lang w:val="en-GB"/>
              </w:rPr>
              <w:t>n</w:t>
            </w:r>
            <w:r w:rsidRPr="000136C4">
              <w:rPr>
                <w:noProof/>
                <w:spacing w:val="-17"/>
                <w:szCs w:val="24"/>
                <w:lang w:val="en-GB"/>
              </w:rPr>
              <w:t xml:space="preserve"> </w:t>
            </w:r>
            <w:r w:rsidRPr="000136C4">
              <w:rPr>
                <w:noProof/>
                <w:spacing w:val="1"/>
                <w:w w:val="99"/>
                <w:szCs w:val="24"/>
                <w:lang w:val="en-GB"/>
              </w:rPr>
              <w:t>"</w:t>
            </w:r>
            <w:r w:rsidRPr="000136C4">
              <w:rPr>
                <w:noProof/>
                <w:spacing w:val="-1"/>
                <w:w w:val="99"/>
                <w:szCs w:val="24"/>
                <w:lang w:val="en-GB"/>
              </w:rPr>
              <w:t>&lt;</w:t>
            </w:r>
            <w:r w:rsidRPr="000136C4">
              <w:rPr>
                <w:noProof/>
                <w:spacing w:val="2"/>
                <w:w w:val="99"/>
                <w:szCs w:val="24"/>
                <w:lang w:val="en-GB"/>
              </w:rPr>
              <w:t>n</w:t>
            </w:r>
            <w:r w:rsidRPr="000136C4">
              <w:rPr>
                <w:noProof/>
                <w:w w:val="99"/>
                <w:szCs w:val="24"/>
                <w:lang w:val="en-GB"/>
              </w:rPr>
              <w:t>u</w:t>
            </w:r>
            <w:r w:rsidRPr="000136C4">
              <w:rPr>
                <w:noProof/>
                <w:spacing w:val="-1"/>
                <w:w w:val="99"/>
                <w:szCs w:val="24"/>
                <w:lang w:val="en-GB"/>
              </w:rPr>
              <w:t>l</w:t>
            </w:r>
            <w:r w:rsidRPr="000136C4">
              <w:rPr>
                <w:noProof/>
                <w:spacing w:val="1"/>
                <w:w w:val="99"/>
                <w:szCs w:val="24"/>
                <w:lang w:val="en-GB"/>
              </w:rPr>
              <w:t>l</w:t>
            </w:r>
            <w:r w:rsidRPr="000136C4">
              <w:rPr>
                <w:noProof/>
                <w:w w:val="99"/>
                <w:szCs w:val="24"/>
                <w:lang w:val="en-GB"/>
              </w:rPr>
              <w:t>a</w:t>
            </w:r>
            <w:r w:rsidRPr="000136C4">
              <w:rPr>
                <w:noProof/>
                <w:spacing w:val="1"/>
                <w:w w:val="99"/>
                <w:szCs w:val="24"/>
                <w:lang w:val="en-GB"/>
              </w:rPr>
              <w:t>b</w:t>
            </w:r>
            <w:r w:rsidRPr="000136C4">
              <w:rPr>
                <w:noProof/>
                <w:spacing w:val="-1"/>
                <w:w w:val="99"/>
                <w:szCs w:val="24"/>
                <w:lang w:val="en-GB"/>
              </w:rPr>
              <w:t>l</w:t>
            </w:r>
            <w:r w:rsidRPr="000136C4">
              <w:rPr>
                <w:noProof/>
                <w:spacing w:val="2"/>
                <w:w w:val="99"/>
                <w:szCs w:val="24"/>
                <w:lang w:val="en-GB"/>
              </w:rPr>
              <w:t>e</w:t>
            </w:r>
            <w:r w:rsidRPr="000136C4">
              <w:rPr>
                <w:noProof/>
                <w:spacing w:val="-1"/>
                <w:w w:val="99"/>
                <w:szCs w:val="24"/>
                <w:lang w:val="en-GB"/>
              </w:rPr>
              <w:t>&gt;</w:t>
            </w:r>
            <w:r w:rsidRPr="000136C4">
              <w:rPr>
                <w:noProof/>
                <w:w w:val="99"/>
                <w:szCs w:val="24"/>
                <w:lang w:val="en-GB"/>
              </w:rPr>
              <w:t>tru</w:t>
            </w:r>
            <w:r w:rsidRPr="000136C4">
              <w:rPr>
                <w:noProof/>
                <w:spacing w:val="1"/>
                <w:w w:val="99"/>
                <w:szCs w:val="24"/>
                <w:lang w:val="en-GB"/>
              </w:rPr>
              <w:t>e</w:t>
            </w:r>
            <w:r w:rsidRPr="000136C4">
              <w:rPr>
                <w:noProof/>
                <w:spacing w:val="-1"/>
                <w:w w:val="99"/>
                <w:szCs w:val="24"/>
                <w:lang w:val="en-GB"/>
              </w:rPr>
              <w:t>&lt;</w:t>
            </w:r>
            <w:r w:rsidRPr="000136C4">
              <w:rPr>
                <w:noProof/>
                <w:w w:val="99"/>
                <w:szCs w:val="24"/>
                <w:lang w:val="en-GB"/>
              </w:rPr>
              <w:t>/</w:t>
            </w:r>
            <w:r w:rsidRPr="000136C4">
              <w:rPr>
                <w:noProof/>
                <w:spacing w:val="2"/>
                <w:w w:val="99"/>
                <w:szCs w:val="24"/>
                <w:lang w:val="en-GB"/>
              </w:rPr>
              <w:t>n</w:t>
            </w:r>
            <w:r w:rsidRPr="000136C4">
              <w:rPr>
                <w:noProof/>
                <w:w w:val="99"/>
                <w:szCs w:val="24"/>
                <w:lang w:val="en-GB"/>
              </w:rPr>
              <w:t>u</w:t>
            </w:r>
            <w:r w:rsidRPr="000136C4">
              <w:rPr>
                <w:noProof/>
                <w:spacing w:val="1"/>
                <w:w w:val="99"/>
                <w:szCs w:val="24"/>
                <w:lang w:val="en-GB"/>
              </w:rPr>
              <w:t>l</w:t>
            </w:r>
            <w:r w:rsidRPr="000136C4">
              <w:rPr>
                <w:noProof/>
                <w:spacing w:val="-1"/>
                <w:w w:val="99"/>
                <w:szCs w:val="24"/>
                <w:lang w:val="en-GB"/>
              </w:rPr>
              <w:t>l</w:t>
            </w:r>
            <w:r w:rsidRPr="000136C4">
              <w:rPr>
                <w:noProof/>
                <w:w w:val="99"/>
                <w:szCs w:val="24"/>
                <w:lang w:val="en-GB"/>
              </w:rPr>
              <w:t>a</w:t>
            </w:r>
            <w:r w:rsidRPr="000136C4">
              <w:rPr>
                <w:noProof/>
                <w:spacing w:val="1"/>
                <w:w w:val="99"/>
                <w:szCs w:val="24"/>
                <w:lang w:val="en-GB"/>
              </w:rPr>
              <w:t>b</w:t>
            </w:r>
            <w:r w:rsidRPr="000136C4">
              <w:rPr>
                <w:noProof/>
                <w:spacing w:val="-1"/>
                <w:w w:val="99"/>
                <w:szCs w:val="24"/>
                <w:lang w:val="en-GB"/>
              </w:rPr>
              <w:t>l</w:t>
            </w:r>
            <w:r w:rsidRPr="000136C4">
              <w:rPr>
                <w:noProof/>
                <w:spacing w:val="2"/>
                <w:w w:val="99"/>
                <w:szCs w:val="24"/>
                <w:lang w:val="en-GB"/>
              </w:rPr>
              <w:t>e</w:t>
            </w:r>
            <w:r w:rsidRPr="000136C4">
              <w:rPr>
                <w:noProof/>
                <w:spacing w:val="4"/>
                <w:w w:val="99"/>
                <w:szCs w:val="24"/>
                <w:lang w:val="en-GB"/>
              </w:rPr>
              <w:t>&gt;</w:t>
            </w:r>
            <w:r w:rsidRPr="000136C4">
              <w:rPr>
                <w:noProof/>
                <w:w w:val="99"/>
                <w:szCs w:val="24"/>
                <w:lang w:val="en-GB"/>
              </w:rPr>
              <w:t>"</w:t>
            </w:r>
            <w:r w:rsidRPr="000136C4">
              <w:rPr>
                <w:noProof/>
                <w:spacing w:val="2"/>
                <w:w w:val="99"/>
                <w:szCs w:val="24"/>
                <w:lang w:val="en-GB"/>
              </w:rPr>
              <w:t xml:space="preserve"> </w:t>
            </w:r>
            <w:r w:rsidRPr="000136C4">
              <w:rPr>
                <w:noProof/>
                <w:spacing w:val="-2"/>
                <w:szCs w:val="24"/>
                <w:lang w:val="en-GB"/>
              </w:rPr>
              <w:t>becomes</w:t>
            </w:r>
            <w:r w:rsidRPr="000136C4">
              <w:rPr>
                <w:noProof/>
                <w:spacing w:val="-1"/>
                <w:szCs w:val="24"/>
                <w:lang w:val="en-GB"/>
              </w:rPr>
              <w:t xml:space="preserve"> “</w:t>
            </w:r>
            <w:r w:rsidRPr="000136C4">
              <w:rPr>
                <w:noProof/>
                <w:spacing w:val="4"/>
                <w:szCs w:val="24"/>
                <w:lang w:val="en-GB"/>
              </w:rPr>
              <w:t>m</w:t>
            </w:r>
            <w:r w:rsidRPr="000136C4">
              <w:rPr>
                <w:noProof/>
                <w:spacing w:val="-1"/>
                <w:szCs w:val="24"/>
                <w:lang w:val="en-GB"/>
              </w:rPr>
              <w:t>i</w:t>
            </w:r>
            <w:r w:rsidRPr="000136C4">
              <w:rPr>
                <w:noProof/>
                <w:szCs w:val="24"/>
                <w:lang w:val="en-GB"/>
              </w:rPr>
              <w:t>n</w:t>
            </w:r>
            <w:r w:rsidRPr="000136C4">
              <w:rPr>
                <w:noProof/>
                <w:spacing w:val="2"/>
                <w:szCs w:val="24"/>
                <w:lang w:val="en-GB"/>
              </w:rPr>
              <w:t>O</w:t>
            </w:r>
            <w:r w:rsidRPr="000136C4">
              <w:rPr>
                <w:noProof/>
                <w:spacing w:val="1"/>
                <w:szCs w:val="24"/>
                <w:lang w:val="en-GB"/>
              </w:rPr>
              <w:t>cc</w:t>
            </w:r>
            <w:r w:rsidRPr="000136C4">
              <w:rPr>
                <w:noProof/>
                <w:szCs w:val="24"/>
                <w:lang w:val="en-GB"/>
              </w:rPr>
              <w:t>ur</w:t>
            </w:r>
            <w:r w:rsidRPr="000136C4">
              <w:rPr>
                <w:noProof/>
                <w:spacing w:val="2"/>
                <w:szCs w:val="24"/>
                <w:lang w:val="en-GB"/>
              </w:rPr>
              <w:t>s</w:t>
            </w:r>
            <w:r w:rsidRPr="000136C4">
              <w:rPr>
                <w:noProof/>
                <w:spacing w:val="-1"/>
                <w:szCs w:val="24"/>
                <w:lang w:val="en-GB"/>
              </w:rPr>
              <w:t>="</w:t>
            </w:r>
            <w:r w:rsidRPr="000136C4">
              <w:rPr>
                <w:noProof/>
                <w:spacing w:val="2"/>
                <w:szCs w:val="24"/>
                <w:lang w:val="en-GB"/>
              </w:rPr>
              <w:t>0</w:t>
            </w:r>
            <w:r w:rsidRPr="000136C4">
              <w:rPr>
                <w:noProof/>
                <w:szCs w:val="24"/>
                <w:lang w:val="en-GB"/>
              </w:rPr>
              <w:t>"</w:t>
            </w:r>
            <w:r w:rsidRPr="000136C4">
              <w:rPr>
                <w:noProof/>
                <w:spacing w:val="-1"/>
                <w:szCs w:val="24"/>
                <w:lang w:val="en-GB"/>
              </w:rPr>
              <w:t>" in XML</w:t>
            </w:r>
            <w:r w:rsidRPr="000136C4">
              <w:rPr>
                <w:noProof/>
                <w:szCs w:val="24"/>
                <w:lang w:val="en-GB"/>
              </w:rPr>
              <w:t>.</w:t>
            </w:r>
            <w:r w:rsidRPr="000136C4">
              <w:rPr>
                <w:spacing w:val="-7"/>
                <w:szCs w:val="24"/>
                <w:lang w:val="en-GB"/>
              </w:rPr>
              <w:t xml:space="preserve"> </w:t>
            </w:r>
            <w:r w:rsidRPr="000136C4">
              <w:rPr>
                <w:noProof/>
                <w:spacing w:val="2"/>
                <w:w w:val="99"/>
                <w:szCs w:val="24"/>
                <w:lang w:val="en-GB"/>
              </w:rPr>
              <w:t>"</w:t>
            </w:r>
            <w:r w:rsidRPr="000136C4">
              <w:rPr>
                <w:noProof/>
                <w:spacing w:val="-1"/>
                <w:w w:val="99"/>
                <w:szCs w:val="24"/>
                <w:lang w:val="en-GB"/>
              </w:rPr>
              <w:t>&lt;</w:t>
            </w:r>
            <w:r w:rsidRPr="000136C4">
              <w:rPr>
                <w:noProof/>
                <w:w w:val="99"/>
                <w:szCs w:val="24"/>
                <w:lang w:val="en-GB"/>
              </w:rPr>
              <w:t>n</w:t>
            </w:r>
            <w:r w:rsidRPr="000136C4">
              <w:rPr>
                <w:noProof/>
                <w:spacing w:val="1"/>
                <w:w w:val="99"/>
                <w:szCs w:val="24"/>
                <w:lang w:val="en-GB"/>
              </w:rPr>
              <w:t>ul</w:t>
            </w:r>
            <w:r w:rsidRPr="000136C4">
              <w:rPr>
                <w:noProof/>
                <w:spacing w:val="-1"/>
                <w:w w:val="99"/>
                <w:szCs w:val="24"/>
                <w:lang w:val="en-GB"/>
              </w:rPr>
              <w:t>l</w:t>
            </w:r>
            <w:r w:rsidRPr="000136C4">
              <w:rPr>
                <w:noProof/>
                <w:w w:val="99"/>
                <w:szCs w:val="24"/>
                <w:lang w:val="en-GB"/>
              </w:rPr>
              <w:t>a</w:t>
            </w:r>
            <w:r w:rsidRPr="000136C4">
              <w:rPr>
                <w:noProof/>
                <w:spacing w:val="1"/>
                <w:w w:val="99"/>
                <w:szCs w:val="24"/>
                <w:lang w:val="en-GB"/>
              </w:rPr>
              <w:t>b</w:t>
            </w:r>
            <w:r w:rsidRPr="000136C4">
              <w:rPr>
                <w:noProof/>
                <w:spacing w:val="-1"/>
                <w:w w:val="99"/>
                <w:szCs w:val="24"/>
                <w:lang w:val="en-GB"/>
              </w:rPr>
              <w:t>l</w:t>
            </w:r>
            <w:r w:rsidRPr="000136C4">
              <w:rPr>
                <w:noProof/>
                <w:spacing w:val="2"/>
                <w:w w:val="99"/>
                <w:szCs w:val="24"/>
                <w:lang w:val="en-GB"/>
              </w:rPr>
              <w:t>e</w:t>
            </w:r>
            <w:r w:rsidRPr="000136C4">
              <w:rPr>
                <w:noProof/>
                <w:w w:val="99"/>
                <w:szCs w:val="24"/>
                <w:lang w:val="en-GB"/>
              </w:rPr>
              <w:t>&gt;</w:t>
            </w:r>
            <w:r w:rsidRPr="000136C4">
              <w:rPr>
                <w:noProof/>
                <w:spacing w:val="2"/>
                <w:w w:val="99"/>
                <w:szCs w:val="24"/>
                <w:lang w:val="en-GB"/>
              </w:rPr>
              <w:t>f</w:t>
            </w:r>
            <w:r w:rsidRPr="000136C4">
              <w:rPr>
                <w:noProof/>
                <w:w w:val="99"/>
                <w:szCs w:val="24"/>
                <w:lang w:val="en-GB"/>
              </w:rPr>
              <w:t>a</w:t>
            </w:r>
            <w:r w:rsidRPr="000136C4">
              <w:rPr>
                <w:noProof/>
                <w:spacing w:val="-1"/>
                <w:w w:val="99"/>
                <w:szCs w:val="24"/>
                <w:lang w:val="en-GB"/>
              </w:rPr>
              <w:t>l</w:t>
            </w:r>
            <w:r w:rsidRPr="000136C4">
              <w:rPr>
                <w:noProof/>
                <w:spacing w:val="1"/>
                <w:w w:val="99"/>
                <w:szCs w:val="24"/>
                <w:lang w:val="en-GB"/>
              </w:rPr>
              <w:t>s</w:t>
            </w:r>
            <w:r w:rsidRPr="000136C4">
              <w:rPr>
                <w:noProof/>
                <w:spacing w:val="2"/>
                <w:w w:val="99"/>
                <w:szCs w:val="24"/>
                <w:lang w:val="en-GB"/>
              </w:rPr>
              <w:t>e</w:t>
            </w:r>
            <w:r w:rsidRPr="000136C4">
              <w:rPr>
                <w:noProof/>
                <w:spacing w:val="-1"/>
                <w:w w:val="99"/>
                <w:szCs w:val="24"/>
                <w:lang w:val="en-GB"/>
              </w:rPr>
              <w:t>&lt;</w:t>
            </w:r>
            <w:r w:rsidRPr="000136C4">
              <w:rPr>
                <w:noProof/>
                <w:w w:val="99"/>
                <w:szCs w:val="24"/>
                <w:lang w:val="en-GB"/>
              </w:rPr>
              <w:t>/</w:t>
            </w:r>
            <w:r w:rsidRPr="000136C4">
              <w:rPr>
                <w:noProof/>
                <w:spacing w:val="2"/>
                <w:w w:val="99"/>
                <w:szCs w:val="24"/>
                <w:lang w:val="en-GB"/>
              </w:rPr>
              <w:t>n</w:t>
            </w:r>
            <w:r w:rsidRPr="000136C4">
              <w:rPr>
                <w:noProof/>
                <w:w w:val="99"/>
                <w:szCs w:val="24"/>
                <w:lang w:val="en-GB"/>
              </w:rPr>
              <w:t>u</w:t>
            </w:r>
            <w:r w:rsidRPr="000136C4">
              <w:rPr>
                <w:noProof/>
                <w:spacing w:val="1"/>
                <w:w w:val="99"/>
                <w:szCs w:val="24"/>
                <w:lang w:val="en-GB"/>
              </w:rPr>
              <w:t>l</w:t>
            </w:r>
            <w:r w:rsidRPr="000136C4">
              <w:rPr>
                <w:noProof/>
                <w:spacing w:val="-1"/>
                <w:w w:val="99"/>
                <w:szCs w:val="24"/>
                <w:lang w:val="en-GB"/>
              </w:rPr>
              <w:t>l</w:t>
            </w:r>
            <w:r w:rsidRPr="000136C4">
              <w:rPr>
                <w:noProof/>
                <w:w w:val="99"/>
                <w:szCs w:val="24"/>
                <w:lang w:val="en-GB"/>
              </w:rPr>
              <w:t>a</w:t>
            </w:r>
            <w:r w:rsidRPr="000136C4">
              <w:rPr>
                <w:noProof/>
                <w:spacing w:val="1"/>
                <w:w w:val="99"/>
                <w:szCs w:val="24"/>
                <w:lang w:val="en-GB"/>
              </w:rPr>
              <w:t>b</w:t>
            </w:r>
            <w:r w:rsidRPr="000136C4">
              <w:rPr>
                <w:noProof/>
                <w:spacing w:val="-1"/>
                <w:w w:val="99"/>
                <w:szCs w:val="24"/>
                <w:lang w:val="en-GB"/>
              </w:rPr>
              <w:t>l</w:t>
            </w:r>
            <w:r w:rsidRPr="000136C4">
              <w:rPr>
                <w:noProof/>
                <w:spacing w:val="2"/>
                <w:w w:val="99"/>
                <w:szCs w:val="24"/>
                <w:lang w:val="en-GB"/>
              </w:rPr>
              <w:t>e</w:t>
            </w:r>
            <w:r w:rsidRPr="000136C4">
              <w:rPr>
                <w:noProof/>
                <w:w w:val="99"/>
                <w:szCs w:val="24"/>
                <w:lang w:val="en-GB"/>
              </w:rPr>
              <w:t>&gt;"</w:t>
            </w:r>
            <w:r w:rsidRPr="000136C4">
              <w:rPr>
                <w:noProof/>
                <w:spacing w:val="2"/>
                <w:w w:val="99"/>
                <w:szCs w:val="24"/>
                <w:lang w:val="en-GB"/>
              </w:rPr>
              <w:t xml:space="preserve"> </w:t>
            </w:r>
            <w:r w:rsidRPr="000136C4">
              <w:rPr>
                <w:noProof/>
                <w:szCs w:val="24"/>
                <w:lang w:val="en-GB"/>
              </w:rPr>
              <w:t>corresponds to</w:t>
            </w:r>
            <w:r w:rsidRPr="000136C4">
              <w:rPr>
                <w:noProof/>
                <w:spacing w:val="-6"/>
                <w:szCs w:val="24"/>
                <w:lang w:val="en-GB"/>
              </w:rPr>
              <w:t xml:space="preserve"> </w:t>
            </w:r>
            <w:r w:rsidRPr="000136C4">
              <w:rPr>
                <w:noProof/>
                <w:spacing w:val="-1"/>
                <w:szCs w:val="24"/>
                <w:lang w:val="en-GB"/>
              </w:rPr>
              <w:t>"</w:t>
            </w:r>
            <w:r w:rsidRPr="000136C4">
              <w:rPr>
                <w:noProof/>
                <w:spacing w:val="4"/>
                <w:szCs w:val="24"/>
                <w:lang w:val="en-GB"/>
              </w:rPr>
              <w:t>m</w:t>
            </w:r>
            <w:r w:rsidRPr="000136C4">
              <w:rPr>
                <w:noProof/>
                <w:spacing w:val="-1"/>
                <w:szCs w:val="24"/>
                <w:lang w:val="en-GB"/>
              </w:rPr>
              <w:t>i</w:t>
            </w:r>
            <w:r w:rsidRPr="000136C4">
              <w:rPr>
                <w:noProof/>
                <w:szCs w:val="24"/>
                <w:lang w:val="en-GB"/>
              </w:rPr>
              <w:t>nO</w:t>
            </w:r>
            <w:r w:rsidRPr="000136C4">
              <w:rPr>
                <w:noProof/>
                <w:spacing w:val="1"/>
                <w:szCs w:val="24"/>
                <w:lang w:val="en-GB"/>
              </w:rPr>
              <w:t>cc</w:t>
            </w:r>
            <w:r w:rsidRPr="000136C4">
              <w:rPr>
                <w:noProof/>
                <w:szCs w:val="24"/>
                <w:lang w:val="en-GB"/>
              </w:rPr>
              <w:t>ur</w:t>
            </w:r>
            <w:r w:rsidRPr="000136C4">
              <w:rPr>
                <w:noProof/>
                <w:spacing w:val="2"/>
                <w:szCs w:val="24"/>
                <w:lang w:val="en-GB"/>
              </w:rPr>
              <w:t>s</w:t>
            </w:r>
            <w:r w:rsidRPr="000136C4">
              <w:rPr>
                <w:noProof/>
                <w:spacing w:val="-1"/>
                <w:szCs w:val="24"/>
                <w:lang w:val="en-GB"/>
              </w:rPr>
              <w:t>=</w:t>
            </w:r>
            <w:r w:rsidRPr="000136C4">
              <w:rPr>
                <w:noProof/>
                <w:szCs w:val="24"/>
                <w:lang w:val="en-GB"/>
              </w:rPr>
              <w:t>"1</w:t>
            </w:r>
            <w:r w:rsidRPr="000136C4">
              <w:rPr>
                <w:noProof/>
                <w:spacing w:val="1"/>
                <w:szCs w:val="24"/>
                <w:lang w:val="en-GB"/>
              </w:rPr>
              <w:t>"</w:t>
            </w:r>
            <w:r w:rsidRPr="000136C4">
              <w:rPr>
                <w:noProof/>
                <w:szCs w:val="24"/>
                <w:lang w:val="en-GB"/>
              </w:rPr>
              <w:t>"</w:t>
            </w:r>
            <w:r w:rsidRPr="000136C4">
              <w:rPr>
                <w:noProof/>
                <w:spacing w:val="-17"/>
                <w:szCs w:val="24"/>
                <w:lang w:val="en-GB"/>
              </w:rPr>
              <w:t xml:space="preserve"> </w:t>
            </w:r>
            <w:r w:rsidRPr="000136C4">
              <w:rPr>
                <w:noProof/>
                <w:spacing w:val="1"/>
                <w:szCs w:val="24"/>
                <w:lang w:val="en-GB"/>
              </w:rPr>
              <w:t>i</w:t>
            </w:r>
            <w:r w:rsidRPr="000136C4">
              <w:rPr>
                <w:noProof/>
                <w:szCs w:val="24"/>
                <w:lang w:val="en-GB"/>
              </w:rPr>
              <w:t>n</w:t>
            </w:r>
            <w:r w:rsidRPr="000136C4">
              <w:rPr>
                <w:noProof/>
                <w:spacing w:val="-2"/>
                <w:szCs w:val="24"/>
                <w:lang w:val="en-GB"/>
              </w:rPr>
              <w:t xml:space="preserve"> </w:t>
            </w:r>
            <w:r w:rsidRPr="000136C4">
              <w:rPr>
                <w:noProof/>
                <w:spacing w:val="1"/>
                <w:szCs w:val="24"/>
                <w:lang w:val="en-GB"/>
              </w:rPr>
              <w:t>X</w:t>
            </w:r>
            <w:r w:rsidRPr="000136C4">
              <w:rPr>
                <w:noProof/>
                <w:szCs w:val="24"/>
                <w:lang w:val="en-GB"/>
              </w:rPr>
              <w:t>ML;</w:t>
            </w:r>
            <w:r w:rsidRPr="000136C4">
              <w:rPr>
                <w:noProof/>
                <w:spacing w:val="-3"/>
                <w:szCs w:val="24"/>
                <w:lang w:val="en-GB"/>
              </w:rPr>
              <w:t xml:space="preserve"> </w:t>
            </w:r>
            <w:r w:rsidRPr="000136C4">
              <w:rPr>
                <w:noProof/>
                <w:szCs w:val="24"/>
                <w:lang w:val="en-GB"/>
              </w:rPr>
              <w:t>however, as this is the default value, it is often omitted</w:t>
            </w:r>
            <w:r w:rsidR="00A22A9C" w:rsidRPr="000136C4">
              <w:rPr>
                <w:lang w:val="en-GB"/>
              </w:rPr>
              <w:t>.</w:t>
            </w:r>
          </w:p>
        </w:tc>
        <w:tc>
          <w:tcPr>
            <w:tcW w:w="709" w:type="dxa"/>
          </w:tcPr>
          <w:p w14:paraId="30D009FC" w14:textId="77777777" w:rsidR="00F06C4F" w:rsidRPr="000136C4" w:rsidRDefault="00F06C4F" w:rsidP="00F06C4F">
            <w:pPr>
              <w:pStyle w:val="TabelleGross"/>
              <w:rPr>
                <w:lang w:val="en-GB"/>
              </w:rPr>
            </w:pPr>
            <w:r w:rsidRPr="000136C4">
              <w:rPr>
                <w:lang w:val="en-GB"/>
              </w:rPr>
              <w:t>M</w:t>
            </w:r>
          </w:p>
        </w:tc>
      </w:tr>
      <w:tr w:rsidR="006A103E" w:rsidRPr="000136C4" w14:paraId="17104E31" w14:textId="77777777" w:rsidTr="005647F2">
        <w:trPr>
          <w:cantSplit/>
        </w:trPr>
        <w:tc>
          <w:tcPr>
            <w:tcW w:w="1134" w:type="dxa"/>
          </w:tcPr>
          <w:p w14:paraId="1F8C9B5E" w14:textId="77777777" w:rsidR="009279B4" w:rsidRPr="000136C4" w:rsidRDefault="00CE5F8C" w:rsidP="00CE5F8C">
            <w:pPr>
              <w:pStyle w:val="TabelleGross"/>
              <w:rPr>
                <w:lang w:val="en-GB"/>
              </w:rPr>
            </w:pPr>
            <w:r w:rsidRPr="000136C4">
              <w:rPr>
                <w:lang w:val="en-GB"/>
              </w:rPr>
              <w:t>P_</w:t>
            </w:r>
            <w:r w:rsidR="009279B4" w:rsidRPr="000136C4">
              <w:rPr>
                <w:lang w:val="en-GB"/>
              </w:rPr>
              <w:t>4.</w:t>
            </w:r>
            <w:r w:rsidRPr="000136C4">
              <w:rPr>
                <w:lang w:val="en-GB"/>
              </w:rPr>
              <w:t>3</w:t>
            </w:r>
            <w:r w:rsidR="009279B4" w:rsidRPr="000136C4">
              <w:rPr>
                <w:lang w:val="en-GB"/>
              </w:rPr>
              <w:t>-</w:t>
            </w:r>
            <w:r w:rsidR="000032C5">
              <w:rPr>
                <w:lang w:val="en-GB"/>
              </w:rPr>
              <w:t>9</w:t>
            </w:r>
          </w:p>
        </w:tc>
        <w:tc>
          <w:tcPr>
            <w:tcW w:w="7371" w:type="dxa"/>
          </w:tcPr>
          <w:p w14:paraId="70311FBD" w14:textId="77777777" w:rsidR="009279B4" w:rsidRPr="000136C4" w:rsidRDefault="00062A1D" w:rsidP="000136C4">
            <w:pPr>
              <w:pStyle w:val="TabelleGross"/>
              <w:rPr>
                <w:rFonts w:cs="Arial"/>
                <w:lang w:val="en-GB"/>
              </w:rPr>
            </w:pPr>
            <w:r w:rsidRPr="000136C4">
              <w:rPr>
                <w:szCs w:val="24"/>
                <w:lang w:val="en-GB"/>
              </w:rPr>
              <w:t>The column sequence in the</w:t>
            </w:r>
            <w:r w:rsidRPr="000136C4">
              <w:rPr>
                <w:spacing w:val="-3"/>
                <w:szCs w:val="24"/>
                <w:lang w:val="en-GB"/>
              </w:rPr>
              <w:t xml:space="preserve"> </w:t>
            </w:r>
            <w:r w:rsidRPr="000136C4">
              <w:rPr>
                <w:rFonts w:ascii="Courier New" w:hAnsi="Courier New"/>
                <w:spacing w:val="3"/>
                <w:w w:val="99"/>
                <w:szCs w:val="24"/>
                <w:lang w:val="en-GB"/>
              </w:rPr>
              <w:t>m</w:t>
            </w:r>
            <w:r w:rsidRPr="000136C4">
              <w:rPr>
                <w:rFonts w:ascii="Courier New" w:hAnsi="Courier New"/>
                <w:w w:val="99"/>
                <w:szCs w:val="24"/>
                <w:lang w:val="en-GB"/>
              </w:rPr>
              <w:t>e</w:t>
            </w:r>
            <w:r w:rsidRPr="000136C4">
              <w:rPr>
                <w:rFonts w:ascii="Courier New" w:hAnsi="Courier New"/>
                <w:spacing w:val="1"/>
                <w:w w:val="99"/>
                <w:szCs w:val="24"/>
                <w:lang w:val="en-GB"/>
              </w:rPr>
              <w:t>t</w:t>
            </w:r>
            <w:r w:rsidRPr="000136C4">
              <w:rPr>
                <w:rFonts w:ascii="Courier New" w:hAnsi="Courier New"/>
                <w:w w:val="99"/>
                <w:szCs w:val="24"/>
                <w:lang w:val="en-GB"/>
              </w:rPr>
              <w:t>a</w:t>
            </w:r>
            <w:r w:rsidRPr="000136C4">
              <w:rPr>
                <w:rFonts w:ascii="Courier New" w:hAnsi="Courier New"/>
                <w:spacing w:val="1"/>
                <w:w w:val="99"/>
                <w:szCs w:val="24"/>
                <w:lang w:val="en-GB"/>
              </w:rPr>
              <w:t>d</w:t>
            </w:r>
            <w:r w:rsidRPr="000136C4">
              <w:rPr>
                <w:rFonts w:ascii="Courier New" w:hAnsi="Courier New"/>
                <w:w w:val="99"/>
                <w:szCs w:val="24"/>
                <w:lang w:val="en-GB"/>
              </w:rPr>
              <w:t>a</w:t>
            </w:r>
            <w:r w:rsidRPr="000136C4">
              <w:rPr>
                <w:rFonts w:ascii="Courier New" w:hAnsi="Courier New"/>
                <w:spacing w:val="1"/>
                <w:w w:val="99"/>
                <w:szCs w:val="24"/>
                <w:lang w:val="en-GB"/>
              </w:rPr>
              <w:t>t</w:t>
            </w:r>
            <w:r w:rsidRPr="000136C4">
              <w:rPr>
                <w:rFonts w:ascii="Courier New" w:hAnsi="Courier New"/>
                <w:w w:val="99"/>
                <w:szCs w:val="24"/>
                <w:lang w:val="en-GB"/>
              </w:rPr>
              <w:t>a</w:t>
            </w:r>
            <w:r w:rsidRPr="000136C4">
              <w:rPr>
                <w:rFonts w:ascii="Courier New" w:hAnsi="Courier New"/>
                <w:spacing w:val="1"/>
                <w:w w:val="99"/>
                <w:szCs w:val="24"/>
                <w:lang w:val="en-GB"/>
              </w:rPr>
              <w:t>.</w:t>
            </w:r>
            <w:r w:rsidRPr="000136C4">
              <w:rPr>
                <w:rFonts w:ascii="Courier New" w:hAnsi="Courier New"/>
                <w:spacing w:val="2"/>
                <w:w w:val="99"/>
                <w:szCs w:val="24"/>
                <w:lang w:val="en-GB"/>
              </w:rPr>
              <w:t>x</w:t>
            </w:r>
            <w:r w:rsidRPr="000136C4">
              <w:rPr>
                <w:rFonts w:ascii="Courier New" w:hAnsi="Courier New"/>
                <w:w w:val="99"/>
                <w:szCs w:val="24"/>
                <w:lang w:val="en-GB"/>
              </w:rPr>
              <w:t>ml</w:t>
            </w:r>
            <w:r w:rsidRPr="000136C4">
              <w:rPr>
                <w:rFonts w:ascii="Courier New" w:hAnsi="Courier New"/>
                <w:spacing w:val="-64"/>
                <w:szCs w:val="24"/>
                <w:lang w:val="en-GB"/>
              </w:rPr>
              <w:t xml:space="preserve"> </w:t>
            </w:r>
            <w:r w:rsidRPr="000136C4">
              <w:rPr>
                <w:spacing w:val="4"/>
                <w:szCs w:val="24"/>
                <w:lang w:val="en-GB"/>
              </w:rPr>
              <w:t>must be identical to that in the corresponding</w:t>
            </w:r>
            <w:r w:rsidRPr="000136C4">
              <w:rPr>
                <w:spacing w:val="-12"/>
                <w:szCs w:val="24"/>
                <w:lang w:val="en-GB"/>
              </w:rPr>
              <w:t xml:space="preserve"> </w:t>
            </w:r>
            <w:r w:rsidRPr="000136C4">
              <w:rPr>
                <w:rFonts w:ascii="Courier New" w:hAnsi="Courier New"/>
                <w:szCs w:val="24"/>
                <w:lang w:val="en-GB"/>
              </w:rPr>
              <w:t>table[</w:t>
            </w:r>
            <w:r w:rsidR="000136C4">
              <w:rPr>
                <w:rFonts w:ascii="Courier New" w:hAnsi="Courier New"/>
                <w:szCs w:val="24"/>
                <w:lang w:val="en-GB"/>
              </w:rPr>
              <w:t>number</w:t>
            </w:r>
            <w:r w:rsidRPr="000136C4">
              <w:rPr>
                <w:rFonts w:ascii="Courier New" w:hAnsi="Courier New"/>
                <w:szCs w:val="24"/>
                <w:lang w:val="en-GB"/>
              </w:rPr>
              <w:t>].xs</w:t>
            </w:r>
            <w:r w:rsidRPr="000136C4">
              <w:rPr>
                <w:rFonts w:ascii="Courier New" w:hAnsi="Courier New"/>
                <w:spacing w:val="1"/>
                <w:szCs w:val="24"/>
                <w:lang w:val="en-GB"/>
              </w:rPr>
              <w:t>d</w:t>
            </w:r>
            <w:r w:rsidR="009279B4" w:rsidRPr="000136C4">
              <w:rPr>
                <w:rFonts w:cs="Arial"/>
                <w:lang w:val="en-GB"/>
              </w:rPr>
              <w:t>.</w:t>
            </w:r>
          </w:p>
        </w:tc>
        <w:tc>
          <w:tcPr>
            <w:tcW w:w="709" w:type="dxa"/>
          </w:tcPr>
          <w:p w14:paraId="279B9783" w14:textId="77777777" w:rsidR="009279B4" w:rsidRPr="000136C4" w:rsidRDefault="009279B4" w:rsidP="00F06C4F">
            <w:pPr>
              <w:pStyle w:val="TabelleGross"/>
              <w:rPr>
                <w:lang w:val="en-GB"/>
              </w:rPr>
            </w:pPr>
            <w:r w:rsidRPr="000136C4">
              <w:rPr>
                <w:lang w:val="en-GB"/>
              </w:rPr>
              <w:t>M</w:t>
            </w:r>
          </w:p>
        </w:tc>
      </w:tr>
      <w:tr w:rsidR="00AF5CAC" w:rsidRPr="00F07B9E" w14:paraId="031495EB" w14:textId="77777777" w:rsidTr="005647F2">
        <w:trPr>
          <w:cantSplit/>
        </w:trPr>
        <w:tc>
          <w:tcPr>
            <w:tcW w:w="1134" w:type="dxa"/>
          </w:tcPr>
          <w:p w14:paraId="679459DB" w14:textId="77777777" w:rsidR="00AF5CAC" w:rsidRPr="000136C4" w:rsidRDefault="00AF5CAC" w:rsidP="00AF5CAC">
            <w:pPr>
              <w:pStyle w:val="TabelleGross"/>
              <w:rPr>
                <w:lang w:val="en-GB"/>
              </w:rPr>
            </w:pPr>
            <w:r>
              <w:rPr>
                <w:lang w:val="en-GB"/>
              </w:rPr>
              <w:t>P_4.3-10</w:t>
            </w:r>
          </w:p>
        </w:tc>
        <w:tc>
          <w:tcPr>
            <w:tcW w:w="7371" w:type="dxa"/>
          </w:tcPr>
          <w:p w14:paraId="41481F45" w14:textId="77777777" w:rsidR="00AF5CAC" w:rsidRPr="000136C4" w:rsidRDefault="00AF5CAC" w:rsidP="00C528A8">
            <w:pPr>
              <w:pStyle w:val="TabelleGross"/>
              <w:rPr>
                <w:szCs w:val="24"/>
                <w:lang w:val="en-GB"/>
              </w:rPr>
            </w:pPr>
            <w:r>
              <w:rPr>
                <w:szCs w:val="24"/>
                <w:lang w:val="en-GB"/>
              </w:rPr>
              <w:t xml:space="preserve">The field sequence </w:t>
            </w:r>
            <w:r w:rsidRPr="000136C4">
              <w:rPr>
                <w:szCs w:val="24"/>
                <w:lang w:val="en-GB"/>
              </w:rPr>
              <w:t>in the</w:t>
            </w:r>
            <w:r>
              <w:rPr>
                <w:szCs w:val="24"/>
                <w:lang w:val="en-GB"/>
              </w:rPr>
              <w:t xml:space="preserve"> </w:t>
            </w:r>
            <w:r w:rsidR="00C528A8">
              <w:rPr>
                <w:szCs w:val="24"/>
                <w:lang w:val="en-GB"/>
              </w:rPr>
              <w:t xml:space="preserve">type </w:t>
            </w:r>
            <w:r>
              <w:rPr>
                <w:szCs w:val="24"/>
                <w:lang w:val="en-GB"/>
              </w:rPr>
              <w:t xml:space="preserve">definition </w:t>
            </w:r>
            <w:r w:rsidR="00C528A8">
              <w:rPr>
                <w:szCs w:val="24"/>
                <w:lang w:val="en-GB"/>
              </w:rPr>
              <w:t xml:space="preserve">of a column </w:t>
            </w:r>
            <w:r>
              <w:rPr>
                <w:szCs w:val="24"/>
                <w:lang w:val="en-GB"/>
              </w:rPr>
              <w:t xml:space="preserve">of the </w:t>
            </w:r>
            <w:r w:rsidRPr="000136C4">
              <w:rPr>
                <w:rFonts w:ascii="Courier New" w:hAnsi="Courier New"/>
                <w:spacing w:val="3"/>
                <w:w w:val="99"/>
                <w:szCs w:val="24"/>
                <w:lang w:val="en-GB"/>
              </w:rPr>
              <w:t>m</w:t>
            </w:r>
            <w:r w:rsidRPr="000136C4">
              <w:rPr>
                <w:rFonts w:ascii="Courier New" w:hAnsi="Courier New"/>
                <w:w w:val="99"/>
                <w:szCs w:val="24"/>
                <w:lang w:val="en-GB"/>
              </w:rPr>
              <w:t>e</w:t>
            </w:r>
            <w:r w:rsidRPr="000136C4">
              <w:rPr>
                <w:rFonts w:ascii="Courier New" w:hAnsi="Courier New"/>
                <w:spacing w:val="1"/>
                <w:w w:val="99"/>
                <w:szCs w:val="24"/>
                <w:lang w:val="en-GB"/>
              </w:rPr>
              <w:t>t</w:t>
            </w:r>
            <w:r w:rsidRPr="000136C4">
              <w:rPr>
                <w:rFonts w:ascii="Courier New" w:hAnsi="Courier New"/>
                <w:w w:val="99"/>
                <w:szCs w:val="24"/>
                <w:lang w:val="en-GB"/>
              </w:rPr>
              <w:t>a</w:t>
            </w:r>
            <w:r w:rsidRPr="000136C4">
              <w:rPr>
                <w:rFonts w:ascii="Courier New" w:hAnsi="Courier New"/>
                <w:spacing w:val="1"/>
                <w:w w:val="99"/>
                <w:szCs w:val="24"/>
                <w:lang w:val="en-GB"/>
              </w:rPr>
              <w:t>d</w:t>
            </w:r>
            <w:r w:rsidRPr="000136C4">
              <w:rPr>
                <w:rFonts w:ascii="Courier New" w:hAnsi="Courier New"/>
                <w:w w:val="99"/>
                <w:szCs w:val="24"/>
                <w:lang w:val="en-GB"/>
              </w:rPr>
              <w:t>a</w:t>
            </w:r>
            <w:r w:rsidRPr="000136C4">
              <w:rPr>
                <w:rFonts w:ascii="Courier New" w:hAnsi="Courier New"/>
                <w:spacing w:val="1"/>
                <w:w w:val="99"/>
                <w:szCs w:val="24"/>
                <w:lang w:val="en-GB"/>
              </w:rPr>
              <w:t>t</w:t>
            </w:r>
            <w:r w:rsidRPr="000136C4">
              <w:rPr>
                <w:rFonts w:ascii="Courier New" w:hAnsi="Courier New"/>
                <w:w w:val="99"/>
                <w:szCs w:val="24"/>
                <w:lang w:val="en-GB"/>
              </w:rPr>
              <w:t>a</w:t>
            </w:r>
            <w:r w:rsidRPr="000136C4">
              <w:rPr>
                <w:rFonts w:ascii="Courier New" w:hAnsi="Courier New"/>
                <w:spacing w:val="1"/>
                <w:w w:val="99"/>
                <w:szCs w:val="24"/>
                <w:lang w:val="en-GB"/>
              </w:rPr>
              <w:t>.</w:t>
            </w:r>
            <w:r w:rsidRPr="000136C4">
              <w:rPr>
                <w:rFonts w:ascii="Courier New" w:hAnsi="Courier New"/>
                <w:spacing w:val="2"/>
                <w:w w:val="99"/>
                <w:szCs w:val="24"/>
                <w:lang w:val="en-GB"/>
              </w:rPr>
              <w:t>x</w:t>
            </w:r>
            <w:r w:rsidRPr="000136C4">
              <w:rPr>
                <w:rFonts w:ascii="Courier New" w:hAnsi="Courier New"/>
                <w:w w:val="99"/>
                <w:szCs w:val="24"/>
                <w:lang w:val="en-GB"/>
              </w:rPr>
              <w:t>ml</w:t>
            </w:r>
            <w:r w:rsidRPr="000136C4">
              <w:rPr>
                <w:rFonts w:ascii="Courier New" w:hAnsi="Courier New"/>
                <w:spacing w:val="-64"/>
                <w:szCs w:val="24"/>
                <w:lang w:val="en-GB"/>
              </w:rPr>
              <w:t xml:space="preserve"> </w:t>
            </w:r>
            <w:r w:rsidRPr="000136C4">
              <w:rPr>
                <w:spacing w:val="4"/>
                <w:szCs w:val="24"/>
                <w:lang w:val="en-GB"/>
              </w:rPr>
              <w:t>must</w:t>
            </w:r>
            <w:r>
              <w:rPr>
                <w:spacing w:val="4"/>
                <w:szCs w:val="24"/>
                <w:lang w:val="en-GB"/>
              </w:rPr>
              <w:t xml:space="preserve"> be identical to the corresponding attribute sequence in the type </w:t>
            </w:r>
            <w:r>
              <w:rPr>
                <w:szCs w:val="24"/>
                <w:lang w:val="en-GB"/>
              </w:rPr>
              <w:t>defin</w:t>
            </w:r>
            <w:r>
              <w:rPr>
                <w:szCs w:val="24"/>
                <w:lang w:val="en-GB"/>
              </w:rPr>
              <w:t>i</w:t>
            </w:r>
            <w:r>
              <w:rPr>
                <w:szCs w:val="24"/>
                <w:lang w:val="en-GB"/>
              </w:rPr>
              <w:t xml:space="preserve">tion of the </w:t>
            </w:r>
            <w:r w:rsidRPr="000136C4">
              <w:rPr>
                <w:spacing w:val="-3"/>
                <w:szCs w:val="24"/>
                <w:lang w:val="en-GB"/>
              </w:rPr>
              <w:t xml:space="preserve"> </w:t>
            </w:r>
            <w:r w:rsidRPr="000136C4">
              <w:rPr>
                <w:rFonts w:ascii="Courier New" w:hAnsi="Courier New"/>
                <w:spacing w:val="3"/>
                <w:w w:val="99"/>
                <w:szCs w:val="24"/>
                <w:lang w:val="en-GB"/>
              </w:rPr>
              <w:t>m</w:t>
            </w:r>
            <w:r w:rsidRPr="000136C4">
              <w:rPr>
                <w:rFonts w:ascii="Courier New" w:hAnsi="Courier New"/>
                <w:w w:val="99"/>
                <w:szCs w:val="24"/>
                <w:lang w:val="en-GB"/>
              </w:rPr>
              <w:t>e</w:t>
            </w:r>
            <w:r w:rsidRPr="000136C4">
              <w:rPr>
                <w:rFonts w:ascii="Courier New" w:hAnsi="Courier New"/>
                <w:spacing w:val="1"/>
                <w:w w:val="99"/>
                <w:szCs w:val="24"/>
                <w:lang w:val="en-GB"/>
              </w:rPr>
              <w:t>t</w:t>
            </w:r>
            <w:r w:rsidRPr="000136C4">
              <w:rPr>
                <w:rFonts w:ascii="Courier New" w:hAnsi="Courier New"/>
                <w:w w:val="99"/>
                <w:szCs w:val="24"/>
                <w:lang w:val="en-GB"/>
              </w:rPr>
              <w:t>a</w:t>
            </w:r>
            <w:r w:rsidRPr="000136C4">
              <w:rPr>
                <w:rFonts w:ascii="Courier New" w:hAnsi="Courier New"/>
                <w:spacing w:val="1"/>
                <w:w w:val="99"/>
                <w:szCs w:val="24"/>
                <w:lang w:val="en-GB"/>
              </w:rPr>
              <w:t>d</w:t>
            </w:r>
            <w:r w:rsidRPr="000136C4">
              <w:rPr>
                <w:rFonts w:ascii="Courier New" w:hAnsi="Courier New"/>
                <w:w w:val="99"/>
                <w:szCs w:val="24"/>
                <w:lang w:val="en-GB"/>
              </w:rPr>
              <w:t>a</w:t>
            </w:r>
            <w:r w:rsidRPr="000136C4">
              <w:rPr>
                <w:rFonts w:ascii="Courier New" w:hAnsi="Courier New"/>
                <w:spacing w:val="1"/>
                <w:w w:val="99"/>
                <w:szCs w:val="24"/>
                <w:lang w:val="en-GB"/>
              </w:rPr>
              <w:t>t</w:t>
            </w:r>
            <w:r w:rsidRPr="000136C4">
              <w:rPr>
                <w:rFonts w:ascii="Courier New" w:hAnsi="Courier New"/>
                <w:w w:val="99"/>
                <w:szCs w:val="24"/>
                <w:lang w:val="en-GB"/>
              </w:rPr>
              <w:t>a</w:t>
            </w:r>
            <w:r w:rsidRPr="000136C4">
              <w:rPr>
                <w:rFonts w:ascii="Courier New" w:hAnsi="Courier New"/>
                <w:spacing w:val="1"/>
                <w:w w:val="99"/>
                <w:szCs w:val="24"/>
                <w:lang w:val="en-GB"/>
              </w:rPr>
              <w:t>.</w:t>
            </w:r>
            <w:r w:rsidRPr="000136C4">
              <w:rPr>
                <w:rFonts w:ascii="Courier New" w:hAnsi="Courier New"/>
                <w:spacing w:val="2"/>
                <w:w w:val="99"/>
                <w:szCs w:val="24"/>
                <w:lang w:val="en-GB"/>
              </w:rPr>
              <w:t>x</w:t>
            </w:r>
            <w:r w:rsidRPr="000136C4">
              <w:rPr>
                <w:rFonts w:ascii="Courier New" w:hAnsi="Courier New"/>
                <w:w w:val="99"/>
                <w:szCs w:val="24"/>
                <w:lang w:val="en-GB"/>
              </w:rPr>
              <w:t>ml</w:t>
            </w:r>
            <w:r>
              <w:rPr>
                <w:rFonts w:ascii="Courier New" w:hAnsi="Courier New"/>
                <w:w w:val="99"/>
                <w:szCs w:val="24"/>
                <w:lang w:val="en-GB"/>
              </w:rPr>
              <w:t>.</w:t>
            </w:r>
          </w:p>
        </w:tc>
        <w:tc>
          <w:tcPr>
            <w:tcW w:w="709" w:type="dxa"/>
          </w:tcPr>
          <w:p w14:paraId="06E46573" w14:textId="1285B828" w:rsidR="00AF5CAC" w:rsidRPr="000136C4" w:rsidRDefault="00267AF6" w:rsidP="00FA3ECC">
            <w:pPr>
              <w:pStyle w:val="TabelleGross"/>
              <w:rPr>
                <w:lang w:val="en-GB"/>
              </w:rPr>
            </w:pPr>
            <w:r>
              <w:rPr>
                <w:lang w:val="en-GB"/>
              </w:rPr>
              <w:t>M</w:t>
            </w:r>
          </w:p>
        </w:tc>
      </w:tr>
      <w:tr w:rsidR="00AF5CAC" w:rsidRPr="00F07B9E" w14:paraId="2203AA24" w14:textId="77777777" w:rsidTr="005647F2">
        <w:trPr>
          <w:cantSplit/>
        </w:trPr>
        <w:tc>
          <w:tcPr>
            <w:tcW w:w="1134" w:type="dxa"/>
          </w:tcPr>
          <w:p w14:paraId="47C80122" w14:textId="77777777" w:rsidR="00AF5CAC" w:rsidRPr="000136C4" w:rsidRDefault="00AF5CAC" w:rsidP="00AF5CAC">
            <w:pPr>
              <w:pStyle w:val="TabelleGross"/>
              <w:rPr>
                <w:lang w:val="en-GB"/>
              </w:rPr>
            </w:pPr>
            <w:r>
              <w:rPr>
                <w:lang w:val="en-GB"/>
              </w:rPr>
              <w:lastRenderedPageBreak/>
              <w:t>P_4.3-11</w:t>
            </w:r>
          </w:p>
        </w:tc>
        <w:tc>
          <w:tcPr>
            <w:tcW w:w="7371" w:type="dxa"/>
          </w:tcPr>
          <w:p w14:paraId="5EE04800" w14:textId="77777777" w:rsidR="00AF5CAC" w:rsidRPr="000136C4" w:rsidRDefault="00AF5CAC" w:rsidP="00C528A8">
            <w:pPr>
              <w:pStyle w:val="TabelleGross"/>
              <w:rPr>
                <w:szCs w:val="24"/>
                <w:lang w:val="en-GB"/>
              </w:rPr>
            </w:pPr>
            <w:r>
              <w:rPr>
                <w:szCs w:val="24"/>
                <w:lang w:val="en-GB"/>
              </w:rPr>
              <w:t xml:space="preserve">The field sequence </w:t>
            </w:r>
            <w:r w:rsidRPr="000136C4">
              <w:rPr>
                <w:szCs w:val="24"/>
                <w:lang w:val="en-GB"/>
              </w:rPr>
              <w:t>in the</w:t>
            </w:r>
            <w:r>
              <w:rPr>
                <w:szCs w:val="24"/>
                <w:lang w:val="en-GB"/>
              </w:rPr>
              <w:t xml:space="preserve"> table definition of the </w:t>
            </w:r>
            <w:r w:rsidRPr="000136C4">
              <w:rPr>
                <w:spacing w:val="-3"/>
                <w:szCs w:val="24"/>
                <w:lang w:val="en-GB"/>
              </w:rPr>
              <w:t xml:space="preserve"> </w:t>
            </w:r>
            <w:r w:rsidRPr="000136C4">
              <w:rPr>
                <w:rFonts w:ascii="Courier New" w:hAnsi="Courier New"/>
                <w:spacing w:val="3"/>
                <w:w w:val="99"/>
                <w:szCs w:val="24"/>
                <w:lang w:val="en-GB"/>
              </w:rPr>
              <w:t>m</w:t>
            </w:r>
            <w:r w:rsidRPr="000136C4">
              <w:rPr>
                <w:rFonts w:ascii="Courier New" w:hAnsi="Courier New"/>
                <w:w w:val="99"/>
                <w:szCs w:val="24"/>
                <w:lang w:val="en-GB"/>
              </w:rPr>
              <w:t>e</w:t>
            </w:r>
            <w:r w:rsidRPr="000136C4">
              <w:rPr>
                <w:rFonts w:ascii="Courier New" w:hAnsi="Courier New"/>
                <w:spacing w:val="1"/>
                <w:w w:val="99"/>
                <w:szCs w:val="24"/>
                <w:lang w:val="en-GB"/>
              </w:rPr>
              <w:t>t</w:t>
            </w:r>
            <w:r w:rsidRPr="000136C4">
              <w:rPr>
                <w:rFonts w:ascii="Courier New" w:hAnsi="Courier New"/>
                <w:w w:val="99"/>
                <w:szCs w:val="24"/>
                <w:lang w:val="en-GB"/>
              </w:rPr>
              <w:t>a</w:t>
            </w:r>
            <w:r w:rsidRPr="000136C4">
              <w:rPr>
                <w:rFonts w:ascii="Courier New" w:hAnsi="Courier New"/>
                <w:spacing w:val="1"/>
                <w:w w:val="99"/>
                <w:szCs w:val="24"/>
                <w:lang w:val="en-GB"/>
              </w:rPr>
              <w:t>d</w:t>
            </w:r>
            <w:r w:rsidRPr="000136C4">
              <w:rPr>
                <w:rFonts w:ascii="Courier New" w:hAnsi="Courier New"/>
                <w:w w:val="99"/>
                <w:szCs w:val="24"/>
                <w:lang w:val="en-GB"/>
              </w:rPr>
              <w:t>a</w:t>
            </w:r>
            <w:r w:rsidRPr="000136C4">
              <w:rPr>
                <w:rFonts w:ascii="Courier New" w:hAnsi="Courier New"/>
                <w:spacing w:val="1"/>
                <w:w w:val="99"/>
                <w:szCs w:val="24"/>
                <w:lang w:val="en-GB"/>
              </w:rPr>
              <w:t>t</w:t>
            </w:r>
            <w:r w:rsidRPr="000136C4">
              <w:rPr>
                <w:rFonts w:ascii="Courier New" w:hAnsi="Courier New"/>
                <w:w w:val="99"/>
                <w:szCs w:val="24"/>
                <w:lang w:val="en-GB"/>
              </w:rPr>
              <w:t>a</w:t>
            </w:r>
            <w:r w:rsidRPr="000136C4">
              <w:rPr>
                <w:rFonts w:ascii="Courier New" w:hAnsi="Courier New"/>
                <w:spacing w:val="1"/>
                <w:w w:val="99"/>
                <w:szCs w:val="24"/>
                <w:lang w:val="en-GB"/>
              </w:rPr>
              <w:t>.</w:t>
            </w:r>
            <w:r w:rsidRPr="000136C4">
              <w:rPr>
                <w:rFonts w:ascii="Courier New" w:hAnsi="Courier New"/>
                <w:spacing w:val="2"/>
                <w:w w:val="99"/>
                <w:szCs w:val="24"/>
                <w:lang w:val="en-GB"/>
              </w:rPr>
              <w:t>x</w:t>
            </w:r>
            <w:r w:rsidRPr="000136C4">
              <w:rPr>
                <w:rFonts w:ascii="Courier New" w:hAnsi="Courier New"/>
                <w:w w:val="99"/>
                <w:szCs w:val="24"/>
                <w:lang w:val="en-GB"/>
              </w:rPr>
              <w:t>ml</w:t>
            </w:r>
            <w:r w:rsidRPr="000136C4">
              <w:rPr>
                <w:rFonts w:ascii="Courier New" w:hAnsi="Courier New"/>
                <w:spacing w:val="-64"/>
                <w:szCs w:val="24"/>
                <w:lang w:val="en-GB"/>
              </w:rPr>
              <w:t xml:space="preserve"> </w:t>
            </w:r>
            <w:r w:rsidRPr="000136C4">
              <w:rPr>
                <w:spacing w:val="4"/>
                <w:szCs w:val="24"/>
                <w:lang w:val="en-GB"/>
              </w:rPr>
              <w:t>must</w:t>
            </w:r>
            <w:r>
              <w:rPr>
                <w:spacing w:val="4"/>
                <w:szCs w:val="24"/>
                <w:lang w:val="en-GB"/>
              </w:rPr>
              <w:t xml:space="preserve"> be ident</w:t>
            </w:r>
            <w:r>
              <w:rPr>
                <w:spacing w:val="4"/>
                <w:szCs w:val="24"/>
                <w:lang w:val="en-GB"/>
              </w:rPr>
              <w:t>i</w:t>
            </w:r>
            <w:r>
              <w:rPr>
                <w:spacing w:val="4"/>
                <w:szCs w:val="24"/>
                <w:lang w:val="en-GB"/>
              </w:rPr>
              <w:t>cal to the fi</w:t>
            </w:r>
            <w:r w:rsidR="00C528A8">
              <w:rPr>
                <w:spacing w:val="4"/>
                <w:szCs w:val="24"/>
                <w:lang w:val="en-GB"/>
              </w:rPr>
              <w:t>e</w:t>
            </w:r>
            <w:r>
              <w:rPr>
                <w:spacing w:val="4"/>
                <w:szCs w:val="24"/>
                <w:lang w:val="en-GB"/>
              </w:rPr>
              <w:t xml:space="preserve">ld sequence in the </w:t>
            </w:r>
            <w:r w:rsidRPr="000136C4">
              <w:rPr>
                <w:spacing w:val="2"/>
                <w:szCs w:val="24"/>
                <w:lang w:val="en-GB"/>
              </w:rPr>
              <w:t>corresponding</w:t>
            </w:r>
            <w:r w:rsidRPr="000136C4">
              <w:rPr>
                <w:spacing w:val="-12"/>
                <w:szCs w:val="24"/>
                <w:lang w:val="en-GB"/>
              </w:rPr>
              <w:t xml:space="preserve"> </w:t>
            </w:r>
            <w:r w:rsidRPr="000136C4">
              <w:rPr>
                <w:rFonts w:ascii="Courier New" w:hAnsi="Courier New"/>
                <w:szCs w:val="24"/>
                <w:lang w:val="en-GB"/>
              </w:rPr>
              <w:t>table[</w:t>
            </w:r>
            <w:r>
              <w:rPr>
                <w:rFonts w:ascii="Courier New" w:hAnsi="Courier New"/>
                <w:szCs w:val="24"/>
                <w:lang w:val="en-GB"/>
              </w:rPr>
              <w:t>number</w:t>
            </w:r>
            <w:r w:rsidRPr="000136C4">
              <w:rPr>
                <w:rFonts w:ascii="Courier New" w:hAnsi="Courier New"/>
                <w:szCs w:val="24"/>
                <w:lang w:val="en-GB"/>
              </w:rPr>
              <w:t>].xsd</w:t>
            </w:r>
            <w:r w:rsidRPr="000136C4">
              <w:rPr>
                <w:rFonts w:cs="Arial"/>
                <w:lang w:val="en-GB"/>
              </w:rPr>
              <w:t>.</w:t>
            </w:r>
          </w:p>
        </w:tc>
        <w:tc>
          <w:tcPr>
            <w:tcW w:w="709" w:type="dxa"/>
          </w:tcPr>
          <w:p w14:paraId="5D36FFE4" w14:textId="2EF69B3E" w:rsidR="00AF5CAC" w:rsidRPr="000136C4" w:rsidRDefault="00267AF6" w:rsidP="00FA3ECC">
            <w:pPr>
              <w:pStyle w:val="TabelleGross"/>
              <w:rPr>
                <w:lang w:val="en-GB"/>
              </w:rPr>
            </w:pPr>
            <w:r>
              <w:rPr>
                <w:lang w:val="en-GB"/>
              </w:rPr>
              <w:t>M</w:t>
            </w:r>
          </w:p>
        </w:tc>
      </w:tr>
      <w:tr w:rsidR="006A103E" w:rsidRPr="000136C4" w14:paraId="7BE1E4EC" w14:textId="77777777" w:rsidTr="005647F2">
        <w:trPr>
          <w:cantSplit/>
        </w:trPr>
        <w:tc>
          <w:tcPr>
            <w:tcW w:w="1134" w:type="dxa"/>
          </w:tcPr>
          <w:p w14:paraId="01A2F888" w14:textId="77777777" w:rsidR="000C7F1B" w:rsidRPr="000136C4" w:rsidRDefault="00CE5F8C" w:rsidP="003D5ADE">
            <w:pPr>
              <w:pStyle w:val="TabelleGross"/>
              <w:rPr>
                <w:lang w:val="en-GB"/>
              </w:rPr>
            </w:pPr>
            <w:r w:rsidRPr="000136C4">
              <w:rPr>
                <w:lang w:val="en-GB"/>
              </w:rPr>
              <w:t>P_</w:t>
            </w:r>
            <w:r w:rsidR="000C7F1B" w:rsidRPr="000136C4">
              <w:rPr>
                <w:lang w:val="en-GB"/>
              </w:rPr>
              <w:t>4.</w:t>
            </w:r>
            <w:r w:rsidRPr="000136C4">
              <w:rPr>
                <w:lang w:val="en-GB"/>
              </w:rPr>
              <w:t>3</w:t>
            </w:r>
            <w:r w:rsidR="000C7F1B" w:rsidRPr="000136C4">
              <w:rPr>
                <w:lang w:val="en-GB"/>
              </w:rPr>
              <w:t>-</w:t>
            </w:r>
            <w:r w:rsidR="000032C5">
              <w:rPr>
                <w:lang w:val="en-GB"/>
              </w:rPr>
              <w:t>1</w:t>
            </w:r>
            <w:r w:rsidR="003D5ADE">
              <w:rPr>
                <w:lang w:val="en-GB"/>
              </w:rPr>
              <w:t>2</w:t>
            </w:r>
          </w:p>
        </w:tc>
        <w:tc>
          <w:tcPr>
            <w:tcW w:w="7371" w:type="dxa"/>
          </w:tcPr>
          <w:p w14:paraId="64251787" w14:textId="77777777" w:rsidR="000C7F1B" w:rsidRPr="000136C4" w:rsidRDefault="00062A1D" w:rsidP="000C7F1B">
            <w:pPr>
              <w:pStyle w:val="TabelleGross"/>
              <w:rPr>
                <w:rFonts w:cs="Arial"/>
                <w:lang w:val="en-GB"/>
              </w:rPr>
            </w:pPr>
            <w:r w:rsidRPr="000136C4">
              <w:rPr>
                <w:szCs w:val="24"/>
                <w:lang w:val="en-GB"/>
              </w:rPr>
              <w:t>The number of lines in a table</w:t>
            </w:r>
            <w:r w:rsidRPr="000136C4">
              <w:rPr>
                <w:spacing w:val="-2"/>
                <w:szCs w:val="24"/>
                <w:lang w:val="en-GB"/>
              </w:rPr>
              <w:t xml:space="preserve"> </w:t>
            </w:r>
            <w:r w:rsidRPr="000136C4">
              <w:rPr>
                <w:spacing w:val="-1"/>
                <w:szCs w:val="24"/>
                <w:lang w:val="en-GB"/>
              </w:rPr>
              <w:t>i</w:t>
            </w:r>
            <w:r w:rsidRPr="000136C4">
              <w:rPr>
                <w:szCs w:val="24"/>
                <w:lang w:val="en-GB"/>
              </w:rPr>
              <w:t>n</w:t>
            </w:r>
            <w:r w:rsidRPr="000136C4">
              <w:rPr>
                <w:spacing w:val="-3"/>
                <w:szCs w:val="24"/>
                <w:lang w:val="en-GB"/>
              </w:rPr>
              <w:t xml:space="preserve"> </w:t>
            </w:r>
            <w:r w:rsidRPr="000136C4">
              <w:rPr>
                <w:rFonts w:ascii="Courier New" w:hAnsi="Courier New"/>
                <w:w w:val="99"/>
                <w:szCs w:val="24"/>
                <w:lang w:val="en-GB"/>
              </w:rPr>
              <w:t>metadata.</w:t>
            </w:r>
            <w:r w:rsidRPr="000136C4">
              <w:rPr>
                <w:rFonts w:ascii="Courier New" w:hAnsi="Courier New"/>
                <w:spacing w:val="1"/>
                <w:w w:val="99"/>
                <w:szCs w:val="24"/>
                <w:lang w:val="en-GB"/>
              </w:rPr>
              <w:t>x</w:t>
            </w:r>
            <w:r w:rsidRPr="000136C4">
              <w:rPr>
                <w:rFonts w:ascii="Courier New" w:hAnsi="Courier New"/>
                <w:w w:val="99"/>
                <w:szCs w:val="24"/>
                <w:lang w:val="en-GB"/>
              </w:rPr>
              <w:t>ml</w:t>
            </w:r>
            <w:r w:rsidRPr="000136C4">
              <w:rPr>
                <w:rFonts w:ascii="Courier New" w:hAnsi="Courier New"/>
                <w:spacing w:val="-62"/>
                <w:szCs w:val="24"/>
                <w:lang w:val="en-GB"/>
              </w:rPr>
              <w:t xml:space="preserve"> </w:t>
            </w:r>
            <w:r w:rsidRPr="000136C4">
              <w:rPr>
                <w:spacing w:val="2"/>
                <w:szCs w:val="24"/>
                <w:lang w:val="en-GB"/>
              </w:rPr>
              <w:t>must fit into the area specified in the corresponding</w:t>
            </w:r>
            <w:r w:rsidRPr="000136C4">
              <w:rPr>
                <w:spacing w:val="-12"/>
                <w:szCs w:val="24"/>
                <w:lang w:val="en-GB"/>
              </w:rPr>
              <w:t xml:space="preserve"> </w:t>
            </w:r>
            <w:r w:rsidRPr="000136C4">
              <w:rPr>
                <w:rFonts w:ascii="Courier New" w:hAnsi="Courier New"/>
                <w:szCs w:val="24"/>
                <w:lang w:val="en-GB"/>
              </w:rPr>
              <w:t>table[</w:t>
            </w:r>
            <w:r w:rsidR="000136C4">
              <w:rPr>
                <w:rFonts w:ascii="Courier New" w:hAnsi="Courier New"/>
                <w:szCs w:val="24"/>
                <w:lang w:val="en-GB"/>
              </w:rPr>
              <w:t>number</w:t>
            </w:r>
            <w:r w:rsidRPr="000136C4">
              <w:rPr>
                <w:rFonts w:ascii="Courier New" w:hAnsi="Courier New"/>
                <w:szCs w:val="24"/>
                <w:lang w:val="en-GB"/>
              </w:rPr>
              <w:t>].xsd</w:t>
            </w:r>
            <w:r w:rsidR="000C7F1B" w:rsidRPr="000136C4">
              <w:rPr>
                <w:rFonts w:cs="Arial"/>
                <w:lang w:val="en-GB"/>
              </w:rPr>
              <w:t>.</w:t>
            </w:r>
          </w:p>
          <w:p w14:paraId="7E0470A1" w14:textId="77777777" w:rsidR="006E2B95" w:rsidRPr="000136C4" w:rsidRDefault="00062A1D" w:rsidP="006E2B95">
            <w:pPr>
              <w:pStyle w:val="TabelleGross"/>
              <w:rPr>
                <w:rFonts w:cs="Arial"/>
                <w:lang w:val="en-GB"/>
              </w:rPr>
            </w:pPr>
            <w:r w:rsidRPr="000136C4">
              <w:rPr>
                <w:szCs w:val="24"/>
                <w:lang w:val="en-GB"/>
              </w:rPr>
              <w:t>The number of lines in a table</w:t>
            </w:r>
            <w:r w:rsidRPr="000136C4">
              <w:rPr>
                <w:spacing w:val="-2"/>
                <w:szCs w:val="24"/>
                <w:lang w:val="en-GB"/>
              </w:rPr>
              <w:t xml:space="preserve"> </w:t>
            </w:r>
            <w:r w:rsidRPr="000136C4">
              <w:rPr>
                <w:spacing w:val="-1"/>
                <w:szCs w:val="24"/>
                <w:lang w:val="en-GB"/>
              </w:rPr>
              <w:t>i</w:t>
            </w:r>
            <w:r w:rsidRPr="000136C4">
              <w:rPr>
                <w:szCs w:val="24"/>
                <w:lang w:val="en-GB"/>
              </w:rPr>
              <w:t>n</w:t>
            </w:r>
            <w:r w:rsidRPr="000136C4">
              <w:rPr>
                <w:spacing w:val="-3"/>
                <w:szCs w:val="24"/>
                <w:lang w:val="en-GB"/>
              </w:rPr>
              <w:t xml:space="preserve"> </w:t>
            </w:r>
            <w:r w:rsidRPr="000136C4">
              <w:rPr>
                <w:rFonts w:ascii="Courier New" w:hAnsi="Courier New"/>
                <w:w w:val="99"/>
                <w:szCs w:val="24"/>
                <w:lang w:val="en-GB"/>
              </w:rPr>
              <w:t>metadata.xml</w:t>
            </w:r>
            <w:r w:rsidRPr="000136C4">
              <w:rPr>
                <w:rFonts w:ascii="Courier New" w:hAnsi="Courier New"/>
                <w:spacing w:val="-62"/>
                <w:szCs w:val="24"/>
                <w:lang w:val="en-GB"/>
              </w:rPr>
              <w:t xml:space="preserve"> </w:t>
            </w:r>
            <w:r w:rsidRPr="000136C4">
              <w:rPr>
                <w:spacing w:val="2"/>
                <w:szCs w:val="24"/>
                <w:lang w:val="en-GB"/>
              </w:rPr>
              <w:t xml:space="preserve">must be identical to the </w:t>
            </w:r>
            <w:r w:rsidRPr="000136C4">
              <w:rPr>
                <w:szCs w:val="24"/>
                <w:lang w:val="en-GB"/>
              </w:rPr>
              <w:t>nu</w:t>
            </w:r>
            <w:r w:rsidRPr="000136C4">
              <w:rPr>
                <w:szCs w:val="24"/>
                <w:lang w:val="en-GB"/>
              </w:rPr>
              <w:t>m</w:t>
            </w:r>
            <w:r w:rsidRPr="000136C4">
              <w:rPr>
                <w:szCs w:val="24"/>
                <w:lang w:val="en-GB"/>
              </w:rPr>
              <w:t>ber of lines in the corresponding</w:t>
            </w:r>
            <w:r w:rsidRPr="000136C4">
              <w:rPr>
                <w:spacing w:val="-14"/>
                <w:position w:val="1"/>
                <w:szCs w:val="24"/>
                <w:lang w:val="en-GB"/>
              </w:rPr>
              <w:t xml:space="preserve"> </w:t>
            </w:r>
            <w:r w:rsidRPr="000136C4">
              <w:rPr>
                <w:rFonts w:ascii="Courier New" w:hAnsi="Courier New"/>
                <w:position w:val="1"/>
                <w:szCs w:val="24"/>
                <w:lang w:val="en-GB"/>
              </w:rPr>
              <w:t>table[</w:t>
            </w:r>
            <w:r w:rsidR="000136C4">
              <w:rPr>
                <w:rFonts w:ascii="Courier New" w:hAnsi="Courier New"/>
                <w:position w:val="1"/>
                <w:szCs w:val="24"/>
                <w:lang w:val="en-GB"/>
              </w:rPr>
              <w:t>number</w:t>
            </w:r>
            <w:r w:rsidRPr="000136C4">
              <w:rPr>
                <w:rFonts w:ascii="Courier New" w:hAnsi="Courier New"/>
                <w:position w:val="1"/>
                <w:szCs w:val="24"/>
                <w:lang w:val="en-GB"/>
              </w:rPr>
              <w:t>]</w:t>
            </w:r>
            <w:r w:rsidRPr="000136C4">
              <w:rPr>
                <w:rFonts w:ascii="Courier New" w:hAnsi="Courier New"/>
                <w:spacing w:val="2"/>
                <w:position w:val="1"/>
                <w:szCs w:val="24"/>
                <w:lang w:val="en-GB"/>
              </w:rPr>
              <w:t>.</w:t>
            </w:r>
            <w:r w:rsidRPr="000136C4">
              <w:rPr>
                <w:rFonts w:ascii="Courier New" w:hAnsi="Courier New"/>
                <w:spacing w:val="1"/>
                <w:position w:val="1"/>
                <w:szCs w:val="24"/>
                <w:lang w:val="en-GB"/>
              </w:rPr>
              <w:t>x</w:t>
            </w:r>
            <w:r w:rsidRPr="000136C4">
              <w:rPr>
                <w:rFonts w:ascii="Courier New" w:hAnsi="Courier New"/>
                <w:position w:val="1"/>
                <w:szCs w:val="24"/>
                <w:lang w:val="en-GB"/>
              </w:rPr>
              <w:t>ml</w:t>
            </w:r>
            <w:r w:rsidR="006E2B95" w:rsidRPr="000136C4">
              <w:rPr>
                <w:rFonts w:cs="Arial"/>
                <w:lang w:val="en-GB"/>
              </w:rPr>
              <w:t>.</w:t>
            </w:r>
          </w:p>
          <w:p w14:paraId="0B61CCF3" w14:textId="77777777" w:rsidR="000C7F1B" w:rsidRPr="000136C4" w:rsidRDefault="000C7F1B" w:rsidP="000C7F1B">
            <w:pPr>
              <w:pStyle w:val="TabelleGross"/>
              <w:rPr>
                <w:lang w:val="en-GB"/>
              </w:rPr>
            </w:pPr>
          </w:p>
          <w:p w14:paraId="42002E84" w14:textId="77777777" w:rsidR="000C7F1B" w:rsidRPr="000136C4" w:rsidRDefault="00BC5CDF" w:rsidP="000C7F1B">
            <w:pPr>
              <w:pStyle w:val="TabelleGross"/>
              <w:rPr>
                <w:b/>
                <w:lang w:val="en-GB"/>
              </w:rPr>
            </w:pPr>
            <w:r w:rsidRPr="000136C4">
              <w:rPr>
                <w:b/>
                <w:lang w:val="en-GB"/>
              </w:rPr>
              <w:t>Example</w:t>
            </w:r>
          </w:p>
          <w:p w14:paraId="1C054630" w14:textId="77777777" w:rsidR="00323354" w:rsidRPr="000136C4" w:rsidRDefault="006A103E" w:rsidP="000C7F1B">
            <w:pPr>
              <w:pStyle w:val="TabelleGross"/>
              <w:rPr>
                <w:lang w:val="en-GB"/>
              </w:rPr>
            </w:pPr>
            <w:r w:rsidRPr="000136C4">
              <w:rPr>
                <w:noProof/>
              </w:rPr>
              <w:drawing>
                <wp:inline distT="0" distB="0" distL="0" distR="0" wp14:anchorId="1CEBADD7" wp14:editId="1878DF8F">
                  <wp:extent cx="4111334" cy="2260758"/>
                  <wp:effectExtent l="0" t="0" r="381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_4.3-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29865" cy="2270948"/>
                          </a:xfrm>
                          <a:prstGeom prst="rect">
                            <a:avLst/>
                          </a:prstGeom>
                        </pic:spPr>
                      </pic:pic>
                    </a:graphicData>
                  </a:graphic>
                </wp:inline>
              </w:drawing>
            </w:r>
          </w:p>
          <w:p w14:paraId="116256D0" w14:textId="77777777" w:rsidR="008B1166" w:rsidRPr="000136C4" w:rsidRDefault="008B1166" w:rsidP="000C7F1B">
            <w:pPr>
              <w:pStyle w:val="TabelleGross"/>
              <w:rPr>
                <w:lang w:val="en-GB"/>
              </w:rPr>
            </w:pPr>
          </w:p>
          <w:p w14:paraId="04A925F5" w14:textId="77777777" w:rsidR="000C7F1B" w:rsidRPr="000136C4" w:rsidRDefault="00BC5CDF" w:rsidP="000C7F1B">
            <w:pPr>
              <w:pStyle w:val="TabelleGross"/>
              <w:rPr>
                <w:b/>
                <w:i/>
                <w:iCs/>
                <w:lang w:val="en-GB"/>
              </w:rPr>
            </w:pPr>
            <w:r w:rsidRPr="000136C4">
              <w:rPr>
                <w:b/>
                <w:i/>
                <w:iCs/>
                <w:lang w:val="en-GB"/>
              </w:rPr>
              <w:t>Recommendation</w:t>
            </w:r>
          </w:p>
          <w:p w14:paraId="6821EAEA" w14:textId="77777777" w:rsidR="0037156B" w:rsidRPr="000136C4" w:rsidRDefault="00062A1D" w:rsidP="000136C4">
            <w:pPr>
              <w:pStyle w:val="TabelleGross"/>
              <w:rPr>
                <w:i/>
                <w:iCs/>
                <w:lang w:val="en-GB"/>
              </w:rPr>
            </w:pPr>
            <w:r w:rsidRPr="000136C4">
              <w:rPr>
                <w:i/>
                <w:spacing w:val="-1"/>
                <w:szCs w:val="24"/>
                <w:lang w:val="en-GB"/>
              </w:rPr>
              <w:t>It is advisable to use the range 0 to infinity</w:t>
            </w:r>
            <w:r w:rsidRPr="000136C4">
              <w:rPr>
                <w:i/>
                <w:szCs w:val="24"/>
                <w:lang w:val="en-GB"/>
              </w:rPr>
              <w:t xml:space="preserve"> </w:t>
            </w:r>
            <w:r w:rsidRPr="000136C4">
              <w:rPr>
                <w:i/>
                <w:spacing w:val="1"/>
                <w:w w:val="99"/>
                <w:szCs w:val="24"/>
                <w:lang w:val="en-GB"/>
              </w:rPr>
              <w:t>(</w:t>
            </w:r>
            <w:r w:rsidRPr="000136C4">
              <w:rPr>
                <w:i/>
                <w:w w:val="99"/>
                <w:szCs w:val="24"/>
                <w:lang w:val="en-GB"/>
              </w:rPr>
              <w:t>m</w:t>
            </w:r>
            <w:r w:rsidRPr="000136C4">
              <w:rPr>
                <w:i/>
                <w:spacing w:val="-1"/>
                <w:w w:val="99"/>
                <w:szCs w:val="24"/>
                <w:lang w:val="en-GB"/>
              </w:rPr>
              <w:t>a</w:t>
            </w:r>
            <w:r w:rsidRPr="000136C4">
              <w:rPr>
                <w:i/>
                <w:spacing w:val="1"/>
                <w:w w:val="99"/>
                <w:szCs w:val="24"/>
                <w:lang w:val="en-GB"/>
              </w:rPr>
              <w:t>xOcc</w:t>
            </w:r>
            <w:r w:rsidRPr="000136C4">
              <w:rPr>
                <w:i/>
                <w:w w:val="99"/>
                <w:szCs w:val="24"/>
                <w:lang w:val="en-GB"/>
              </w:rPr>
              <w:t>ur</w:t>
            </w:r>
            <w:r w:rsidRPr="000136C4">
              <w:rPr>
                <w:i/>
                <w:spacing w:val="2"/>
                <w:w w:val="99"/>
                <w:szCs w:val="24"/>
                <w:lang w:val="en-GB"/>
              </w:rPr>
              <w:t>s</w:t>
            </w:r>
            <w:r w:rsidRPr="000136C4">
              <w:rPr>
                <w:i/>
                <w:spacing w:val="-1"/>
                <w:w w:val="99"/>
                <w:szCs w:val="24"/>
                <w:lang w:val="en-GB"/>
              </w:rPr>
              <w:t>="</w:t>
            </w:r>
            <w:r w:rsidRPr="000136C4">
              <w:rPr>
                <w:i/>
                <w:w w:val="99"/>
                <w:szCs w:val="24"/>
                <w:lang w:val="en-GB"/>
              </w:rPr>
              <w:t>u</w:t>
            </w:r>
            <w:r w:rsidRPr="000136C4">
              <w:rPr>
                <w:i/>
                <w:spacing w:val="-1"/>
                <w:w w:val="99"/>
                <w:szCs w:val="24"/>
                <w:lang w:val="en-GB"/>
              </w:rPr>
              <w:t>n</w:t>
            </w:r>
            <w:r w:rsidRPr="000136C4">
              <w:rPr>
                <w:i/>
                <w:spacing w:val="2"/>
                <w:w w:val="99"/>
                <w:szCs w:val="24"/>
                <w:lang w:val="en-GB"/>
              </w:rPr>
              <w:t>b</w:t>
            </w:r>
            <w:r w:rsidRPr="000136C4">
              <w:rPr>
                <w:i/>
                <w:w w:val="99"/>
                <w:szCs w:val="24"/>
                <w:lang w:val="en-GB"/>
              </w:rPr>
              <w:t>o</w:t>
            </w:r>
            <w:r w:rsidRPr="000136C4">
              <w:rPr>
                <w:i/>
                <w:spacing w:val="-1"/>
                <w:w w:val="99"/>
                <w:szCs w:val="24"/>
                <w:lang w:val="en-GB"/>
              </w:rPr>
              <w:t>u</w:t>
            </w:r>
            <w:r w:rsidRPr="000136C4">
              <w:rPr>
                <w:i/>
                <w:spacing w:val="2"/>
                <w:w w:val="99"/>
                <w:szCs w:val="24"/>
                <w:lang w:val="en-GB"/>
              </w:rPr>
              <w:t>n</w:t>
            </w:r>
            <w:r w:rsidRPr="000136C4">
              <w:rPr>
                <w:i/>
                <w:w w:val="99"/>
                <w:szCs w:val="24"/>
                <w:lang w:val="en-GB"/>
              </w:rPr>
              <w:t>d</w:t>
            </w:r>
            <w:r w:rsidRPr="000136C4">
              <w:rPr>
                <w:i/>
                <w:spacing w:val="1"/>
                <w:w w:val="99"/>
                <w:szCs w:val="24"/>
                <w:lang w:val="en-GB"/>
              </w:rPr>
              <w:t>e</w:t>
            </w:r>
            <w:r w:rsidRPr="000136C4">
              <w:rPr>
                <w:i/>
                <w:w w:val="99"/>
                <w:szCs w:val="24"/>
                <w:lang w:val="en-GB"/>
              </w:rPr>
              <w:t>d"</w:t>
            </w:r>
            <w:r w:rsidRPr="000136C4">
              <w:rPr>
                <w:i/>
                <w:spacing w:val="1"/>
                <w:w w:val="99"/>
                <w:szCs w:val="24"/>
                <w:lang w:val="en-GB"/>
              </w:rPr>
              <w:t xml:space="preserve"> </w:t>
            </w:r>
            <w:r w:rsidRPr="000136C4">
              <w:rPr>
                <w:i/>
                <w:szCs w:val="24"/>
                <w:lang w:val="en-GB"/>
              </w:rPr>
              <w:t>m</w:t>
            </w:r>
            <w:r w:rsidRPr="000136C4">
              <w:rPr>
                <w:i/>
                <w:spacing w:val="-1"/>
                <w:szCs w:val="24"/>
                <w:lang w:val="en-GB"/>
              </w:rPr>
              <w:t>i</w:t>
            </w:r>
            <w:r w:rsidRPr="000136C4">
              <w:rPr>
                <w:i/>
                <w:szCs w:val="24"/>
                <w:lang w:val="en-GB"/>
              </w:rPr>
              <w:t>nO</w:t>
            </w:r>
            <w:r w:rsidRPr="000136C4">
              <w:rPr>
                <w:i/>
                <w:spacing w:val="1"/>
                <w:szCs w:val="24"/>
                <w:lang w:val="en-GB"/>
              </w:rPr>
              <w:t>c</w:t>
            </w:r>
            <w:r w:rsidRPr="000136C4">
              <w:rPr>
                <w:i/>
                <w:spacing w:val="1"/>
                <w:szCs w:val="24"/>
                <w:lang w:val="en-GB"/>
              </w:rPr>
              <w:t>c</w:t>
            </w:r>
            <w:r w:rsidRPr="000136C4">
              <w:rPr>
                <w:i/>
                <w:szCs w:val="24"/>
                <w:lang w:val="en-GB"/>
              </w:rPr>
              <w:t>ur</w:t>
            </w:r>
            <w:r w:rsidRPr="000136C4">
              <w:rPr>
                <w:i/>
                <w:spacing w:val="2"/>
                <w:szCs w:val="24"/>
                <w:lang w:val="en-GB"/>
              </w:rPr>
              <w:t>s</w:t>
            </w:r>
            <w:r w:rsidRPr="000136C4">
              <w:rPr>
                <w:i/>
                <w:spacing w:val="-1"/>
                <w:szCs w:val="24"/>
                <w:lang w:val="en-GB"/>
              </w:rPr>
              <w:t>=</w:t>
            </w:r>
            <w:r w:rsidRPr="000136C4">
              <w:rPr>
                <w:i/>
                <w:spacing w:val="1"/>
                <w:szCs w:val="24"/>
                <w:lang w:val="en-GB"/>
              </w:rPr>
              <w:t>"</w:t>
            </w:r>
            <w:r w:rsidRPr="000136C4">
              <w:rPr>
                <w:i/>
                <w:szCs w:val="24"/>
                <w:lang w:val="en-GB"/>
              </w:rPr>
              <w:t>0</w:t>
            </w:r>
            <w:r w:rsidRPr="000136C4">
              <w:rPr>
                <w:i/>
                <w:spacing w:val="-1"/>
                <w:szCs w:val="24"/>
                <w:lang w:val="en-GB"/>
              </w:rPr>
              <w:t>"</w:t>
            </w:r>
            <w:r w:rsidRPr="000136C4">
              <w:rPr>
                <w:i/>
                <w:szCs w:val="24"/>
                <w:lang w:val="en-GB"/>
              </w:rPr>
              <w:t>) in the</w:t>
            </w:r>
            <w:r w:rsidRPr="000136C4">
              <w:rPr>
                <w:i/>
                <w:spacing w:val="-9"/>
                <w:szCs w:val="24"/>
                <w:lang w:val="en-GB"/>
              </w:rPr>
              <w:t xml:space="preserve"> </w:t>
            </w:r>
            <w:r w:rsidRPr="000136C4">
              <w:rPr>
                <w:rFonts w:ascii="Courier New" w:hAnsi="Courier New"/>
                <w:w w:val="99"/>
                <w:szCs w:val="24"/>
                <w:lang w:val="en-GB"/>
              </w:rPr>
              <w:t>table[</w:t>
            </w:r>
            <w:r w:rsidR="000136C4">
              <w:rPr>
                <w:rFonts w:ascii="Courier New" w:hAnsi="Courier New"/>
                <w:w w:val="99"/>
                <w:szCs w:val="24"/>
                <w:lang w:val="en-GB"/>
              </w:rPr>
              <w:t>number</w:t>
            </w:r>
            <w:r w:rsidRPr="000136C4">
              <w:rPr>
                <w:rFonts w:ascii="Courier New" w:hAnsi="Courier New"/>
                <w:w w:val="99"/>
                <w:szCs w:val="24"/>
                <w:lang w:val="en-GB"/>
              </w:rPr>
              <w:t>].xsd</w:t>
            </w:r>
            <w:r w:rsidRPr="000136C4">
              <w:rPr>
                <w:i/>
                <w:szCs w:val="24"/>
                <w:lang w:val="en-GB"/>
              </w:rPr>
              <w:t>.</w:t>
            </w:r>
            <w:r w:rsidRPr="000136C4">
              <w:rPr>
                <w:i/>
                <w:spacing w:val="-1"/>
                <w:szCs w:val="24"/>
                <w:lang w:val="en-GB"/>
              </w:rPr>
              <w:t xml:space="preserve"> This avoids problems when validating</w:t>
            </w:r>
            <w:r w:rsidRPr="000136C4">
              <w:rPr>
                <w:i/>
                <w:spacing w:val="1"/>
                <w:szCs w:val="24"/>
                <w:lang w:val="en-GB"/>
              </w:rPr>
              <w:t xml:space="preserve"> </w:t>
            </w:r>
            <w:r w:rsidRPr="000136C4">
              <w:rPr>
                <w:rFonts w:ascii="Courier New" w:hAnsi="Courier New"/>
                <w:w w:val="99"/>
                <w:szCs w:val="24"/>
                <w:lang w:val="en-GB"/>
              </w:rPr>
              <w:t>table[</w:t>
            </w:r>
            <w:r w:rsidR="000136C4">
              <w:rPr>
                <w:rFonts w:ascii="Courier New" w:hAnsi="Courier New"/>
                <w:w w:val="99"/>
                <w:szCs w:val="24"/>
                <w:lang w:val="en-GB"/>
              </w:rPr>
              <w:t>number</w:t>
            </w:r>
            <w:r w:rsidRPr="000136C4">
              <w:rPr>
                <w:rFonts w:ascii="Courier New" w:hAnsi="Courier New"/>
                <w:w w:val="99"/>
                <w:szCs w:val="24"/>
                <w:lang w:val="en-GB"/>
              </w:rPr>
              <w:t>].xml</w:t>
            </w:r>
            <w:r w:rsidRPr="000136C4">
              <w:rPr>
                <w:rFonts w:ascii="Courier New" w:hAnsi="Courier New"/>
                <w:spacing w:val="-64"/>
                <w:szCs w:val="24"/>
                <w:lang w:val="en-GB"/>
              </w:rPr>
              <w:t xml:space="preserve"> </w:t>
            </w:r>
            <w:r w:rsidRPr="000136C4">
              <w:rPr>
                <w:i/>
                <w:szCs w:val="24"/>
                <w:lang w:val="en-GB"/>
              </w:rPr>
              <w:t>against</w:t>
            </w:r>
            <w:r w:rsidRPr="000136C4">
              <w:rPr>
                <w:i/>
                <w:spacing w:val="-9"/>
                <w:szCs w:val="24"/>
                <w:lang w:val="en-GB"/>
              </w:rPr>
              <w:t xml:space="preserve"> </w:t>
            </w:r>
            <w:r w:rsidRPr="000136C4">
              <w:rPr>
                <w:rFonts w:ascii="Courier New" w:hAnsi="Courier New"/>
                <w:szCs w:val="24"/>
                <w:lang w:val="en-GB"/>
              </w:rPr>
              <w:t>table[</w:t>
            </w:r>
            <w:r w:rsidR="000136C4">
              <w:rPr>
                <w:rFonts w:ascii="Courier New" w:hAnsi="Courier New"/>
                <w:szCs w:val="24"/>
                <w:lang w:val="en-GB"/>
              </w:rPr>
              <w:t>number</w:t>
            </w:r>
            <w:r w:rsidRPr="000136C4">
              <w:rPr>
                <w:rFonts w:ascii="Courier New" w:hAnsi="Courier New"/>
                <w:szCs w:val="24"/>
                <w:lang w:val="en-GB"/>
              </w:rPr>
              <w:t>].xsd</w:t>
            </w:r>
            <w:r w:rsidR="00551191" w:rsidRPr="000136C4">
              <w:rPr>
                <w:i/>
                <w:iCs/>
                <w:lang w:val="en-GB"/>
              </w:rPr>
              <w:t>.</w:t>
            </w:r>
          </w:p>
        </w:tc>
        <w:tc>
          <w:tcPr>
            <w:tcW w:w="709" w:type="dxa"/>
          </w:tcPr>
          <w:p w14:paraId="783DF4B6" w14:textId="77777777" w:rsidR="000C7F1B" w:rsidRPr="000136C4" w:rsidRDefault="00A22A9C" w:rsidP="00B11F1A">
            <w:pPr>
              <w:pStyle w:val="TabelleGross"/>
              <w:rPr>
                <w:lang w:val="en-GB"/>
              </w:rPr>
            </w:pPr>
            <w:r w:rsidRPr="000136C4">
              <w:rPr>
                <w:lang w:val="en-GB"/>
              </w:rPr>
              <w:t>M</w:t>
            </w:r>
          </w:p>
        </w:tc>
      </w:tr>
    </w:tbl>
    <w:p w14:paraId="241826D9" w14:textId="77777777" w:rsidR="00070513" w:rsidRPr="000136C4" w:rsidRDefault="00070513">
      <w:pPr>
        <w:spacing w:after="0" w:line="240" w:lineRule="auto"/>
        <w:rPr>
          <w:rFonts w:cs="Arial"/>
          <w:b/>
          <w:sz w:val="32"/>
          <w:lang w:val="en-GB"/>
        </w:rPr>
      </w:pPr>
      <w:r w:rsidRPr="000136C4">
        <w:rPr>
          <w:rFonts w:cs="Arial"/>
          <w:lang w:val="en-GB"/>
        </w:rPr>
        <w:br w:type="page"/>
      </w:r>
    </w:p>
    <w:p w14:paraId="4D972913" w14:textId="77777777" w:rsidR="005524D2" w:rsidRPr="000136C4" w:rsidRDefault="00062A1D" w:rsidP="005524D2">
      <w:pPr>
        <w:pStyle w:val="berschrift1"/>
        <w:rPr>
          <w:lang w:val="en-GB"/>
        </w:rPr>
      </w:pPr>
      <w:bookmarkStart w:id="61" w:name="_Toc423960720"/>
      <w:r w:rsidRPr="000136C4">
        <w:rPr>
          <w:rFonts w:cs="Arial"/>
          <w:lang w:val="en-GB"/>
        </w:rPr>
        <w:lastRenderedPageBreak/>
        <w:t>Requirements for metadata</w:t>
      </w:r>
      <w:bookmarkEnd w:id="61"/>
    </w:p>
    <w:p w14:paraId="3B0F9A5D" w14:textId="77777777" w:rsidR="005524D2" w:rsidRPr="000136C4" w:rsidRDefault="00062A1D" w:rsidP="005524D2">
      <w:pPr>
        <w:rPr>
          <w:rFonts w:cs="Arial"/>
          <w:lang w:val="en-GB"/>
        </w:rPr>
      </w:pPr>
      <w:r w:rsidRPr="000136C4">
        <w:rPr>
          <w:szCs w:val="24"/>
          <w:lang w:val="en-GB"/>
        </w:rPr>
        <w:t>The metadata in the SIARD archive store the structure of the archived database and indicate where different table data are to be found in the archive</w:t>
      </w:r>
      <w:r w:rsidR="005524D2" w:rsidRPr="000136C4">
        <w:rPr>
          <w:rFonts w:cs="Arial"/>
          <w:lang w:val="en-GB"/>
        </w:rPr>
        <w:t>.</w:t>
      </w:r>
    </w:p>
    <w:p w14:paraId="60A1C12B" w14:textId="77777777" w:rsidR="005524D2" w:rsidRPr="000136C4" w:rsidRDefault="00062A1D" w:rsidP="005524D2">
      <w:pPr>
        <w:rPr>
          <w:rFonts w:cs="Arial"/>
          <w:szCs w:val="22"/>
          <w:lang w:val="en-GB"/>
        </w:rPr>
      </w:pPr>
      <w:r w:rsidRPr="000136C4">
        <w:rPr>
          <w:spacing w:val="-1"/>
          <w:szCs w:val="24"/>
          <w:lang w:val="en-GB"/>
        </w:rPr>
        <w:t>All the metadata are collated in a single</w:t>
      </w:r>
      <w:r w:rsidRPr="000136C4">
        <w:rPr>
          <w:spacing w:val="2"/>
          <w:szCs w:val="24"/>
          <w:lang w:val="en-GB"/>
        </w:rPr>
        <w:t xml:space="preserve"> </w:t>
      </w:r>
      <w:r w:rsidRPr="000136C4">
        <w:rPr>
          <w:rFonts w:ascii="Courier New" w:hAnsi="Courier New"/>
          <w:szCs w:val="24"/>
          <w:lang w:val="en-GB"/>
        </w:rPr>
        <w:t>metadata.xml</w:t>
      </w:r>
      <w:r w:rsidRPr="000136C4">
        <w:rPr>
          <w:rFonts w:ascii="Courier New" w:hAnsi="Courier New"/>
          <w:spacing w:val="-70"/>
          <w:szCs w:val="24"/>
          <w:lang w:val="en-GB"/>
        </w:rPr>
        <w:t xml:space="preserve"> </w:t>
      </w:r>
      <w:r w:rsidRPr="000136C4">
        <w:rPr>
          <w:spacing w:val="-1"/>
          <w:szCs w:val="24"/>
          <w:lang w:val="en-GB"/>
        </w:rPr>
        <w:t>file in the</w:t>
      </w:r>
      <w:r w:rsidRPr="000136C4">
        <w:rPr>
          <w:szCs w:val="24"/>
          <w:lang w:val="en-GB"/>
        </w:rPr>
        <w:t xml:space="preserve"> </w:t>
      </w:r>
      <w:r w:rsidRPr="000136C4">
        <w:rPr>
          <w:rFonts w:ascii="Courier New" w:hAnsi="Courier New"/>
          <w:szCs w:val="24"/>
          <w:lang w:val="en-GB"/>
        </w:rPr>
        <w:t>heade</w:t>
      </w:r>
      <w:r w:rsidRPr="000136C4">
        <w:rPr>
          <w:rFonts w:ascii="Courier New" w:hAnsi="Courier New"/>
          <w:spacing w:val="-1"/>
          <w:szCs w:val="24"/>
          <w:lang w:val="en-GB"/>
        </w:rPr>
        <w:t>r</w:t>
      </w:r>
      <w:r w:rsidRPr="000136C4">
        <w:rPr>
          <w:rFonts w:ascii="Courier New" w:hAnsi="Courier New"/>
          <w:szCs w:val="24"/>
          <w:lang w:val="en-GB"/>
        </w:rPr>
        <w:t xml:space="preserve">/ </w:t>
      </w:r>
      <w:r w:rsidRPr="000136C4">
        <w:rPr>
          <w:spacing w:val="-2"/>
          <w:szCs w:val="24"/>
          <w:lang w:val="en-GB"/>
        </w:rPr>
        <w:t>folder</w:t>
      </w:r>
      <w:r w:rsidRPr="000136C4">
        <w:rPr>
          <w:szCs w:val="24"/>
          <w:lang w:val="en-GB"/>
        </w:rPr>
        <w:t>.</w:t>
      </w:r>
      <w:r w:rsidRPr="000136C4">
        <w:rPr>
          <w:spacing w:val="2"/>
          <w:szCs w:val="24"/>
          <w:lang w:val="en-GB"/>
        </w:rPr>
        <w:t xml:space="preserve"> </w:t>
      </w:r>
      <w:r w:rsidRPr="000136C4">
        <w:rPr>
          <w:szCs w:val="24"/>
          <w:lang w:val="en-GB"/>
        </w:rPr>
        <w:t>Unlike a relational database, the file has a hierarchical structure</w:t>
      </w:r>
      <w:r w:rsidR="005524D2" w:rsidRPr="000136C4">
        <w:rPr>
          <w:rFonts w:cs="Arial"/>
          <w:szCs w:val="22"/>
          <w:lang w:val="en-GB"/>
        </w:rPr>
        <w:t>.</w:t>
      </w:r>
    </w:p>
    <w:p w14:paraId="387C713A" w14:textId="77777777" w:rsidR="004D5FF9" w:rsidRPr="000136C4" w:rsidRDefault="00062A1D" w:rsidP="005524D2">
      <w:pPr>
        <w:rPr>
          <w:rFonts w:cs="Arial"/>
          <w:szCs w:val="22"/>
          <w:lang w:val="en-GB"/>
        </w:rPr>
      </w:pPr>
      <w:r w:rsidRPr="000136C4">
        <w:rPr>
          <w:szCs w:val="24"/>
          <w:lang w:val="en-GB"/>
        </w:rPr>
        <w:t>There is a sch</w:t>
      </w:r>
      <w:r w:rsidRPr="000136C4">
        <w:rPr>
          <w:spacing w:val="-3"/>
          <w:szCs w:val="24"/>
          <w:lang w:val="en-GB"/>
        </w:rPr>
        <w:t>e</w:t>
      </w:r>
      <w:r w:rsidRPr="000136C4">
        <w:rPr>
          <w:spacing w:val="-2"/>
          <w:szCs w:val="24"/>
          <w:lang w:val="en-GB"/>
        </w:rPr>
        <w:t>m</w:t>
      </w:r>
      <w:r w:rsidRPr="000136C4">
        <w:rPr>
          <w:szCs w:val="24"/>
          <w:lang w:val="en-GB"/>
        </w:rPr>
        <w:t xml:space="preserve">a </w:t>
      </w:r>
      <w:r w:rsidRPr="000136C4">
        <w:rPr>
          <w:spacing w:val="-1"/>
          <w:szCs w:val="24"/>
          <w:lang w:val="en-GB"/>
        </w:rPr>
        <w:t>d</w:t>
      </w:r>
      <w:r w:rsidRPr="000136C4">
        <w:rPr>
          <w:spacing w:val="-3"/>
          <w:szCs w:val="24"/>
          <w:lang w:val="en-GB"/>
        </w:rPr>
        <w:t>e</w:t>
      </w:r>
      <w:r w:rsidRPr="000136C4">
        <w:rPr>
          <w:spacing w:val="3"/>
          <w:szCs w:val="24"/>
          <w:lang w:val="en-GB"/>
        </w:rPr>
        <w:t>f</w:t>
      </w:r>
      <w:r w:rsidRPr="000136C4">
        <w:rPr>
          <w:spacing w:val="-1"/>
          <w:szCs w:val="24"/>
          <w:lang w:val="en-GB"/>
        </w:rPr>
        <w:t>i</w:t>
      </w:r>
      <w:r w:rsidRPr="000136C4">
        <w:rPr>
          <w:szCs w:val="24"/>
          <w:lang w:val="en-GB"/>
        </w:rPr>
        <w:t>n</w:t>
      </w:r>
      <w:r w:rsidRPr="000136C4">
        <w:rPr>
          <w:spacing w:val="-1"/>
          <w:szCs w:val="24"/>
          <w:lang w:val="en-GB"/>
        </w:rPr>
        <w:t>i</w:t>
      </w:r>
      <w:r w:rsidRPr="000136C4">
        <w:rPr>
          <w:spacing w:val="1"/>
          <w:szCs w:val="24"/>
          <w:lang w:val="en-GB"/>
        </w:rPr>
        <w:t>t</w:t>
      </w:r>
      <w:r w:rsidRPr="000136C4">
        <w:rPr>
          <w:spacing w:val="-1"/>
          <w:szCs w:val="24"/>
          <w:lang w:val="en-GB"/>
        </w:rPr>
        <w:t>i</w:t>
      </w:r>
      <w:r w:rsidRPr="000136C4">
        <w:rPr>
          <w:szCs w:val="24"/>
          <w:lang w:val="en-GB"/>
        </w:rPr>
        <w:t>on</w:t>
      </w:r>
      <w:r w:rsidRPr="000136C4">
        <w:rPr>
          <w:spacing w:val="2"/>
          <w:szCs w:val="24"/>
          <w:lang w:val="en-GB"/>
        </w:rPr>
        <w:t xml:space="preserve"> </w:t>
      </w:r>
      <w:r w:rsidRPr="000136C4">
        <w:rPr>
          <w:rFonts w:ascii="Courier New" w:hAnsi="Courier New"/>
          <w:szCs w:val="24"/>
          <w:lang w:val="en-GB"/>
        </w:rPr>
        <w:t>metadata.</w:t>
      </w:r>
      <w:r w:rsidRPr="000136C4">
        <w:rPr>
          <w:rFonts w:ascii="Courier New" w:hAnsi="Courier New"/>
          <w:spacing w:val="-1"/>
          <w:szCs w:val="24"/>
          <w:lang w:val="en-GB"/>
        </w:rPr>
        <w:t>x</w:t>
      </w:r>
      <w:r w:rsidRPr="000136C4">
        <w:rPr>
          <w:rFonts w:ascii="Courier New" w:hAnsi="Courier New"/>
          <w:szCs w:val="24"/>
          <w:lang w:val="en-GB"/>
        </w:rPr>
        <w:t>sd</w:t>
      </w:r>
      <w:r w:rsidRPr="000136C4">
        <w:rPr>
          <w:spacing w:val="-1"/>
          <w:szCs w:val="24"/>
          <w:lang w:val="en-GB"/>
        </w:rPr>
        <w:t xml:space="preserve"> for the </w:t>
      </w:r>
      <w:r w:rsidRPr="000136C4">
        <w:rPr>
          <w:rFonts w:ascii="Courier New" w:hAnsi="Courier New"/>
          <w:szCs w:val="24"/>
          <w:lang w:val="en-GB"/>
        </w:rPr>
        <w:t>metadat</w:t>
      </w:r>
      <w:r w:rsidRPr="000136C4">
        <w:rPr>
          <w:rFonts w:ascii="Courier New" w:hAnsi="Courier New"/>
          <w:spacing w:val="-3"/>
          <w:szCs w:val="24"/>
          <w:lang w:val="en-GB"/>
        </w:rPr>
        <w:t>a</w:t>
      </w:r>
      <w:r w:rsidRPr="000136C4">
        <w:rPr>
          <w:rFonts w:ascii="Courier New" w:hAnsi="Courier New"/>
          <w:szCs w:val="24"/>
          <w:lang w:val="en-GB"/>
        </w:rPr>
        <w:t>.xml</w:t>
      </w:r>
      <w:r w:rsidRPr="000136C4">
        <w:rPr>
          <w:rFonts w:ascii="Courier New" w:hAnsi="Courier New"/>
          <w:spacing w:val="-70"/>
          <w:szCs w:val="24"/>
          <w:lang w:val="en-GB"/>
        </w:rPr>
        <w:t xml:space="preserve"> </w:t>
      </w:r>
      <w:r w:rsidRPr="000136C4">
        <w:rPr>
          <w:spacing w:val="-1"/>
          <w:szCs w:val="24"/>
          <w:lang w:val="en-GB"/>
        </w:rPr>
        <w:t>file. This is also stored in the</w:t>
      </w:r>
      <w:r w:rsidRPr="000136C4">
        <w:rPr>
          <w:szCs w:val="24"/>
          <w:lang w:val="en-GB"/>
        </w:rPr>
        <w:t xml:space="preserve"> </w:t>
      </w:r>
      <w:r w:rsidRPr="000136C4">
        <w:rPr>
          <w:rFonts w:ascii="Courier New" w:hAnsi="Courier New"/>
          <w:szCs w:val="24"/>
          <w:lang w:val="en-GB"/>
        </w:rPr>
        <w:t>header/</w:t>
      </w:r>
      <w:r w:rsidRPr="000136C4">
        <w:rPr>
          <w:rFonts w:ascii="Courier New" w:hAnsi="Courier New"/>
          <w:spacing w:val="-70"/>
          <w:szCs w:val="24"/>
          <w:lang w:val="en-GB"/>
        </w:rPr>
        <w:t xml:space="preserve"> </w:t>
      </w:r>
      <w:r w:rsidRPr="000136C4">
        <w:rPr>
          <w:szCs w:val="24"/>
          <w:lang w:val="en-GB"/>
        </w:rPr>
        <w:t>folder</w:t>
      </w:r>
      <w:r w:rsidR="004D5FF9" w:rsidRPr="000136C4">
        <w:rPr>
          <w:rFonts w:cs="Arial"/>
          <w:szCs w:val="22"/>
          <w:lang w:val="en-GB"/>
        </w:rPr>
        <w:t>.</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134"/>
        <w:gridCol w:w="7371"/>
        <w:gridCol w:w="709"/>
      </w:tblGrid>
      <w:tr w:rsidR="004D5FF9" w:rsidRPr="000136C4" w14:paraId="2D2F7F35" w14:textId="77777777" w:rsidTr="005647F2">
        <w:trPr>
          <w:cantSplit/>
          <w:tblHeader/>
        </w:trPr>
        <w:tc>
          <w:tcPr>
            <w:tcW w:w="1134" w:type="dxa"/>
            <w:shd w:val="clear" w:color="auto" w:fill="99CCFF"/>
          </w:tcPr>
          <w:p w14:paraId="19109969" w14:textId="77777777" w:rsidR="004D5FF9" w:rsidRPr="000136C4" w:rsidRDefault="004D5FF9" w:rsidP="004D5FF9">
            <w:pPr>
              <w:pStyle w:val="TabelleGross"/>
              <w:rPr>
                <w:b/>
                <w:lang w:val="en-GB"/>
              </w:rPr>
            </w:pPr>
            <w:r w:rsidRPr="000136C4">
              <w:rPr>
                <w:b/>
                <w:lang w:val="en-GB"/>
              </w:rPr>
              <w:t>ID</w:t>
            </w:r>
          </w:p>
        </w:tc>
        <w:tc>
          <w:tcPr>
            <w:tcW w:w="7371" w:type="dxa"/>
            <w:shd w:val="clear" w:color="auto" w:fill="99CCFF"/>
          </w:tcPr>
          <w:p w14:paraId="2CDA14BB" w14:textId="77777777" w:rsidR="004D5FF9" w:rsidRPr="000136C4" w:rsidRDefault="00E54509" w:rsidP="004D5FF9">
            <w:pPr>
              <w:pStyle w:val="TabelleGross"/>
              <w:rPr>
                <w:b/>
                <w:lang w:val="en-GB"/>
              </w:rPr>
            </w:pPr>
            <w:r w:rsidRPr="000136C4">
              <w:rPr>
                <w:b/>
                <w:lang w:val="en-GB"/>
              </w:rPr>
              <w:t>Description of requirement</w:t>
            </w:r>
          </w:p>
        </w:tc>
        <w:tc>
          <w:tcPr>
            <w:tcW w:w="709" w:type="dxa"/>
            <w:shd w:val="clear" w:color="auto" w:fill="99CCFF"/>
          </w:tcPr>
          <w:p w14:paraId="455A1DA1" w14:textId="77777777" w:rsidR="004D5FF9" w:rsidRPr="000136C4" w:rsidRDefault="00E54509" w:rsidP="004D5FF9">
            <w:pPr>
              <w:pStyle w:val="TabelleGross"/>
              <w:rPr>
                <w:b/>
                <w:lang w:val="en-GB"/>
              </w:rPr>
            </w:pPr>
            <w:r w:rsidRPr="000136C4">
              <w:rPr>
                <w:b/>
                <w:lang w:val="en-GB"/>
              </w:rPr>
              <w:t>M/O</w:t>
            </w:r>
          </w:p>
        </w:tc>
      </w:tr>
      <w:tr w:rsidR="004D5FF9" w:rsidRPr="000136C4" w14:paraId="29E70CFC" w14:textId="77777777" w:rsidTr="005647F2">
        <w:trPr>
          <w:cantSplit/>
        </w:trPr>
        <w:tc>
          <w:tcPr>
            <w:tcW w:w="1134" w:type="dxa"/>
            <w:shd w:val="clear" w:color="auto" w:fill="auto"/>
          </w:tcPr>
          <w:p w14:paraId="122FE64E" w14:textId="77777777" w:rsidR="004D5FF9" w:rsidRPr="000136C4" w:rsidRDefault="004D5FF9" w:rsidP="009D4B5C">
            <w:pPr>
              <w:pStyle w:val="TabelleGross"/>
              <w:rPr>
                <w:lang w:val="en-GB"/>
              </w:rPr>
            </w:pPr>
            <w:r w:rsidRPr="000136C4">
              <w:rPr>
                <w:lang w:val="en-GB"/>
              </w:rPr>
              <w:t>M_5.</w:t>
            </w:r>
            <w:r w:rsidR="009D4B5C" w:rsidRPr="000136C4">
              <w:rPr>
                <w:lang w:val="en-GB"/>
              </w:rPr>
              <w:t>0</w:t>
            </w:r>
            <w:r w:rsidRPr="000136C4">
              <w:rPr>
                <w:lang w:val="en-GB"/>
              </w:rPr>
              <w:t>-</w:t>
            </w:r>
            <w:r w:rsidR="009D4B5C" w:rsidRPr="000136C4">
              <w:rPr>
                <w:lang w:val="en-GB"/>
              </w:rPr>
              <w:t>1</w:t>
            </w:r>
          </w:p>
        </w:tc>
        <w:tc>
          <w:tcPr>
            <w:tcW w:w="7371" w:type="dxa"/>
            <w:shd w:val="clear" w:color="auto" w:fill="auto"/>
          </w:tcPr>
          <w:p w14:paraId="52A2EDD7" w14:textId="77777777" w:rsidR="004D5FF9" w:rsidRPr="000136C4" w:rsidRDefault="00672106" w:rsidP="00A54C44">
            <w:pPr>
              <w:pStyle w:val="TabelleGross"/>
              <w:rPr>
                <w:lang w:val="en-GB"/>
              </w:rPr>
            </w:pPr>
            <w:r w:rsidRPr="000136C4">
              <w:rPr>
                <w:szCs w:val="24"/>
                <w:lang w:val="en-GB"/>
              </w:rPr>
              <w:t>The s</w:t>
            </w:r>
            <w:r w:rsidRPr="000136C4">
              <w:rPr>
                <w:spacing w:val="1"/>
                <w:szCs w:val="24"/>
                <w:lang w:val="en-GB"/>
              </w:rPr>
              <w:t>c</w:t>
            </w:r>
            <w:r w:rsidRPr="000136C4">
              <w:rPr>
                <w:szCs w:val="24"/>
                <w:lang w:val="en-GB"/>
              </w:rPr>
              <w:t>h</w:t>
            </w:r>
            <w:r w:rsidRPr="000136C4">
              <w:rPr>
                <w:spacing w:val="-1"/>
                <w:szCs w:val="24"/>
                <w:lang w:val="en-GB"/>
              </w:rPr>
              <w:t>e</w:t>
            </w:r>
            <w:r w:rsidRPr="000136C4">
              <w:rPr>
                <w:spacing w:val="4"/>
                <w:szCs w:val="24"/>
                <w:lang w:val="en-GB"/>
              </w:rPr>
              <w:t>m</w:t>
            </w:r>
            <w:r w:rsidRPr="000136C4">
              <w:rPr>
                <w:szCs w:val="24"/>
                <w:lang w:val="en-GB"/>
              </w:rPr>
              <w:t xml:space="preserve">a </w:t>
            </w:r>
            <w:r w:rsidRPr="000136C4">
              <w:rPr>
                <w:spacing w:val="-1"/>
                <w:szCs w:val="24"/>
                <w:lang w:val="en-GB"/>
              </w:rPr>
              <w:t>d</w:t>
            </w:r>
            <w:r w:rsidRPr="000136C4">
              <w:rPr>
                <w:szCs w:val="24"/>
                <w:lang w:val="en-GB"/>
              </w:rPr>
              <w:t>e</w:t>
            </w:r>
            <w:r w:rsidRPr="000136C4">
              <w:rPr>
                <w:spacing w:val="2"/>
                <w:szCs w:val="24"/>
                <w:lang w:val="en-GB"/>
              </w:rPr>
              <w:t>f</w:t>
            </w:r>
            <w:r w:rsidRPr="000136C4">
              <w:rPr>
                <w:spacing w:val="-1"/>
                <w:szCs w:val="24"/>
                <w:lang w:val="en-GB"/>
              </w:rPr>
              <w:t>i</w:t>
            </w:r>
            <w:r w:rsidRPr="000136C4">
              <w:rPr>
                <w:szCs w:val="24"/>
                <w:lang w:val="en-GB"/>
              </w:rPr>
              <w:t>n</w:t>
            </w:r>
            <w:r w:rsidRPr="000136C4">
              <w:rPr>
                <w:spacing w:val="-1"/>
                <w:szCs w:val="24"/>
                <w:lang w:val="en-GB"/>
              </w:rPr>
              <w:t>i</w:t>
            </w:r>
            <w:r w:rsidRPr="000136C4">
              <w:rPr>
                <w:spacing w:val="2"/>
                <w:szCs w:val="24"/>
                <w:lang w:val="en-GB"/>
              </w:rPr>
              <w:t>t</w:t>
            </w:r>
            <w:r w:rsidRPr="000136C4">
              <w:rPr>
                <w:spacing w:val="-1"/>
                <w:szCs w:val="24"/>
                <w:lang w:val="en-GB"/>
              </w:rPr>
              <w:t>i</w:t>
            </w:r>
            <w:r w:rsidRPr="000136C4">
              <w:rPr>
                <w:spacing w:val="2"/>
                <w:szCs w:val="24"/>
                <w:lang w:val="en-GB"/>
              </w:rPr>
              <w:t>o</w:t>
            </w:r>
            <w:r w:rsidRPr="000136C4">
              <w:rPr>
                <w:szCs w:val="24"/>
                <w:lang w:val="en-GB"/>
              </w:rPr>
              <w:t>n</w:t>
            </w:r>
            <w:r w:rsidRPr="000136C4">
              <w:rPr>
                <w:spacing w:val="-14"/>
                <w:szCs w:val="24"/>
                <w:lang w:val="en-GB"/>
              </w:rPr>
              <w:t xml:space="preserve"> </w:t>
            </w:r>
            <w:r w:rsidRPr="000136C4">
              <w:rPr>
                <w:rFonts w:ascii="Courier New" w:hAnsi="Courier New"/>
                <w:w w:val="99"/>
                <w:szCs w:val="24"/>
                <w:lang w:val="en-GB"/>
              </w:rPr>
              <w:t>m</w:t>
            </w:r>
            <w:r w:rsidRPr="000136C4">
              <w:rPr>
                <w:rFonts w:ascii="Courier New" w:hAnsi="Courier New"/>
                <w:spacing w:val="1"/>
                <w:w w:val="99"/>
                <w:szCs w:val="24"/>
                <w:lang w:val="en-GB"/>
              </w:rPr>
              <w:t>e</w:t>
            </w:r>
            <w:r w:rsidRPr="000136C4">
              <w:rPr>
                <w:rFonts w:ascii="Courier New" w:hAnsi="Courier New"/>
                <w:w w:val="99"/>
                <w:szCs w:val="24"/>
                <w:lang w:val="en-GB"/>
              </w:rPr>
              <w:t>t</w:t>
            </w:r>
            <w:r w:rsidRPr="000136C4">
              <w:rPr>
                <w:rFonts w:ascii="Courier New" w:hAnsi="Courier New"/>
                <w:spacing w:val="3"/>
                <w:w w:val="99"/>
                <w:szCs w:val="24"/>
                <w:lang w:val="en-GB"/>
              </w:rPr>
              <w:t>a</w:t>
            </w:r>
            <w:r w:rsidRPr="000136C4">
              <w:rPr>
                <w:rFonts w:ascii="Courier New" w:hAnsi="Courier New"/>
                <w:w w:val="99"/>
                <w:szCs w:val="24"/>
                <w:lang w:val="en-GB"/>
              </w:rPr>
              <w:t>d</w:t>
            </w:r>
            <w:r w:rsidRPr="000136C4">
              <w:rPr>
                <w:rFonts w:ascii="Courier New" w:hAnsi="Courier New"/>
                <w:spacing w:val="1"/>
                <w:w w:val="99"/>
                <w:szCs w:val="24"/>
                <w:lang w:val="en-GB"/>
              </w:rPr>
              <w:t>a</w:t>
            </w:r>
            <w:r w:rsidRPr="000136C4">
              <w:rPr>
                <w:rFonts w:ascii="Courier New" w:hAnsi="Courier New"/>
                <w:w w:val="99"/>
                <w:szCs w:val="24"/>
                <w:lang w:val="en-GB"/>
              </w:rPr>
              <w:t>t</w:t>
            </w:r>
            <w:r w:rsidRPr="000136C4">
              <w:rPr>
                <w:rFonts w:ascii="Courier New" w:hAnsi="Courier New"/>
                <w:spacing w:val="1"/>
                <w:w w:val="99"/>
                <w:szCs w:val="24"/>
                <w:lang w:val="en-GB"/>
              </w:rPr>
              <w:t>a</w:t>
            </w:r>
            <w:r w:rsidRPr="000136C4">
              <w:rPr>
                <w:rFonts w:ascii="Courier New" w:hAnsi="Courier New"/>
                <w:w w:val="99"/>
                <w:szCs w:val="24"/>
                <w:lang w:val="en-GB"/>
              </w:rPr>
              <w:t>.</w:t>
            </w:r>
            <w:r w:rsidRPr="000136C4">
              <w:rPr>
                <w:rFonts w:ascii="Courier New" w:hAnsi="Courier New"/>
                <w:spacing w:val="2"/>
                <w:w w:val="99"/>
                <w:szCs w:val="24"/>
                <w:lang w:val="en-GB"/>
              </w:rPr>
              <w:t>x</w:t>
            </w:r>
            <w:r w:rsidRPr="000136C4">
              <w:rPr>
                <w:rFonts w:ascii="Courier New" w:hAnsi="Courier New"/>
                <w:w w:val="99"/>
                <w:szCs w:val="24"/>
                <w:lang w:val="en-GB"/>
              </w:rPr>
              <w:t>sd</w:t>
            </w:r>
            <w:r w:rsidRPr="000136C4">
              <w:rPr>
                <w:rFonts w:ascii="Courier New" w:hAnsi="Courier New"/>
                <w:spacing w:val="-64"/>
                <w:szCs w:val="24"/>
                <w:lang w:val="en-GB"/>
              </w:rPr>
              <w:t xml:space="preserve"> </w:t>
            </w:r>
            <w:r w:rsidRPr="000136C4">
              <w:rPr>
                <w:spacing w:val="-1"/>
                <w:szCs w:val="24"/>
                <w:lang w:val="en-GB"/>
              </w:rPr>
              <w:t>must be complied with for the</w:t>
            </w:r>
            <w:r w:rsidRPr="000136C4">
              <w:rPr>
                <w:spacing w:val="-4"/>
                <w:szCs w:val="24"/>
                <w:lang w:val="en-GB"/>
              </w:rPr>
              <w:t xml:space="preserve"> </w:t>
            </w:r>
            <w:r w:rsidRPr="000136C4">
              <w:rPr>
                <w:rFonts w:ascii="Courier New" w:hAnsi="Courier New"/>
                <w:w w:val="99"/>
                <w:szCs w:val="24"/>
                <w:lang w:val="en-GB"/>
              </w:rPr>
              <w:t>metad</w:t>
            </w:r>
            <w:r w:rsidRPr="000136C4">
              <w:rPr>
                <w:rFonts w:ascii="Courier New" w:hAnsi="Courier New"/>
                <w:w w:val="99"/>
                <w:szCs w:val="24"/>
                <w:lang w:val="en-GB"/>
              </w:rPr>
              <w:t>a</w:t>
            </w:r>
            <w:r w:rsidRPr="000136C4">
              <w:rPr>
                <w:rFonts w:ascii="Courier New" w:hAnsi="Courier New"/>
                <w:w w:val="99"/>
                <w:szCs w:val="24"/>
                <w:lang w:val="en-GB"/>
              </w:rPr>
              <w:t>ta.xml</w:t>
            </w:r>
            <w:r w:rsidRPr="000136C4">
              <w:rPr>
                <w:rFonts w:ascii="Courier New" w:hAnsi="Courier New"/>
                <w:spacing w:val="-64"/>
                <w:szCs w:val="24"/>
                <w:lang w:val="en-GB"/>
              </w:rPr>
              <w:t xml:space="preserve"> </w:t>
            </w:r>
            <w:r w:rsidRPr="000136C4">
              <w:rPr>
                <w:spacing w:val="-1"/>
                <w:szCs w:val="24"/>
                <w:lang w:val="en-GB"/>
              </w:rPr>
              <w:t>file</w:t>
            </w:r>
            <w:r w:rsidRPr="000136C4">
              <w:rPr>
                <w:szCs w:val="24"/>
                <w:lang w:val="en-GB"/>
              </w:rPr>
              <w:t>.</w:t>
            </w:r>
            <w:r w:rsidRPr="000136C4">
              <w:rPr>
                <w:spacing w:val="-12"/>
                <w:szCs w:val="24"/>
                <w:lang w:val="en-GB"/>
              </w:rPr>
              <w:t xml:space="preserve"> </w:t>
            </w:r>
            <w:r w:rsidRPr="000136C4">
              <w:rPr>
                <w:szCs w:val="24"/>
                <w:lang w:val="en-GB"/>
              </w:rPr>
              <w:t>This means that</w:t>
            </w:r>
            <w:r w:rsidRPr="000136C4">
              <w:rPr>
                <w:spacing w:val="-6"/>
                <w:szCs w:val="24"/>
                <w:lang w:val="en-GB"/>
              </w:rPr>
              <w:t xml:space="preserve"> </w:t>
            </w:r>
            <w:r w:rsidRPr="000136C4">
              <w:rPr>
                <w:rFonts w:ascii="Courier New" w:hAnsi="Courier New"/>
                <w:w w:val="99"/>
                <w:szCs w:val="24"/>
                <w:lang w:val="en-GB"/>
              </w:rPr>
              <w:t>metadata.xml</w:t>
            </w:r>
            <w:r w:rsidRPr="000136C4">
              <w:rPr>
                <w:rFonts w:ascii="Courier New" w:hAnsi="Courier New"/>
                <w:spacing w:val="-64"/>
                <w:szCs w:val="24"/>
                <w:lang w:val="en-GB"/>
              </w:rPr>
              <w:t xml:space="preserve"> </w:t>
            </w:r>
            <w:r w:rsidRPr="000136C4">
              <w:rPr>
                <w:spacing w:val="4"/>
                <w:szCs w:val="24"/>
                <w:lang w:val="en-GB"/>
              </w:rPr>
              <w:t>must be capable of being pos</w:t>
            </w:r>
            <w:r w:rsidRPr="000136C4">
              <w:rPr>
                <w:spacing w:val="4"/>
                <w:szCs w:val="24"/>
                <w:lang w:val="en-GB"/>
              </w:rPr>
              <w:t>i</w:t>
            </w:r>
            <w:r w:rsidRPr="000136C4">
              <w:rPr>
                <w:spacing w:val="4"/>
                <w:szCs w:val="24"/>
                <w:lang w:val="en-GB"/>
              </w:rPr>
              <w:t>tively validated against</w:t>
            </w:r>
            <w:r w:rsidRPr="000136C4">
              <w:rPr>
                <w:spacing w:val="-8"/>
                <w:szCs w:val="24"/>
                <w:lang w:val="en-GB"/>
              </w:rPr>
              <w:t xml:space="preserve"> </w:t>
            </w:r>
            <w:r w:rsidRPr="000136C4">
              <w:rPr>
                <w:rFonts w:ascii="Courier New" w:hAnsi="Courier New"/>
                <w:szCs w:val="24"/>
                <w:lang w:val="en-GB"/>
              </w:rPr>
              <w:t>metadata.</w:t>
            </w:r>
            <w:r w:rsidRPr="000136C4">
              <w:rPr>
                <w:rFonts w:ascii="Courier New" w:hAnsi="Courier New"/>
                <w:spacing w:val="1"/>
                <w:szCs w:val="24"/>
                <w:lang w:val="en-GB"/>
              </w:rPr>
              <w:t>x</w:t>
            </w:r>
            <w:r w:rsidRPr="000136C4">
              <w:rPr>
                <w:rFonts w:ascii="Courier New" w:hAnsi="Courier New"/>
                <w:szCs w:val="24"/>
                <w:lang w:val="en-GB"/>
              </w:rPr>
              <w:t>sd</w:t>
            </w:r>
            <w:r w:rsidR="004D5FF9" w:rsidRPr="000136C4">
              <w:rPr>
                <w:lang w:val="en-GB"/>
              </w:rPr>
              <w:t>.</w:t>
            </w:r>
          </w:p>
        </w:tc>
        <w:tc>
          <w:tcPr>
            <w:tcW w:w="709" w:type="dxa"/>
            <w:shd w:val="clear" w:color="auto" w:fill="auto"/>
          </w:tcPr>
          <w:p w14:paraId="4F8B3117" w14:textId="77777777" w:rsidR="004D5FF9" w:rsidRPr="000136C4" w:rsidRDefault="004D5FF9" w:rsidP="004D5FF9">
            <w:pPr>
              <w:pStyle w:val="TabelleGross"/>
              <w:rPr>
                <w:lang w:val="en-GB"/>
              </w:rPr>
            </w:pPr>
            <w:r w:rsidRPr="000136C4">
              <w:rPr>
                <w:lang w:val="en-GB"/>
              </w:rPr>
              <w:t>M</w:t>
            </w:r>
          </w:p>
        </w:tc>
      </w:tr>
    </w:tbl>
    <w:p w14:paraId="1FE9D9EB" w14:textId="77777777" w:rsidR="004D5FF9" w:rsidRPr="000136C4" w:rsidRDefault="004D5FF9" w:rsidP="005524D2">
      <w:pPr>
        <w:rPr>
          <w:rFonts w:cs="Arial"/>
          <w:szCs w:val="22"/>
          <w:lang w:val="en-GB"/>
        </w:rPr>
      </w:pPr>
    </w:p>
    <w:p w14:paraId="6959D2F4" w14:textId="77777777" w:rsidR="009D4B5C" w:rsidRPr="000136C4" w:rsidRDefault="00672106" w:rsidP="005524D2">
      <w:pPr>
        <w:rPr>
          <w:rFonts w:cs="Arial"/>
          <w:lang w:val="en-GB"/>
        </w:rPr>
      </w:pPr>
      <w:r w:rsidRPr="000136C4">
        <w:rPr>
          <w:szCs w:val="24"/>
          <w:lang w:val="en-GB"/>
        </w:rPr>
        <w:t>The contents of the individual levels are defined below</w:t>
      </w:r>
      <w:r w:rsidRPr="000136C4">
        <w:rPr>
          <w:rFonts w:cs="Arial"/>
          <w:lang w:val="en-GB"/>
        </w:rPr>
        <w:t>.</w:t>
      </w:r>
    </w:p>
    <w:p w14:paraId="35FEB887" w14:textId="77777777" w:rsidR="005524D2" w:rsidRPr="000136C4" w:rsidRDefault="005524D2" w:rsidP="005524D2">
      <w:pPr>
        <w:rPr>
          <w:rFonts w:cs="Arial"/>
          <w:lang w:val="en-GB"/>
        </w:rPr>
      </w:pPr>
    </w:p>
    <w:p w14:paraId="07F9DD60" w14:textId="77777777" w:rsidR="005524D2" w:rsidRPr="000136C4" w:rsidRDefault="00E8597B" w:rsidP="00E8597B">
      <w:pPr>
        <w:pStyle w:val="berschrift2"/>
        <w:rPr>
          <w:lang w:val="en-GB"/>
        </w:rPr>
      </w:pPr>
      <w:bookmarkStart w:id="62" w:name="_Toc423960721"/>
      <w:r w:rsidRPr="000136C4">
        <w:rPr>
          <w:lang w:val="en-GB"/>
        </w:rPr>
        <w:t>Database level metadata</w:t>
      </w:r>
      <w:bookmarkEnd w:id="62"/>
    </w:p>
    <w:p w14:paraId="17AE668C" w14:textId="77777777" w:rsidR="005524D2" w:rsidRPr="000136C4" w:rsidRDefault="00E8597B" w:rsidP="005524D2">
      <w:pPr>
        <w:rPr>
          <w:rFonts w:cs="Arial"/>
          <w:lang w:val="en-GB"/>
        </w:rPr>
      </w:pPr>
      <w:r w:rsidRPr="000136C4">
        <w:rPr>
          <w:spacing w:val="-1"/>
          <w:position w:val="1"/>
          <w:szCs w:val="24"/>
          <w:lang w:val="en-GB"/>
        </w:rPr>
        <w:t>The</w:t>
      </w:r>
      <w:r w:rsidRPr="000136C4">
        <w:rPr>
          <w:position w:val="1"/>
          <w:szCs w:val="24"/>
          <w:lang w:val="en-GB"/>
        </w:rPr>
        <w:t xml:space="preserve"> </w:t>
      </w:r>
      <w:r w:rsidRPr="000136C4">
        <w:rPr>
          <w:rFonts w:ascii="Courier New" w:hAnsi="Courier New"/>
          <w:position w:val="1"/>
          <w:szCs w:val="24"/>
          <w:lang w:val="en-GB"/>
        </w:rPr>
        <w:t>metadata.xml</w:t>
      </w:r>
      <w:r w:rsidRPr="000136C4">
        <w:rPr>
          <w:rFonts w:ascii="Courier New" w:hAnsi="Courier New"/>
          <w:spacing w:val="-70"/>
          <w:position w:val="1"/>
          <w:szCs w:val="24"/>
          <w:lang w:val="en-GB"/>
        </w:rPr>
        <w:t xml:space="preserve"> </w:t>
      </w:r>
      <w:r w:rsidRPr="000136C4">
        <w:rPr>
          <w:position w:val="1"/>
          <w:szCs w:val="24"/>
          <w:lang w:val="en-GB"/>
        </w:rPr>
        <w:t>file contains the following global information at database level</w:t>
      </w:r>
      <w:r w:rsidR="005524D2" w:rsidRPr="000136C4">
        <w:rPr>
          <w:rFonts w:cs="Arial"/>
          <w:lang w:val="en-GB"/>
        </w:rPr>
        <w:t>:</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134"/>
        <w:gridCol w:w="7371"/>
        <w:gridCol w:w="709"/>
      </w:tblGrid>
      <w:tr w:rsidR="002E626F" w:rsidRPr="000136C4" w14:paraId="229E209A" w14:textId="77777777" w:rsidTr="005647F2">
        <w:trPr>
          <w:cantSplit/>
          <w:tblHeader/>
        </w:trPr>
        <w:tc>
          <w:tcPr>
            <w:tcW w:w="1134" w:type="dxa"/>
            <w:shd w:val="clear" w:color="auto" w:fill="99CCFF"/>
          </w:tcPr>
          <w:p w14:paraId="18A0C4F4" w14:textId="77777777" w:rsidR="002E626F" w:rsidRPr="000136C4" w:rsidRDefault="002E626F" w:rsidP="002E626F">
            <w:pPr>
              <w:pStyle w:val="TabelleGross"/>
              <w:rPr>
                <w:b/>
                <w:lang w:val="en-GB"/>
              </w:rPr>
            </w:pPr>
            <w:r w:rsidRPr="000136C4">
              <w:rPr>
                <w:b/>
                <w:lang w:val="en-GB"/>
              </w:rPr>
              <w:t>ID</w:t>
            </w:r>
          </w:p>
        </w:tc>
        <w:tc>
          <w:tcPr>
            <w:tcW w:w="7371" w:type="dxa"/>
            <w:shd w:val="clear" w:color="auto" w:fill="99CCFF"/>
          </w:tcPr>
          <w:p w14:paraId="6AB0920A" w14:textId="77777777" w:rsidR="002E626F" w:rsidRPr="000136C4" w:rsidRDefault="00E54509" w:rsidP="002E626F">
            <w:pPr>
              <w:pStyle w:val="TabelleGross"/>
              <w:rPr>
                <w:b/>
                <w:lang w:val="en-GB"/>
              </w:rPr>
            </w:pPr>
            <w:r w:rsidRPr="000136C4">
              <w:rPr>
                <w:b/>
                <w:lang w:val="en-GB"/>
              </w:rPr>
              <w:t>Description of requirement</w:t>
            </w:r>
          </w:p>
        </w:tc>
        <w:tc>
          <w:tcPr>
            <w:tcW w:w="709" w:type="dxa"/>
            <w:shd w:val="clear" w:color="auto" w:fill="99CCFF"/>
          </w:tcPr>
          <w:p w14:paraId="12DF7BD4" w14:textId="77777777" w:rsidR="002E626F" w:rsidRPr="000136C4" w:rsidRDefault="00E54509" w:rsidP="002E626F">
            <w:pPr>
              <w:pStyle w:val="TabelleGross"/>
              <w:rPr>
                <w:b/>
                <w:lang w:val="en-GB"/>
              </w:rPr>
            </w:pPr>
            <w:r w:rsidRPr="000136C4">
              <w:rPr>
                <w:b/>
                <w:lang w:val="en-GB"/>
              </w:rPr>
              <w:t>M/O</w:t>
            </w:r>
          </w:p>
        </w:tc>
      </w:tr>
      <w:tr w:rsidR="002E626F" w:rsidRPr="000136C4" w14:paraId="2248D89F" w14:textId="77777777" w:rsidTr="005647F2">
        <w:trPr>
          <w:cantSplit/>
        </w:trPr>
        <w:tc>
          <w:tcPr>
            <w:tcW w:w="1134" w:type="dxa"/>
            <w:shd w:val="clear" w:color="auto" w:fill="auto"/>
          </w:tcPr>
          <w:p w14:paraId="27556A58" w14:textId="77777777" w:rsidR="002E626F" w:rsidRPr="000136C4" w:rsidRDefault="002E626F" w:rsidP="002E626F">
            <w:pPr>
              <w:pStyle w:val="TabelleGross"/>
              <w:rPr>
                <w:sz w:val="16"/>
                <w:szCs w:val="16"/>
                <w:lang w:val="en-GB"/>
              </w:rPr>
            </w:pPr>
            <w:r w:rsidRPr="000136C4">
              <w:rPr>
                <w:lang w:val="en-GB"/>
              </w:rPr>
              <w:t>M_5.1-1</w:t>
            </w:r>
          </w:p>
        </w:tc>
        <w:tc>
          <w:tcPr>
            <w:tcW w:w="7371" w:type="dxa"/>
            <w:shd w:val="clear" w:color="auto" w:fill="auto"/>
          </w:tcPr>
          <w:p w14:paraId="12DD86DE" w14:textId="77777777" w:rsidR="002E626F" w:rsidRPr="000136C4" w:rsidRDefault="00E8597B" w:rsidP="002E626F">
            <w:pPr>
              <w:pStyle w:val="TabelleGross"/>
              <w:rPr>
                <w:lang w:val="en-GB"/>
              </w:rPr>
            </w:pPr>
            <w:r w:rsidRPr="000136C4">
              <w:rPr>
                <w:spacing w:val="-1"/>
                <w:szCs w:val="24"/>
                <w:lang w:val="en-GB"/>
              </w:rPr>
              <w:t>A</w:t>
            </w:r>
            <w:r w:rsidRPr="000136C4">
              <w:rPr>
                <w:spacing w:val="1"/>
                <w:szCs w:val="24"/>
                <w:lang w:val="en-GB"/>
              </w:rPr>
              <w:t>l</w:t>
            </w:r>
            <w:r w:rsidRPr="000136C4">
              <w:rPr>
                <w:spacing w:val="-1"/>
                <w:szCs w:val="24"/>
                <w:lang w:val="en-GB"/>
              </w:rPr>
              <w:t>l me</w:t>
            </w:r>
            <w:r w:rsidRPr="000136C4">
              <w:rPr>
                <w:szCs w:val="24"/>
                <w:lang w:val="en-GB"/>
              </w:rPr>
              <w:t>t</w:t>
            </w:r>
            <w:r w:rsidRPr="000136C4">
              <w:rPr>
                <w:spacing w:val="2"/>
                <w:szCs w:val="24"/>
                <w:lang w:val="en-GB"/>
              </w:rPr>
              <w:t>a</w:t>
            </w:r>
            <w:r w:rsidRPr="000136C4">
              <w:rPr>
                <w:szCs w:val="24"/>
                <w:lang w:val="en-GB"/>
              </w:rPr>
              <w:t>d</w:t>
            </w:r>
            <w:r w:rsidRPr="000136C4">
              <w:rPr>
                <w:spacing w:val="-1"/>
                <w:szCs w:val="24"/>
                <w:lang w:val="en-GB"/>
              </w:rPr>
              <w:t>a</w:t>
            </w:r>
            <w:r w:rsidRPr="000136C4">
              <w:rPr>
                <w:spacing w:val="2"/>
                <w:szCs w:val="24"/>
                <w:lang w:val="en-GB"/>
              </w:rPr>
              <w:t xml:space="preserve">ta that are designated as mandatory in </w:t>
            </w:r>
            <w:r w:rsidRPr="000136C4">
              <w:rPr>
                <w:rFonts w:ascii="Courier New" w:hAnsi="Courier New"/>
                <w:w w:val="99"/>
                <w:szCs w:val="24"/>
                <w:lang w:val="en-GB"/>
              </w:rPr>
              <w:t>m</w:t>
            </w:r>
            <w:r w:rsidRPr="000136C4">
              <w:rPr>
                <w:rFonts w:ascii="Courier New" w:hAnsi="Courier New"/>
                <w:spacing w:val="1"/>
                <w:w w:val="99"/>
                <w:szCs w:val="24"/>
                <w:lang w:val="en-GB"/>
              </w:rPr>
              <w:t>e</w:t>
            </w:r>
            <w:r w:rsidRPr="000136C4">
              <w:rPr>
                <w:rFonts w:ascii="Courier New" w:hAnsi="Courier New"/>
                <w:spacing w:val="3"/>
                <w:w w:val="99"/>
                <w:szCs w:val="24"/>
                <w:lang w:val="en-GB"/>
              </w:rPr>
              <w:t>t</w:t>
            </w:r>
            <w:r w:rsidRPr="000136C4">
              <w:rPr>
                <w:rFonts w:ascii="Courier New" w:hAnsi="Courier New"/>
                <w:w w:val="99"/>
                <w:szCs w:val="24"/>
                <w:lang w:val="en-GB"/>
              </w:rPr>
              <w:t>a</w:t>
            </w:r>
            <w:r w:rsidRPr="000136C4">
              <w:rPr>
                <w:rFonts w:ascii="Courier New" w:hAnsi="Courier New"/>
                <w:spacing w:val="1"/>
                <w:w w:val="99"/>
                <w:szCs w:val="24"/>
                <w:lang w:val="en-GB"/>
              </w:rPr>
              <w:t>d</w:t>
            </w:r>
            <w:r w:rsidRPr="000136C4">
              <w:rPr>
                <w:rFonts w:ascii="Courier New" w:hAnsi="Courier New"/>
                <w:w w:val="99"/>
                <w:szCs w:val="24"/>
                <w:lang w:val="en-GB"/>
              </w:rPr>
              <w:t>a</w:t>
            </w:r>
            <w:r w:rsidRPr="000136C4">
              <w:rPr>
                <w:rFonts w:ascii="Courier New" w:hAnsi="Courier New"/>
                <w:spacing w:val="1"/>
                <w:w w:val="99"/>
                <w:szCs w:val="24"/>
                <w:lang w:val="en-GB"/>
              </w:rPr>
              <w:t>t</w:t>
            </w:r>
            <w:r w:rsidRPr="000136C4">
              <w:rPr>
                <w:rFonts w:ascii="Courier New" w:hAnsi="Courier New"/>
                <w:w w:val="99"/>
                <w:szCs w:val="24"/>
                <w:lang w:val="en-GB"/>
              </w:rPr>
              <w:t>a</w:t>
            </w:r>
            <w:r w:rsidRPr="000136C4">
              <w:rPr>
                <w:rFonts w:ascii="Courier New" w:hAnsi="Courier New"/>
                <w:spacing w:val="1"/>
                <w:w w:val="99"/>
                <w:szCs w:val="24"/>
                <w:lang w:val="en-GB"/>
              </w:rPr>
              <w:t>.</w:t>
            </w:r>
            <w:r w:rsidRPr="000136C4">
              <w:rPr>
                <w:rFonts w:ascii="Courier New" w:hAnsi="Courier New"/>
                <w:w w:val="99"/>
                <w:szCs w:val="24"/>
                <w:lang w:val="en-GB"/>
              </w:rPr>
              <w:t>x</w:t>
            </w:r>
            <w:r w:rsidRPr="000136C4">
              <w:rPr>
                <w:rFonts w:ascii="Courier New" w:hAnsi="Courier New"/>
                <w:spacing w:val="1"/>
                <w:w w:val="99"/>
                <w:szCs w:val="24"/>
                <w:lang w:val="en-GB"/>
              </w:rPr>
              <w:t>s</w:t>
            </w:r>
            <w:r w:rsidRPr="000136C4">
              <w:rPr>
                <w:rFonts w:ascii="Courier New" w:hAnsi="Courier New"/>
                <w:w w:val="99"/>
                <w:szCs w:val="24"/>
                <w:lang w:val="en-GB"/>
              </w:rPr>
              <w:t>d</w:t>
            </w:r>
            <w:r w:rsidRPr="000136C4">
              <w:rPr>
                <w:rFonts w:ascii="Courier New" w:hAnsi="Courier New"/>
                <w:spacing w:val="-63"/>
                <w:szCs w:val="24"/>
                <w:lang w:val="en-GB"/>
              </w:rPr>
              <w:t xml:space="preserve"> </w:t>
            </w:r>
            <w:r w:rsidRPr="000136C4">
              <w:rPr>
                <w:szCs w:val="24"/>
                <w:lang w:val="en-GB"/>
              </w:rPr>
              <w:t>at database level must be completed accordingly.</w:t>
            </w:r>
          </w:p>
        </w:tc>
        <w:tc>
          <w:tcPr>
            <w:tcW w:w="709" w:type="dxa"/>
            <w:shd w:val="clear" w:color="auto" w:fill="auto"/>
          </w:tcPr>
          <w:p w14:paraId="578B9E68" w14:textId="77777777" w:rsidR="002E626F" w:rsidRPr="000136C4" w:rsidRDefault="002E626F" w:rsidP="002E626F">
            <w:pPr>
              <w:pStyle w:val="TabelleGross"/>
              <w:rPr>
                <w:lang w:val="en-GB"/>
              </w:rPr>
            </w:pPr>
            <w:r w:rsidRPr="000136C4">
              <w:rPr>
                <w:lang w:val="en-GB"/>
              </w:rPr>
              <w:t>M</w:t>
            </w:r>
          </w:p>
        </w:tc>
      </w:tr>
    </w:tbl>
    <w:p w14:paraId="5FAB0142" w14:textId="77777777" w:rsidR="002E626F" w:rsidRPr="000136C4" w:rsidRDefault="002E626F" w:rsidP="005524D2">
      <w:pPr>
        <w:rPr>
          <w:rFonts w:cs="Arial"/>
          <w:lang w:val="en-GB"/>
        </w:rPr>
      </w:pPr>
    </w:p>
    <w:p w14:paraId="3E5C3557" w14:textId="77777777" w:rsidR="00810095" w:rsidRPr="000136C4" w:rsidRDefault="00E8597B" w:rsidP="00810095">
      <w:pPr>
        <w:rPr>
          <w:rFonts w:cs="Arial"/>
          <w:lang w:val="en-GB"/>
        </w:rPr>
      </w:pPr>
      <w:r w:rsidRPr="000136C4">
        <w:rPr>
          <w:spacing w:val="-1"/>
          <w:szCs w:val="24"/>
          <w:lang w:val="en-GB"/>
        </w:rPr>
        <w:t xml:space="preserve">The following database metadata are stored in the </w:t>
      </w:r>
      <w:r w:rsidRPr="000136C4">
        <w:rPr>
          <w:rFonts w:ascii="Courier New" w:hAnsi="Courier New"/>
          <w:szCs w:val="24"/>
          <w:lang w:val="en-GB"/>
        </w:rPr>
        <w:t>metadata.xml</w:t>
      </w:r>
      <w:r w:rsidRPr="000136C4">
        <w:rPr>
          <w:rFonts w:ascii="Courier New" w:hAnsi="Courier New"/>
          <w:spacing w:val="-73"/>
          <w:szCs w:val="24"/>
          <w:lang w:val="en-GB"/>
        </w:rPr>
        <w:t xml:space="preserve"> </w:t>
      </w:r>
      <w:r w:rsidRPr="000136C4">
        <w:rPr>
          <w:spacing w:val="2"/>
          <w:szCs w:val="24"/>
          <w:lang w:val="en-GB"/>
        </w:rPr>
        <w:t>file</w:t>
      </w:r>
      <w:r w:rsidR="00810095" w:rsidRPr="000136C4">
        <w:rPr>
          <w:rFonts w:cs="Arial"/>
          <w:lang w:val="en-GB"/>
        </w:rPr>
        <w:t>:</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2017"/>
        <w:gridCol w:w="6488"/>
        <w:gridCol w:w="709"/>
      </w:tblGrid>
      <w:tr w:rsidR="002E626F" w:rsidRPr="000136C4" w14:paraId="1D5CFAD3" w14:textId="77777777" w:rsidTr="007723AE">
        <w:trPr>
          <w:cantSplit/>
          <w:tblHeader/>
        </w:trPr>
        <w:tc>
          <w:tcPr>
            <w:tcW w:w="2017" w:type="dxa"/>
            <w:shd w:val="clear" w:color="auto" w:fill="99CCFF"/>
          </w:tcPr>
          <w:p w14:paraId="727727D0" w14:textId="77777777" w:rsidR="002E626F" w:rsidRPr="000136C4" w:rsidRDefault="001F2144" w:rsidP="002E626F">
            <w:pPr>
              <w:pStyle w:val="TabelleGross"/>
              <w:rPr>
                <w:b/>
                <w:lang w:val="en-GB"/>
              </w:rPr>
            </w:pPr>
            <w:r w:rsidRPr="000136C4">
              <w:rPr>
                <w:b/>
                <w:lang w:val="en-GB"/>
              </w:rPr>
              <w:t>Identifier</w:t>
            </w:r>
          </w:p>
        </w:tc>
        <w:tc>
          <w:tcPr>
            <w:tcW w:w="6488" w:type="dxa"/>
            <w:shd w:val="clear" w:color="auto" w:fill="99CCFF"/>
          </w:tcPr>
          <w:p w14:paraId="603F5544" w14:textId="77777777" w:rsidR="002E626F" w:rsidRPr="000136C4" w:rsidRDefault="001F2144" w:rsidP="002E626F">
            <w:pPr>
              <w:pStyle w:val="TabelleGross"/>
              <w:rPr>
                <w:b/>
                <w:lang w:val="en-GB"/>
              </w:rPr>
            </w:pPr>
            <w:r w:rsidRPr="000136C4">
              <w:rPr>
                <w:b/>
                <w:lang w:val="en-GB"/>
              </w:rPr>
              <w:t>Meaning</w:t>
            </w:r>
          </w:p>
        </w:tc>
        <w:tc>
          <w:tcPr>
            <w:tcW w:w="709" w:type="dxa"/>
            <w:shd w:val="clear" w:color="auto" w:fill="99CCFF"/>
          </w:tcPr>
          <w:p w14:paraId="78B6F189" w14:textId="77777777" w:rsidR="002E626F" w:rsidRPr="000136C4" w:rsidRDefault="00E54509" w:rsidP="002E626F">
            <w:pPr>
              <w:pStyle w:val="TabelleGross"/>
              <w:rPr>
                <w:b/>
                <w:lang w:val="en-GB"/>
              </w:rPr>
            </w:pPr>
            <w:r w:rsidRPr="000136C4">
              <w:rPr>
                <w:b/>
                <w:lang w:val="en-GB"/>
              </w:rPr>
              <w:t>M/O</w:t>
            </w:r>
          </w:p>
        </w:tc>
      </w:tr>
      <w:tr w:rsidR="00810095" w:rsidRPr="000136C4" w14:paraId="7DB5A19B" w14:textId="77777777" w:rsidTr="007723AE">
        <w:trPr>
          <w:cantSplit/>
        </w:trPr>
        <w:tc>
          <w:tcPr>
            <w:tcW w:w="2017" w:type="dxa"/>
            <w:shd w:val="clear" w:color="auto" w:fill="auto"/>
          </w:tcPr>
          <w:p w14:paraId="130F336B" w14:textId="77777777" w:rsidR="00810095" w:rsidRPr="000136C4" w:rsidRDefault="000032C5" w:rsidP="00810095">
            <w:pPr>
              <w:pStyle w:val="TabelleGross"/>
              <w:rPr>
                <w:lang w:val="en-GB"/>
              </w:rPr>
            </w:pPr>
            <w:r>
              <w:rPr>
                <w:lang w:val="en-GB"/>
              </w:rPr>
              <w:t>v</w:t>
            </w:r>
            <w:r w:rsidR="00810095" w:rsidRPr="000136C4">
              <w:rPr>
                <w:lang w:val="en-GB"/>
              </w:rPr>
              <w:t>ersion</w:t>
            </w:r>
          </w:p>
        </w:tc>
        <w:tc>
          <w:tcPr>
            <w:tcW w:w="6488" w:type="dxa"/>
            <w:shd w:val="clear" w:color="auto" w:fill="auto"/>
          </w:tcPr>
          <w:p w14:paraId="49343D47" w14:textId="77777777" w:rsidR="00810095" w:rsidRPr="000136C4" w:rsidRDefault="00E8597B" w:rsidP="007708EF">
            <w:pPr>
              <w:pStyle w:val="TabelleGross"/>
              <w:rPr>
                <w:lang w:val="en-GB"/>
              </w:rPr>
            </w:pPr>
            <w:r w:rsidRPr="000136C4">
              <w:rPr>
                <w:spacing w:val="-1"/>
                <w:szCs w:val="24"/>
                <w:lang w:val="en-GB"/>
              </w:rPr>
              <w:t>S</w:t>
            </w:r>
            <w:r w:rsidRPr="000136C4">
              <w:rPr>
                <w:szCs w:val="24"/>
                <w:lang w:val="en-GB"/>
              </w:rPr>
              <w:t>I</w:t>
            </w:r>
            <w:r w:rsidRPr="000136C4">
              <w:rPr>
                <w:spacing w:val="1"/>
                <w:szCs w:val="24"/>
                <w:lang w:val="en-GB"/>
              </w:rPr>
              <w:t>A</w:t>
            </w:r>
            <w:r w:rsidRPr="000136C4">
              <w:rPr>
                <w:szCs w:val="24"/>
                <w:lang w:val="en-GB"/>
              </w:rPr>
              <w:t>RD for</w:t>
            </w:r>
            <w:r w:rsidRPr="000136C4">
              <w:rPr>
                <w:spacing w:val="5"/>
                <w:szCs w:val="24"/>
                <w:lang w:val="en-GB"/>
              </w:rPr>
              <w:t>m</w:t>
            </w:r>
            <w:r w:rsidRPr="000136C4">
              <w:rPr>
                <w:szCs w:val="24"/>
                <w:lang w:val="en-GB"/>
              </w:rPr>
              <w:t>at ver</w:t>
            </w:r>
            <w:r w:rsidRPr="000136C4">
              <w:rPr>
                <w:spacing w:val="2"/>
                <w:szCs w:val="24"/>
                <w:lang w:val="en-GB"/>
              </w:rPr>
              <w:t>s</w:t>
            </w:r>
            <w:r w:rsidRPr="000136C4">
              <w:rPr>
                <w:spacing w:val="-1"/>
                <w:szCs w:val="24"/>
                <w:lang w:val="en-GB"/>
              </w:rPr>
              <w:t>i</w:t>
            </w:r>
            <w:r w:rsidRPr="000136C4">
              <w:rPr>
                <w:szCs w:val="24"/>
                <w:lang w:val="en-GB"/>
              </w:rPr>
              <w:t>on</w:t>
            </w:r>
          </w:p>
        </w:tc>
        <w:tc>
          <w:tcPr>
            <w:tcW w:w="709" w:type="dxa"/>
            <w:shd w:val="clear" w:color="auto" w:fill="auto"/>
          </w:tcPr>
          <w:p w14:paraId="741FA97A" w14:textId="77777777" w:rsidR="00810095" w:rsidRPr="000136C4" w:rsidRDefault="00810095" w:rsidP="00810095">
            <w:pPr>
              <w:pStyle w:val="TabelleGross"/>
              <w:rPr>
                <w:lang w:val="en-GB"/>
              </w:rPr>
            </w:pPr>
            <w:r w:rsidRPr="000136C4">
              <w:rPr>
                <w:lang w:val="en-GB"/>
              </w:rPr>
              <w:t>M</w:t>
            </w:r>
          </w:p>
        </w:tc>
      </w:tr>
      <w:tr w:rsidR="00810095" w:rsidRPr="000136C4" w14:paraId="2E988951" w14:textId="77777777" w:rsidTr="007723AE">
        <w:trPr>
          <w:cantSplit/>
        </w:trPr>
        <w:tc>
          <w:tcPr>
            <w:tcW w:w="2017" w:type="dxa"/>
            <w:shd w:val="clear" w:color="auto" w:fill="auto"/>
          </w:tcPr>
          <w:p w14:paraId="3C05B3EA" w14:textId="77777777" w:rsidR="00810095" w:rsidRPr="000136C4" w:rsidRDefault="000032C5" w:rsidP="000032C5">
            <w:pPr>
              <w:pStyle w:val="TabelleGross"/>
              <w:rPr>
                <w:lang w:val="en-GB"/>
              </w:rPr>
            </w:pPr>
            <w:r>
              <w:rPr>
                <w:lang w:val="en-GB"/>
              </w:rPr>
              <w:t>d</w:t>
            </w:r>
            <w:r w:rsidR="00810095" w:rsidRPr="000136C4">
              <w:rPr>
                <w:lang w:val="en-GB"/>
              </w:rPr>
              <w:t>bname</w:t>
            </w:r>
          </w:p>
        </w:tc>
        <w:tc>
          <w:tcPr>
            <w:tcW w:w="6488" w:type="dxa"/>
            <w:shd w:val="clear" w:color="auto" w:fill="auto"/>
          </w:tcPr>
          <w:p w14:paraId="41D3F48B" w14:textId="77777777" w:rsidR="00810095" w:rsidRPr="000136C4" w:rsidRDefault="00E8597B" w:rsidP="00810095">
            <w:pPr>
              <w:pStyle w:val="TabelleGross"/>
              <w:rPr>
                <w:lang w:val="en-GB"/>
              </w:rPr>
            </w:pPr>
            <w:r w:rsidRPr="000136C4">
              <w:rPr>
                <w:spacing w:val="-1"/>
                <w:szCs w:val="24"/>
                <w:lang w:val="en-GB"/>
              </w:rPr>
              <w:t>Short database identifier</w:t>
            </w:r>
          </w:p>
        </w:tc>
        <w:tc>
          <w:tcPr>
            <w:tcW w:w="709" w:type="dxa"/>
            <w:shd w:val="clear" w:color="auto" w:fill="auto"/>
          </w:tcPr>
          <w:p w14:paraId="7B595ED8" w14:textId="77777777" w:rsidR="00810095" w:rsidRPr="000136C4" w:rsidRDefault="00810095" w:rsidP="00810095">
            <w:pPr>
              <w:pStyle w:val="TabelleGross"/>
              <w:rPr>
                <w:lang w:val="en-GB"/>
              </w:rPr>
            </w:pPr>
            <w:r w:rsidRPr="000136C4">
              <w:rPr>
                <w:lang w:val="en-GB"/>
              </w:rPr>
              <w:t>M</w:t>
            </w:r>
          </w:p>
        </w:tc>
      </w:tr>
      <w:tr w:rsidR="00810095" w:rsidRPr="000136C4" w14:paraId="31FA4C34" w14:textId="77777777" w:rsidTr="007723AE">
        <w:trPr>
          <w:cantSplit/>
        </w:trPr>
        <w:tc>
          <w:tcPr>
            <w:tcW w:w="2017" w:type="dxa"/>
            <w:shd w:val="clear" w:color="auto" w:fill="auto"/>
          </w:tcPr>
          <w:p w14:paraId="2CD8C437" w14:textId="77777777" w:rsidR="00810095" w:rsidRPr="000136C4" w:rsidRDefault="00810095" w:rsidP="00810095">
            <w:pPr>
              <w:pStyle w:val="TabelleGross"/>
              <w:rPr>
                <w:lang w:val="en-GB"/>
              </w:rPr>
            </w:pPr>
            <w:r w:rsidRPr="000136C4">
              <w:rPr>
                <w:lang w:val="en-GB"/>
              </w:rPr>
              <w:t>description</w:t>
            </w:r>
          </w:p>
        </w:tc>
        <w:tc>
          <w:tcPr>
            <w:tcW w:w="6488" w:type="dxa"/>
            <w:shd w:val="clear" w:color="auto" w:fill="auto"/>
          </w:tcPr>
          <w:p w14:paraId="12EC3904" w14:textId="77777777" w:rsidR="00810095" w:rsidRPr="000136C4" w:rsidRDefault="00E8597B" w:rsidP="00810095">
            <w:pPr>
              <w:pStyle w:val="TabelleGross"/>
              <w:rPr>
                <w:lang w:val="en-GB"/>
              </w:rPr>
            </w:pPr>
            <w:r w:rsidRPr="000136C4">
              <w:rPr>
                <w:noProof/>
                <w:spacing w:val="-1"/>
                <w:szCs w:val="24"/>
                <w:lang w:val="en-GB"/>
              </w:rPr>
              <w:t>Description of the meaning and content of the database as a whole</w:t>
            </w:r>
          </w:p>
        </w:tc>
        <w:tc>
          <w:tcPr>
            <w:tcW w:w="709" w:type="dxa"/>
            <w:shd w:val="clear" w:color="auto" w:fill="auto"/>
          </w:tcPr>
          <w:p w14:paraId="0B54096D" w14:textId="77777777" w:rsidR="00810095" w:rsidRPr="000136C4" w:rsidRDefault="00E8597B" w:rsidP="00810095">
            <w:pPr>
              <w:pStyle w:val="TabelleGross"/>
              <w:rPr>
                <w:lang w:val="en-GB"/>
              </w:rPr>
            </w:pPr>
            <w:r w:rsidRPr="000136C4">
              <w:rPr>
                <w:lang w:val="en-GB"/>
              </w:rPr>
              <w:t>O</w:t>
            </w:r>
          </w:p>
        </w:tc>
      </w:tr>
      <w:tr w:rsidR="00810095" w:rsidRPr="000136C4" w14:paraId="1142A8FD" w14:textId="77777777" w:rsidTr="007723AE">
        <w:trPr>
          <w:cantSplit/>
        </w:trPr>
        <w:tc>
          <w:tcPr>
            <w:tcW w:w="2017" w:type="dxa"/>
            <w:shd w:val="clear" w:color="auto" w:fill="auto"/>
          </w:tcPr>
          <w:p w14:paraId="6A4A23CE" w14:textId="77777777" w:rsidR="00810095" w:rsidRPr="000136C4" w:rsidRDefault="000032C5" w:rsidP="00810095">
            <w:pPr>
              <w:pStyle w:val="TabelleGross"/>
              <w:rPr>
                <w:lang w:val="en-GB"/>
              </w:rPr>
            </w:pPr>
            <w:r>
              <w:rPr>
                <w:lang w:val="en-GB"/>
              </w:rPr>
              <w:t>a</w:t>
            </w:r>
            <w:r w:rsidR="00810095" w:rsidRPr="000136C4">
              <w:rPr>
                <w:lang w:val="en-GB"/>
              </w:rPr>
              <w:t>rchiver</w:t>
            </w:r>
          </w:p>
        </w:tc>
        <w:tc>
          <w:tcPr>
            <w:tcW w:w="6488" w:type="dxa"/>
            <w:shd w:val="clear" w:color="auto" w:fill="auto"/>
          </w:tcPr>
          <w:p w14:paraId="394C8987" w14:textId="77777777" w:rsidR="00810095" w:rsidRPr="000136C4" w:rsidRDefault="00E8597B" w:rsidP="00B94D85">
            <w:pPr>
              <w:pStyle w:val="TabelleGross"/>
              <w:rPr>
                <w:lang w:val="en-GB"/>
              </w:rPr>
            </w:pPr>
            <w:r w:rsidRPr="000136C4">
              <w:rPr>
                <w:szCs w:val="24"/>
                <w:lang w:val="en-GB"/>
              </w:rPr>
              <w:t>Na</w:t>
            </w:r>
            <w:r w:rsidRPr="000136C4">
              <w:rPr>
                <w:spacing w:val="4"/>
                <w:szCs w:val="24"/>
                <w:lang w:val="en-GB"/>
              </w:rPr>
              <w:t>m</w:t>
            </w:r>
            <w:r w:rsidRPr="000136C4">
              <w:rPr>
                <w:szCs w:val="24"/>
                <w:lang w:val="en-GB"/>
              </w:rPr>
              <w:t>e</w:t>
            </w:r>
            <w:r w:rsidRPr="000136C4">
              <w:rPr>
                <w:spacing w:val="-5"/>
                <w:szCs w:val="24"/>
                <w:lang w:val="en-GB"/>
              </w:rPr>
              <w:t xml:space="preserve"> </w:t>
            </w:r>
            <w:r w:rsidRPr="000136C4">
              <w:rPr>
                <w:spacing w:val="-1"/>
                <w:szCs w:val="24"/>
                <w:lang w:val="en-GB"/>
              </w:rPr>
              <w:t>of the person who carried out the archiving of the table data from the</w:t>
            </w:r>
            <w:r w:rsidRPr="000136C4">
              <w:rPr>
                <w:spacing w:val="-11"/>
                <w:szCs w:val="24"/>
                <w:lang w:val="en-GB"/>
              </w:rPr>
              <w:t xml:space="preserve"> </w:t>
            </w:r>
            <w:r w:rsidRPr="000136C4">
              <w:rPr>
                <w:szCs w:val="24"/>
                <w:lang w:val="en-GB"/>
              </w:rPr>
              <w:t>database</w:t>
            </w:r>
          </w:p>
        </w:tc>
        <w:tc>
          <w:tcPr>
            <w:tcW w:w="709" w:type="dxa"/>
            <w:shd w:val="clear" w:color="auto" w:fill="auto"/>
          </w:tcPr>
          <w:p w14:paraId="4844C4E7" w14:textId="77777777" w:rsidR="00810095" w:rsidRPr="000136C4" w:rsidRDefault="00E8597B" w:rsidP="00810095">
            <w:pPr>
              <w:pStyle w:val="TabelleGross"/>
              <w:rPr>
                <w:lang w:val="en-GB"/>
              </w:rPr>
            </w:pPr>
            <w:r w:rsidRPr="000136C4">
              <w:rPr>
                <w:lang w:val="en-GB"/>
              </w:rPr>
              <w:t>O</w:t>
            </w:r>
          </w:p>
        </w:tc>
      </w:tr>
      <w:tr w:rsidR="00810095" w:rsidRPr="000136C4" w14:paraId="1EDE756E" w14:textId="77777777" w:rsidTr="007723AE">
        <w:trPr>
          <w:cantSplit/>
        </w:trPr>
        <w:tc>
          <w:tcPr>
            <w:tcW w:w="2017" w:type="dxa"/>
            <w:shd w:val="clear" w:color="auto" w:fill="auto"/>
          </w:tcPr>
          <w:p w14:paraId="4559A7EF" w14:textId="77777777" w:rsidR="00810095" w:rsidRPr="000136C4" w:rsidRDefault="00810095" w:rsidP="00810095">
            <w:pPr>
              <w:pStyle w:val="TabelleGross"/>
              <w:rPr>
                <w:lang w:val="en-GB"/>
              </w:rPr>
            </w:pPr>
            <w:r w:rsidRPr="000136C4">
              <w:rPr>
                <w:lang w:val="en-GB"/>
              </w:rPr>
              <w:t>archiverContact</w:t>
            </w:r>
          </w:p>
        </w:tc>
        <w:tc>
          <w:tcPr>
            <w:tcW w:w="6488" w:type="dxa"/>
            <w:shd w:val="clear" w:color="auto" w:fill="auto"/>
          </w:tcPr>
          <w:p w14:paraId="1B8C543E" w14:textId="77777777" w:rsidR="00810095" w:rsidRPr="000136C4" w:rsidRDefault="00E8597B" w:rsidP="00B94D85">
            <w:pPr>
              <w:pStyle w:val="TabelleGross"/>
              <w:rPr>
                <w:lang w:val="en-GB"/>
              </w:rPr>
            </w:pPr>
            <w:r w:rsidRPr="000136C4">
              <w:rPr>
                <w:noProof/>
                <w:spacing w:val="-1"/>
                <w:szCs w:val="24"/>
                <w:lang w:val="en-GB"/>
              </w:rPr>
              <w:t>Contact details (telephone, e-mail</w:t>
            </w:r>
            <w:r w:rsidRPr="000136C4">
              <w:rPr>
                <w:noProof/>
                <w:szCs w:val="24"/>
                <w:lang w:val="en-GB"/>
              </w:rPr>
              <w:t>)</w:t>
            </w:r>
            <w:r w:rsidRPr="000136C4">
              <w:rPr>
                <w:noProof/>
                <w:spacing w:val="-4"/>
                <w:szCs w:val="24"/>
                <w:lang w:val="en-GB"/>
              </w:rPr>
              <w:t xml:space="preserve"> </w:t>
            </w:r>
            <w:r w:rsidRPr="000136C4">
              <w:rPr>
                <w:spacing w:val="-1"/>
                <w:szCs w:val="24"/>
                <w:lang w:val="en-GB"/>
              </w:rPr>
              <w:t>of the person who carried out the archiving of the table data from the</w:t>
            </w:r>
            <w:r w:rsidRPr="000136C4">
              <w:rPr>
                <w:spacing w:val="-11"/>
                <w:szCs w:val="24"/>
                <w:lang w:val="en-GB"/>
              </w:rPr>
              <w:t xml:space="preserve"> </w:t>
            </w:r>
            <w:r w:rsidRPr="000136C4">
              <w:rPr>
                <w:szCs w:val="24"/>
                <w:lang w:val="en-GB"/>
              </w:rPr>
              <w:t>database</w:t>
            </w:r>
          </w:p>
        </w:tc>
        <w:tc>
          <w:tcPr>
            <w:tcW w:w="709" w:type="dxa"/>
            <w:shd w:val="clear" w:color="auto" w:fill="auto"/>
          </w:tcPr>
          <w:p w14:paraId="71888EE2" w14:textId="77777777" w:rsidR="00810095" w:rsidRPr="000136C4" w:rsidRDefault="00E8597B" w:rsidP="00810095">
            <w:pPr>
              <w:pStyle w:val="TabelleGross"/>
              <w:rPr>
                <w:lang w:val="en-GB"/>
              </w:rPr>
            </w:pPr>
            <w:r w:rsidRPr="000136C4">
              <w:rPr>
                <w:lang w:val="en-GB"/>
              </w:rPr>
              <w:t>O</w:t>
            </w:r>
          </w:p>
        </w:tc>
      </w:tr>
      <w:tr w:rsidR="00810095" w:rsidRPr="000136C4" w14:paraId="3F81E351" w14:textId="77777777" w:rsidTr="007723AE">
        <w:trPr>
          <w:cantSplit/>
        </w:trPr>
        <w:tc>
          <w:tcPr>
            <w:tcW w:w="2017" w:type="dxa"/>
            <w:shd w:val="clear" w:color="auto" w:fill="auto"/>
          </w:tcPr>
          <w:p w14:paraId="574BC437" w14:textId="77777777" w:rsidR="00810095" w:rsidRPr="000136C4" w:rsidRDefault="00810095" w:rsidP="00810095">
            <w:pPr>
              <w:pStyle w:val="TabelleGross"/>
              <w:rPr>
                <w:lang w:val="en-GB"/>
              </w:rPr>
            </w:pPr>
            <w:r w:rsidRPr="000136C4">
              <w:rPr>
                <w:lang w:val="en-GB"/>
              </w:rPr>
              <w:t>dataOwner</w:t>
            </w:r>
          </w:p>
        </w:tc>
        <w:tc>
          <w:tcPr>
            <w:tcW w:w="6488" w:type="dxa"/>
            <w:shd w:val="clear" w:color="auto" w:fill="auto"/>
          </w:tcPr>
          <w:p w14:paraId="10B36838" w14:textId="77777777" w:rsidR="00810095" w:rsidRPr="000136C4" w:rsidRDefault="00E8597B" w:rsidP="00810095">
            <w:pPr>
              <w:pStyle w:val="TabelleGross"/>
              <w:rPr>
                <w:lang w:val="en-GB"/>
              </w:rPr>
            </w:pPr>
            <w:r w:rsidRPr="000136C4">
              <w:rPr>
                <w:szCs w:val="24"/>
                <w:lang w:val="en-GB"/>
              </w:rPr>
              <w:t>Owner of the data in the database; the institution or person that, at the time of archiving, has the right to grant usage rights for the data and is responsible for compliance with legal obligations such as data prote</w:t>
            </w:r>
            <w:r w:rsidRPr="000136C4">
              <w:rPr>
                <w:szCs w:val="24"/>
                <w:lang w:val="en-GB"/>
              </w:rPr>
              <w:t>c</w:t>
            </w:r>
            <w:r w:rsidRPr="000136C4">
              <w:rPr>
                <w:szCs w:val="24"/>
                <w:lang w:val="en-GB"/>
              </w:rPr>
              <w:t>tion guidelines</w:t>
            </w:r>
          </w:p>
        </w:tc>
        <w:tc>
          <w:tcPr>
            <w:tcW w:w="709" w:type="dxa"/>
            <w:shd w:val="clear" w:color="auto" w:fill="auto"/>
          </w:tcPr>
          <w:p w14:paraId="4DB1F7F2" w14:textId="77777777" w:rsidR="00810095" w:rsidRPr="000136C4" w:rsidRDefault="00810095" w:rsidP="00810095">
            <w:pPr>
              <w:pStyle w:val="TabelleGross"/>
              <w:rPr>
                <w:lang w:val="en-GB"/>
              </w:rPr>
            </w:pPr>
            <w:r w:rsidRPr="000136C4">
              <w:rPr>
                <w:lang w:val="en-GB"/>
              </w:rPr>
              <w:t>M</w:t>
            </w:r>
          </w:p>
        </w:tc>
      </w:tr>
      <w:tr w:rsidR="00810095" w:rsidRPr="000136C4" w14:paraId="6EC84A08" w14:textId="77777777" w:rsidTr="007723AE">
        <w:trPr>
          <w:cantSplit/>
        </w:trPr>
        <w:tc>
          <w:tcPr>
            <w:tcW w:w="2017" w:type="dxa"/>
            <w:shd w:val="clear" w:color="auto" w:fill="auto"/>
          </w:tcPr>
          <w:p w14:paraId="74FA838C" w14:textId="77777777" w:rsidR="00810095" w:rsidRPr="000136C4" w:rsidRDefault="00810095" w:rsidP="00810095">
            <w:pPr>
              <w:pStyle w:val="TabelleGross"/>
              <w:rPr>
                <w:lang w:val="en-GB"/>
              </w:rPr>
            </w:pPr>
            <w:r w:rsidRPr="000136C4">
              <w:rPr>
                <w:lang w:val="en-GB"/>
              </w:rPr>
              <w:t>dataOriginTimespan</w:t>
            </w:r>
          </w:p>
        </w:tc>
        <w:tc>
          <w:tcPr>
            <w:tcW w:w="6488" w:type="dxa"/>
            <w:shd w:val="clear" w:color="auto" w:fill="auto"/>
          </w:tcPr>
          <w:p w14:paraId="49958BFE" w14:textId="77777777" w:rsidR="00810095" w:rsidRPr="000136C4" w:rsidRDefault="00E8597B" w:rsidP="00810095">
            <w:pPr>
              <w:pStyle w:val="TabelleGross"/>
              <w:rPr>
                <w:lang w:val="en-GB"/>
              </w:rPr>
            </w:pPr>
            <w:r w:rsidRPr="000136C4">
              <w:rPr>
                <w:szCs w:val="24"/>
                <w:lang w:val="en-GB"/>
              </w:rPr>
              <w:t>Origination period of the data in the database; approximate indication in text form</w:t>
            </w:r>
          </w:p>
        </w:tc>
        <w:tc>
          <w:tcPr>
            <w:tcW w:w="709" w:type="dxa"/>
            <w:shd w:val="clear" w:color="auto" w:fill="auto"/>
          </w:tcPr>
          <w:p w14:paraId="09286C1D" w14:textId="77777777" w:rsidR="00810095" w:rsidRPr="000136C4" w:rsidRDefault="00810095" w:rsidP="00810095">
            <w:pPr>
              <w:pStyle w:val="TabelleGross"/>
              <w:rPr>
                <w:lang w:val="en-GB"/>
              </w:rPr>
            </w:pPr>
            <w:r w:rsidRPr="000136C4">
              <w:rPr>
                <w:lang w:val="en-GB"/>
              </w:rPr>
              <w:t>M</w:t>
            </w:r>
          </w:p>
        </w:tc>
      </w:tr>
      <w:tr w:rsidR="00E92B31" w:rsidRPr="00E92B31" w14:paraId="6E24827B" w14:textId="77777777" w:rsidTr="007723AE">
        <w:trPr>
          <w:cantSplit/>
        </w:trPr>
        <w:tc>
          <w:tcPr>
            <w:tcW w:w="2017" w:type="dxa"/>
            <w:shd w:val="clear" w:color="auto" w:fill="auto"/>
          </w:tcPr>
          <w:p w14:paraId="14CD0946" w14:textId="77777777" w:rsidR="00E92B31" w:rsidRPr="000136C4" w:rsidRDefault="003D5ADE" w:rsidP="00123F4F">
            <w:pPr>
              <w:pStyle w:val="TabelleGross"/>
              <w:rPr>
                <w:lang w:val="en-GB"/>
              </w:rPr>
            </w:pPr>
            <w:r>
              <w:rPr>
                <w:lang w:val="en-GB"/>
              </w:rPr>
              <w:lastRenderedPageBreak/>
              <w:t>lobFolder</w:t>
            </w:r>
          </w:p>
        </w:tc>
        <w:tc>
          <w:tcPr>
            <w:tcW w:w="6488" w:type="dxa"/>
            <w:shd w:val="clear" w:color="auto" w:fill="auto"/>
          </w:tcPr>
          <w:p w14:paraId="18E9795B" w14:textId="77777777" w:rsidR="00E92B31" w:rsidRDefault="00E92B31" w:rsidP="00E92B31">
            <w:pPr>
              <w:pStyle w:val="TabelleGross"/>
              <w:rPr>
                <w:szCs w:val="24"/>
                <w:lang w:val="en-GB"/>
              </w:rPr>
            </w:pPr>
            <w:r>
              <w:rPr>
                <w:szCs w:val="24"/>
                <w:lang w:val="en-GB"/>
              </w:rPr>
              <w:t xml:space="preserve">A </w:t>
            </w:r>
            <w:r w:rsidR="00123F4F">
              <w:rPr>
                <w:szCs w:val="24"/>
                <w:lang w:val="en-GB"/>
              </w:rPr>
              <w:t>“</w:t>
            </w:r>
            <w:r>
              <w:rPr>
                <w:szCs w:val="24"/>
                <w:lang w:val="en-GB"/>
              </w:rPr>
              <w:t>file</w:t>
            </w:r>
            <w:r w:rsidR="00123F4F">
              <w:rPr>
                <w:szCs w:val="24"/>
                <w:lang w:val="en-GB"/>
              </w:rPr>
              <w:t>:”</w:t>
            </w:r>
            <w:r>
              <w:rPr>
                <w:szCs w:val="24"/>
                <w:lang w:val="en-GB"/>
              </w:rPr>
              <w:t xml:space="preserve"> URI representing the </w:t>
            </w:r>
            <w:r w:rsidR="00123F4F">
              <w:rPr>
                <w:szCs w:val="24"/>
                <w:lang w:val="en-GB"/>
              </w:rPr>
              <w:t>base URI</w:t>
            </w:r>
            <w:r>
              <w:rPr>
                <w:szCs w:val="24"/>
                <w:lang w:val="en-GB"/>
              </w:rPr>
              <w:t xml:space="preserve"> for </w:t>
            </w:r>
            <w:r w:rsidR="00123F4F">
              <w:rPr>
                <w:szCs w:val="24"/>
                <w:lang w:val="en-GB"/>
              </w:rPr>
              <w:t xml:space="preserve">relative URIs indicating the possibly </w:t>
            </w:r>
            <w:r>
              <w:rPr>
                <w:szCs w:val="24"/>
                <w:lang w:val="en-GB"/>
              </w:rPr>
              <w:t xml:space="preserve">external storage </w:t>
            </w:r>
            <w:r w:rsidR="00123F4F">
              <w:rPr>
                <w:szCs w:val="24"/>
                <w:lang w:val="en-GB"/>
              </w:rPr>
              <w:t xml:space="preserve">location </w:t>
            </w:r>
            <w:r>
              <w:rPr>
                <w:szCs w:val="24"/>
                <w:lang w:val="en-GB"/>
              </w:rPr>
              <w:t>of large objects. If it is missing, d</w:t>
            </w:r>
            <w:r>
              <w:rPr>
                <w:szCs w:val="24"/>
                <w:lang w:val="en-GB"/>
              </w:rPr>
              <w:t>e</w:t>
            </w:r>
            <w:r>
              <w:rPr>
                <w:szCs w:val="24"/>
                <w:lang w:val="en-GB"/>
              </w:rPr>
              <w:t xml:space="preserve">fault value of the root folder inside the ZIP file is assumed. Relative </w:t>
            </w:r>
            <w:r w:rsidRPr="00123F4F">
              <w:rPr>
                <w:i/>
                <w:szCs w:val="24"/>
                <w:lang w:val="en-GB"/>
              </w:rPr>
              <w:t>lobFolder</w:t>
            </w:r>
            <w:r>
              <w:rPr>
                <w:szCs w:val="24"/>
                <w:lang w:val="en-GB"/>
              </w:rPr>
              <w:t xml:space="preserve"> URIs in the column metadata are relative to this value.</w:t>
            </w:r>
          </w:p>
          <w:p w14:paraId="4FE15101" w14:textId="77777777" w:rsidR="00E92B31" w:rsidRDefault="00E92B31" w:rsidP="00E92B31">
            <w:pPr>
              <w:pStyle w:val="TabelleGross"/>
              <w:rPr>
                <w:szCs w:val="24"/>
                <w:lang w:val="en-GB"/>
              </w:rPr>
            </w:pPr>
          </w:p>
          <w:p w14:paraId="11ED6F01" w14:textId="77777777" w:rsidR="00E92B31" w:rsidRPr="00E92B31" w:rsidRDefault="00E92B31" w:rsidP="00E92B31">
            <w:pPr>
              <w:pStyle w:val="TabelleGross"/>
              <w:rPr>
                <w:b/>
                <w:szCs w:val="24"/>
                <w:lang w:val="en-GB"/>
              </w:rPr>
            </w:pPr>
            <w:r w:rsidRPr="00E92B31">
              <w:rPr>
                <w:b/>
                <w:szCs w:val="24"/>
                <w:lang w:val="en-GB"/>
              </w:rPr>
              <w:t>Note</w:t>
            </w:r>
          </w:p>
          <w:p w14:paraId="5CC83275" w14:textId="77777777" w:rsidR="00E92B31" w:rsidRPr="000136C4" w:rsidRDefault="00E92B31" w:rsidP="003D43B5">
            <w:pPr>
              <w:pStyle w:val="TabelleGross"/>
              <w:rPr>
                <w:szCs w:val="24"/>
                <w:lang w:val="en-GB"/>
              </w:rPr>
            </w:pPr>
            <w:r>
              <w:rPr>
                <w:szCs w:val="24"/>
                <w:lang w:val="en-GB"/>
              </w:rPr>
              <w:t>If the “file:” URI refers to an extended file system</w:t>
            </w:r>
            <w:r w:rsidR="003D43B5">
              <w:rPr>
                <w:szCs w:val="24"/>
                <w:lang w:val="en-GB"/>
              </w:rPr>
              <w:t>, where ZIP files are treated as folders, the relative URI “..” refers to the external folder, where the SIARD archive resides. If such a file system extension is not supported, absolute “file:” URIs must be used for specifying an exte</w:t>
            </w:r>
            <w:r w:rsidR="003D43B5">
              <w:rPr>
                <w:szCs w:val="24"/>
                <w:lang w:val="en-GB"/>
              </w:rPr>
              <w:t>r</w:t>
            </w:r>
            <w:r w:rsidR="003D43B5">
              <w:rPr>
                <w:szCs w:val="24"/>
                <w:lang w:val="en-GB"/>
              </w:rPr>
              <w:t xml:space="preserve">nal storage location for LOB files. It is strongly recommended to choose all column </w:t>
            </w:r>
            <w:r w:rsidR="003D43B5" w:rsidRPr="003D43B5">
              <w:rPr>
                <w:i/>
                <w:szCs w:val="24"/>
                <w:lang w:val="en-GB"/>
              </w:rPr>
              <w:t>lobFolder</w:t>
            </w:r>
            <w:r w:rsidR="003D43B5">
              <w:rPr>
                <w:szCs w:val="24"/>
                <w:lang w:val="en-GB"/>
              </w:rPr>
              <w:t xml:space="preserve"> entries and all LOB </w:t>
            </w:r>
            <w:r w:rsidR="003D43B5" w:rsidRPr="003D43B5">
              <w:rPr>
                <w:i/>
                <w:szCs w:val="24"/>
                <w:lang w:val="en-GB"/>
              </w:rPr>
              <w:t>file</w:t>
            </w:r>
            <w:r w:rsidR="003D43B5">
              <w:rPr>
                <w:szCs w:val="24"/>
                <w:lang w:val="en-GB"/>
              </w:rPr>
              <w:t xml:space="preserve"> attributes as rel</w:t>
            </w:r>
            <w:r w:rsidR="003D43B5">
              <w:rPr>
                <w:szCs w:val="24"/>
                <w:lang w:val="en-GB"/>
              </w:rPr>
              <w:t>a</w:t>
            </w:r>
            <w:r w:rsidR="003D43B5">
              <w:rPr>
                <w:szCs w:val="24"/>
                <w:lang w:val="en-GB"/>
              </w:rPr>
              <w:t>tive URIs. Thus, on relocation of the SIARD file or its information package, only this absolute URI must be changed to point to the new location.</w:t>
            </w:r>
          </w:p>
        </w:tc>
        <w:tc>
          <w:tcPr>
            <w:tcW w:w="709" w:type="dxa"/>
            <w:shd w:val="clear" w:color="auto" w:fill="auto"/>
          </w:tcPr>
          <w:p w14:paraId="07449C15" w14:textId="77777777" w:rsidR="00E92B31" w:rsidRPr="000136C4" w:rsidRDefault="00E92B31" w:rsidP="00810095">
            <w:pPr>
              <w:pStyle w:val="TabelleGross"/>
              <w:rPr>
                <w:lang w:val="en-GB"/>
              </w:rPr>
            </w:pPr>
            <w:r>
              <w:rPr>
                <w:lang w:val="en-GB"/>
              </w:rPr>
              <w:t>O</w:t>
            </w:r>
          </w:p>
        </w:tc>
      </w:tr>
      <w:tr w:rsidR="00810095" w:rsidRPr="00E92B31" w14:paraId="7CDBCEB7" w14:textId="77777777" w:rsidTr="007723AE">
        <w:trPr>
          <w:cantSplit/>
        </w:trPr>
        <w:tc>
          <w:tcPr>
            <w:tcW w:w="2017" w:type="dxa"/>
            <w:shd w:val="clear" w:color="auto" w:fill="auto"/>
          </w:tcPr>
          <w:p w14:paraId="09AE9303" w14:textId="77777777" w:rsidR="00810095" w:rsidRPr="000136C4" w:rsidRDefault="00810095" w:rsidP="00810095">
            <w:pPr>
              <w:pStyle w:val="TabelleGross"/>
              <w:rPr>
                <w:lang w:val="en-GB"/>
              </w:rPr>
            </w:pPr>
            <w:r w:rsidRPr="000136C4">
              <w:rPr>
                <w:lang w:val="en-GB"/>
              </w:rPr>
              <w:t>producerApplication</w:t>
            </w:r>
          </w:p>
        </w:tc>
        <w:tc>
          <w:tcPr>
            <w:tcW w:w="6488" w:type="dxa"/>
            <w:shd w:val="clear" w:color="auto" w:fill="auto"/>
          </w:tcPr>
          <w:p w14:paraId="094A83FA" w14:textId="77777777" w:rsidR="00810095" w:rsidRPr="000136C4" w:rsidRDefault="00E8597B" w:rsidP="00810095">
            <w:pPr>
              <w:pStyle w:val="TabelleGross"/>
              <w:rPr>
                <w:lang w:val="en-GB"/>
              </w:rPr>
            </w:pPr>
            <w:r w:rsidRPr="000136C4">
              <w:rPr>
                <w:szCs w:val="24"/>
                <w:lang w:val="en-GB"/>
              </w:rPr>
              <w:t>Name and version of the application that downloaded the SIARD file</w:t>
            </w:r>
            <w:r w:rsidR="00810095" w:rsidRPr="000136C4">
              <w:rPr>
                <w:lang w:val="en-GB"/>
              </w:rPr>
              <w:t>.</w:t>
            </w:r>
          </w:p>
        </w:tc>
        <w:tc>
          <w:tcPr>
            <w:tcW w:w="709" w:type="dxa"/>
            <w:shd w:val="clear" w:color="auto" w:fill="auto"/>
          </w:tcPr>
          <w:p w14:paraId="0AB5D5E8" w14:textId="77777777" w:rsidR="00810095" w:rsidRPr="000136C4" w:rsidRDefault="00E8597B" w:rsidP="00810095">
            <w:pPr>
              <w:pStyle w:val="TabelleGross"/>
              <w:rPr>
                <w:lang w:val="en-GB"/>
              </w:rPr>
            </w:pPr>
            <w:r w:rsidRPr="000136C4">
              <w:rPr>
                <w:lang w:val="en-GB"/>
              </w:rPr>
              <w:t>O</w:t>
            </w:r>
          </w:p>
        </w:tc>
      </w:tr>
      <w:tr w:rsidR="00810095" w:rsidRPr="000136C4" w14:paraId="351597C9" w14:textId="77777777" w:rsidTr="007723AE">
        <w:trPr>
          <w:cantSplit/>
        </w:trPr>
        <w:tc>
          <w:tcPr>
            <w:tcW w:w="2017" w:type="dxa"/>
            <w:shd w:val="clear" w:color="auto" w:fill="auto"/>
          </w:tcPr>
          <w:p w14:paraId="17962D7B" w14:textId="77777777" w:rsidR="00810095" w:rsidRPr="000136C4" w:rsidRDefault="00810095" w:rsidP="00810095">
            <w:pPr>
              <w:pStyle w:val="TabelleGross"/>
              <w:rPr>
                <w:lang w:val="en-GB"/>
              </w:rPr>
            </w:pPr>
            <w:r w:rsidRPr="000136C4">
              <w:rPr>
                <w:lang w:val="en-GB"/>
              </w:rPr>
              <w:t>archivalDate</w:t>
            </w:r>
          </w:p>
        </w:tc>
        <w:tc>
          <w:tcPr>
            <w:tcW w:w="6488" w:type="dxa"/>
            <w:shd w:val="clear" w:color="auto" w:fill="auto"/>
          </w:tcPr>
          <w:p w14:paraId="775B89D8" w14:textId="77777777" w:rsidR="00810095" w:rsidRPr="000136C4" w:rsidRDefault="00E8597B" w:rsidP="00B94D85">
            <w:pPr>
              <w:pStyle w:val="TabelleGross"/>
              <w:rPr>
                <w:lang w:val="en-GB"/>
              </w:rPr>
            </w:pPr>
            <w:r w:rsidRPr="000136C4">
              <w:rPr>
                <w:szCs w:val="24"/>
                <w:lang w:val="en-GB"/>
              </w:rPr>
              <w:t>Date on which the table data were archived</w:t>
            </w:r>
          </w:p>
        </w:tc>
        <w:tc>
          <w:tcPr>
            <w:tcW w:w="709" w:type="dxa"/>
            <w:shd w:val="clear" w:color="auto" w:fill="auto"/>
          </w:tcPr>
          <w:p w14:paraId="0DC40C39" w14:textId="77777777" w:rsidR="00810095" w:rsidRPr="000136C4" w:rsidRDefault="00810095" w:rsidP="00810095">
            <w:pPr>
              <w:pStyle w:val="TabelleGross"/>
              <w:rPr>
                <w:lang w:val="en-GB"/>
              </w:rPr>
            </w:pPr>
            <w:r w:rsidRPr="000136C4">
              <w:rPr>
                <w:lang w:val="en-GB"/>
              </w:rPr>
              <w:t>M</w:t>
            </w:r>
          </w:p>
        </w:tc>
      </w:tr>
      <w:tr w:rsidR="00810095" w:rsidRPr="000136C4" w14:paraId="4A72AA74" w14:textId="77777777" w:rsidTr="007723AE">
        <w:trPr>
          <w:cantSplit/>
        </w:trPr>
        <w:tc>
          <w:tcPr>
            <w:tcW w:w="2017" w:type="dxa"/>
            <w:shd w:val="clear" w:color="auto" w:fill="auto"/>
          </w:tcPr>
          <w:p w14:paraId="186CD2E3" w14:textId="77777777" w:rsidR="00810095" w:rsidRPr="000136C4" w:rsidRDefault="00810095" w:rsidP="00810095">
            <w:pPr>
              <w:pStyle w:val="TabelleGross"/>
              <w:rPr>
                <w:lang w:val="en-GB"/>
              </w:rPr>
            </w:pPr>
            <w:r w:rsidRPr="000136C4">
              <w:rPr>
                <w:lang w:val="en-GB"/>
              </w:rPr>
              <w:t>messageDigest</w:t>
            </w:r>
          </w:p>
        </w:tc>
        <w:tc>
          <w:tcPr>
            <w:tcW w:w="6488" w:type="dxa"/>
            <w:shd w:val="clear" w:color="auto" w:fill="auto"/>
          </w:tcPr>
          <w:p w14:paraId="21E31247" w14:textId="77777777" w:rsidR="00551191" w:rsidRPr="000136C4" w:rsidRDefault="00E8597B" w:rsidP="00551191">
            <w:pPr>
              <w:pStyle w:val="TabelleGross"/>
              <w:rPr>
                <w:lang w:val="en-GB"/>
              </w:rPr>
            </w:pPr>
            <w:r w:rsidRPr="000136C4">
              <w:rPr>
                <w:szCs w:val="24"/>
                <w:lang w:val="en-GB"/>
              </w:rPr>
              <w:t>H</w:t>
            </w:r>
            <w:r w:rsidRPr="000136C4">
              <w:rPr>
                <w:spacing w:val="-1"/>
                <w:szCs w:val="24"/>
                <w:lang w:val="en-GB"/>
              </w:rPr>
              <w:t>e</w:t>
            </w:r>
            <w:r w:rsidRPr="000136C4">
              <w:rPr>
                <w:spacing w:val="1"/>
                <w:szCs w:val="24"/>
                <w:lang w:val="en-GB"/>
              </w:rPr>
              <w:t>x</w:t>
            </w:r>
            <w:r w:rsidRPr="000136C4">
              <w:rPr>
                <w:szCs w:val="24"/>
                <w:lang w:val="en-GB"/>
              </w:rPr>
              <w:t>a</w:t>
            </w:r>
            <w:r w:rsidRPr="000136C4">
              <w:rPr>
                <w:spacing w:val="-1"/>
                <w:szCs w:val="24"/>
                <w:lang w:val="en-GB"/>
              </w:rPr>
              <w:t>d</w:t>
            </w:r>
            <w:r w:rsidRPr="000136C4">
              <w:rPr>
                <w:spacing w:val="2"/>
                <w:szCs w:val="24"/>
                <w:lang w:val="en-GB"/>
              </w:rPr>
              <w:t>ec</w:t>
            </w:r>
            <w:r w:rsidRPr="000136C4">
              <w:rPr>
                <w:spacing w:val="-1"/>
                <w:szCs w:val="24"/>
                <w:lang w:val="en-GB"/>
              </w:rPr>
              <w:t>i</w:t>
            </w:r>
            <w:r w:rsidRPr="000136C4">
              <w:rPr>
                <w:spacing w:val="4"/>
                <w:szCs w:val="24"/>
                <w:lang w:val="en-GB"/>
              </w:rPr>
              <w:t>m</w:t>
            </w:r>
            <w:r w:rsidRPr="000136C4">
              <w:rPr>
                <w:szCs w:val="24"/>
                <w:lang w:val="en-GB"/>
              </w:rPr>
              <w:t>a</w:t>
            </w:r>
            <w:r w:rsidRPr="000136C4">
              <w:rPr>
                <w:spacing w:val="-1"/>
                <w:szCs w:val="24"/>
                <w:lang w:val="en-GB"/>
              </w:rPr>
              <w:t>l me</w:t>
            </w:r>
            <w:r w:rsidRPr="000136C4">
              <w:rPr>
                <w:spacing w:val="1"/>
                <w:szCs w:val="24"/>
                <w:lang w:val="en-GB"/>
              </w:rPr>
              <w:t>ss</w:t>
            </w:r>
            <w:r w:rsidRPr="000136C4">
              <w:rPr>
                <w:szCs w:val="24"/>
                <w:lang w:val="en-GB"/>
              </w:rPr>
              <w:t>a</w:t>
            </w:r>
            <w:r w:rsidRPr="000136C4">
              <w:rPr>
                <w:spacing w:val="-1"/>
                <w:szCs w:val="24"/>
                <w:lang w:val="en-GB"/>
              </w:rPr>
              <w:t>g</w:t>
            </w:r>
            <w:r w:rsidRPr="000136C4">
              <w:rPr>
                <w:spacing w:val="1"/>
                <w:szCs w:val="24"/>
                <w:lang w:val="en-GB"/>
              </w:rPr>
              <w:t>e di</w:t>
            </w:r>
            <w:r w:rsidRPr="000136C4">
              <w:rPr>
                <w:szCs w:val="24"/>
                <w:lang w:val="en-GB"/>
              </w:rPr>
              <w:t>g</w:t>
            </w:r>
            <w:r w:rsidRPr="000136C4">
              <w:rPr>
                <w:spacing w:val="-1"/>
                <w:szCs w:val="24"/>
                <w:lang w:val="en-GB"/>
              </w:rPr>
              <w:t>e</w:t>
            </w:r>
            <w:r w:rsidRPr="000136C4">
              <w:rPr>
                <w:spacing w:val="1"/>
                <w:szCs w:val="24"/>
                <w:lang w:val="en-GB"/>
              </w:rPr>
              <w:t>st c</w:t>
            </w:r>
            <w:r w:rsidRPr="000136C4">
              <w:rPr>
                <w:szCs w:val="24"/>
                <w:lang w:val="en-GB"/>
              </w:rPr>
              <w:t>o</w:t>
            </w:r>
            <w:r w:rsidRPr="000136C4">
              <w:rPr>
                <w:spacing w:val="2"/>
                <w:szCs w:val="24"/>
                <w:lang w:val="en-GB"/>
              </w:rPr>
              <w:t>d</w:t>
            </w:r>
            <w:r w:rsidRPr="000136C4">
              <w:rPr>
                <w:szCs w:val="24"/>
                <w:lang w:val="en-GB"/>
              </w:rPr>
              <w:t>e</w:t>
            </w:r>
            <w:r w:rsidRPr="000136C4">
              <w:rPr>
                <w:spacing w:val="-20"/>
                <w:szCs w:val="24"/>
                <w:lang w:val="en-GB"/>
              </w:rPr>
              <w:t xml:space="preserve"> over the</w:t>
            </w:r>
            <w:r w:rsidRPr="000136C4">
              <w:rPr>
                <w:spacing w:val="-3"/>
                <w:szCs w:val="24"/>
                <w:lang w:val="en-GB"/>
              </w:rPr>
              <w:t xml:space="preserve"> </w:t>
            </w:r>
            <w:r w:rsidRPr="000136C4">
              <w:rPr>
                <w:rFonts w:ascii="Courier New" w:hAnsi="Courier New"/>
                <w:w w:val="99"/>
                <w:szCs w:val="24"/>
                <w:lang w:val="en-GB"/>
              </w:rPr>
              <w:t>conten</w:t>
            </w:r>
            <w:r w:rsidRPr="000136C4">
              <w:rPr>
                <w:rFonts w:ascii="Courier New" w:hAnsi="Courier New"/>
                <w:spacing w:val="1"/>
                <w:w w:val="99"/>
                <w:szCs w:val="24"/>
                <w:lang w:val="en-GB"/>
              </w:rPr>
              <w:t>t</w:t>
            </w:r>
            <w:r w:rsidRPr="000136C4">
              <w:rPr>
                <w:rFonts w:ascii="Courier New" w:hAnsi="Courier New"/>
                <w:w w:val="99"/>
                <w:szCs w:val="24"/>
                <w:lang w:val="en-GB"/>
              </w:rPr>
              <w:t>/</w:t>
            </w:r>
            <w:r w:rsidRPr="000136C4">
              <w:rPr>
                <w:rFonts w:ascii="Courier New" w:hAnsi="Courier New"/>
                <w:spacing w:val="-64"/>
                <w:szCs w:val="24"/>
                <w:lang w:val="en-GB"/>
              </w:rPr>
              <w:t xml:space="preserve"> </w:t>
            </w:r>
            <w:r w:rsidRPr="000136C4">
              <w:rPr>
                <w:spacing w:val="4"/>
                <w:szCs w:val="24"/>
                <w:lang w:val="en-GB"/>
              </w:rPr>
              <w:t>folder with a prefix indicating the type of digest algorithm</w:t>
            </w:r>
            <w:r w:rsidRPr="000136C4">
              <w:rPr>
                <w:spacing w:val="-3"/>
                <w:szCs w:val="24"/>
                <w:lang w:val="en-GB"/>
              </w:rPr>
              <w:t xml:space="preserve"> </w:t>
            </w:r>
            <w:r w:rsidRPr="000136C4">
              <w:rPr>
                <w:spacing w:val="1"/>
                <w:szCs w:val="24"/>
                <w:lang w:val="en-GB"/>
              </w:rPr>
              <w:t>(</w:t>
            </w:r>
            <w:r w:rsidR="00F7511B">
              <w:rPr>
                <w:spacing w:val="1"/>
                <w:szCs w:val="24"/>
                <w:lang w:val="en-GB"/>
              </w:rPr>
              <w:t xml:space="preserve">like </w:t>
            </w:r>
            <w:r w:rsidRPr="000136C4">
              <w:rPr>
                <w:szCs w:val="24"/>
                <w:lang w:val="en-GB"/>
              </w:rPr>
              <w:t>MD</w:t>
            </w:r>
            <w:r w:rsidRPr="000136C4">
              <w:rPr>
                <w:spacing w:val="2"/>
                <w:szCs w:val="24"/>
                <w:lang w:val="en-GB"/>
              </w:rPr>
              <w:t>5</w:t>
            </w:r>
            <w:r w:rsidR="00F7511B">
              <w:rPr>
                <w:spacing w:val="2"/>
                <w:szCs w:val="24"/>
                <w:lang w:val="en-GB"/>
              </w:rPr>
              <w:t>, SHA-1</w:t>
            </w:r>
            <w:r w:rsidRPr="000136C4">
              <w:rPr>
                <w:spacing w:val="-5"/>
                <w:szCs w:val="24"/>
                <w:lang w:val="en-GB"/>
              </w:rPr>
              <w:t xml:space="preserve"> </w:t>
            </w:r>
            <w:r w:rsidRPr="000136C4">
              <w:rPr>
                <w:szCs w:val="24"/>
                <w:lang w:val="en-GB"/>
              </w:rPr>
              <w:t xml:space="preserve">or </w:t>
            </w:r>
            <w:r w:rsidRPr="000136C4">
              <w:rPr>
                <w:spacing w:val="-1"/>
                <w:szCs w:val="24"/>
                <w:lang w:val="en-GB"/>
              </w:rPr>
              <w:t>S</w:t>
            </w:r>
            <w:r w:rsidRPr="000136C4">
              <w:rPr>
                <w:spacing w:val="2"/>
                <w:szCs w:val="24"/>
                <w:lang w:val="en-GB"/>
              </w:rPr>
              <w:t>H</w:t>
            </w:r>
            <w:r w:rsidRPr="000136C4">
              <w:rPr>
                <w:spacing w:val="-1"/>
                <w:szCs w:val="24"/>
                <w:lang w:val="en-GB"/>
              </w:rPr>
              <w:t>A</w:t>
            </w:r>
            <w:r w:rsidR="00F7511B">
              <w:rPr>
                <w:spacing w:val="-1"/>
                <w:szCs w:val="24"/>
                <w:lang w:val="en-GB"/>
              </w:rPr>
              <w:t>-256</w:t>
            </w:r>
            <w:r w:rsidR="00810095" w:rsidRPr="000136C4">
              <w:rPr>
                <w:lang w:val="en-GB"/>
              </w:rPr>
              <w:t>)</w:t>
            </w:r>
            <w:r w:rsidR="00551191" w:rsidRPr="000136C4">
              <w:rPr>
                <w:lang w:val="en-GB"/>
              </w:rPr>
              <w:t xml:space="preserve"> </w:t>
            </w:r>
            <w:r w:rsidR="00F7511B">
              <w:rPr>
                <w:lang w:val="en-GB"/>
              </w:rPr>
              <w:t>followed by the hexadecimal message digest code</w:t>
            </w:r>
            <w:r w:rsidR="00EF5F38">
              <w:rPr>
                <w:lang w:val="en-GB"/>
              </w:rPr>
              <w:t xml:space="preserve"> – for e</w:t>
            </w:r>
            <w:r w:rsidR="00EF5F38">
              <w:rPr>
                <w:lang w:val="en-GB"/>
              </w:rPr>
              <w:t>x</w:t>
            </w:r>
            <w:r w:rsidR="00EF5F38">
              <w:rPr>
                <w:lang w:val="en-GB"/>
              </w:rPr>
              <w:t xml:space="preserve">ample </w:t>
            </w:r>
            <w:r w:rsidR="00776552">
              <w:rPr>
                <w:lang w:val="en-GB"/>
              </w:rPr>
              <w:t>“</w:t>
            </w:r>
            <w:r w:rsidR="00776552" w:rsidRPr="00776552">
              <w:rPr>
                <w:lang w:val="en-GB"/>
              </w:rPr>
              <w:t>MD55234Fd874EFADFCA86E5CDDC97398991</w:t>
            </w:r>
            <w:r w:rsidR="00776552">
              <w:rPr>
                <w:lang w:val="en-GB"/>
              </w:rPr>
              <w:t>”</w:t>
            </w:r>
            <w:r w:rsidR="00F7511B">
              <w:rPr>
                <w:lang w:val="en-GB"/>
              </w:rPr>
              <w:t>. More than one message digest (based on different algorithms) can be stored. If no message digest is stored, then the integrity must be assured by storing something like a message digest outside the SIARD file.</w:t>
            </w:r>
          </w:p>
          <w:p w14:paraId="1F40F008" w14:textId="77777777" w:rsidR="00551191" w:rsidRPr="000136C4" w:rsidRDefault="00551191" w:rsidP="00551191">
            <w:pPr>
              <w:pStyle w:val="TabelleGross"/>
              <w:rPr>
                <w:lang w:val="en-GB"/>
              </w:rPr>
            </w:pPr>
          </w:p>
          <w:p w14:paraId="19452C44" w14:textId="77777777" w:rsidR="00551191" w:rsidRPr="000136C4" w:rsidRDefault="00BC5CDF" w:rsidP="00551191">
            <w:pPr>
              <w:pStyle w:val="TabelleGross"/>
              <w:rPr>
                <w:b/>
                <w:i/>
                <w:lang w:val="en-GB"/>
              </w:rPr>
            </w:pPr>
            <w:r w:rsidRPr="000136C4">
              <w:rPr>
                <w:b/>
                <w:i/>
                <w:lang w:val="en-GB"/>
              </w:rPr>
              <w:t>Recommendation</w:t>
            </w:r>
          </w:p>
          <w:p w14:paraId="0DBFD983" w14:textId="77777777" w:rsidR="002C6655" w:rsidRPr="000136C4" w:rsidRDefault="00E8597B" w:rsidP="002C6655">
            <w:pPr>
              <w:pStyle w:val="TabelleGross"/>
              <w:rPr>
                <w:i/>
                <w:lang w:val="en-GB"/>
              </w:rPr>
            </w:pPr>
            <w:r w:rsidRPr="000136C4">
              <w:rPr>
                <w:i/>
                <w:spacing w:val="4"/>
                <w:szCs w:val="24"/>
                <w:lang w:val="en-GB"/>
              </w:rPr>
              <w:t>If the</w:t>
            </w:r>
            <w:r w:rsidRPr="000136C4">
              <w:rPr>
                <w:i/>
                <w:spacing w:val="-5"/>
                <w:szCs w:val="24"/>
                <w:lang w:val="en-GB"/>
              </w:rPr>
              <w:t xml:space="preserve"> </w:t>
            </w:r>
            <w:r w:rsidRPr="000136C4">
              <w:rPr>
                <w:i/>
                <w:szCs w:val="24"/>
                <w:lang w:val="en-GB"/>
              </w:rPr>
              <w:t>m</w:t>
            </w:r>
            <w:r w:rsidRPr="000136C4">
              <w:rPr>
                <w:i/>
                <w:spacing w:val="-1"/>
                <w:szCs w:val="24"/>
                <w:lang w:val="en-GB"/>
              </w:rPr>
              <w:t>e</w:t>
            </w:r>
            <w:r w:rsidRPr="000136C4">
              <w:rPr>
                <w:i/>
                <w:spacing w:val="1"/>
                <w:szCs w:val="24"/>
                <w:lang w:val="en-GB"/>
              </w:rPr>
              <w:t>ss</w:t>
            </w:r>
            <w:r w:rsidRPr="000136C4">
              <w:rPr>
                <w:i/>
                <w:szCs w:val="24"/>
                <w:lang w:val="en-GB"/>
              </w:rPr>
              <w:t>a</w:t>
            </w:r>
            <w:r w:rsidRPr="000136C4">
              <w:rPr>
                <w:i/>
                <w:spacing w:val="1"/>
                <w:szCs w:val="24"/>
                <w:lang w:val="en-GB"/>
              </w:rPr>
              <w:t>g</w:t>
            </w:r>
            <w:r w:rsidRPr="000136C4">
              <w:rPr>
                <w:i/>
                <w:szCs w:val="24"/>
                <w:lang w:val="en-GB"/>
              </w:rPr>
              <w:t>e d</w:t>
            </w:r>
            <w:r w:rsidRPr="000136C4">
              <w:rPr>
                <w:i/>
                <w:spacing w:val="1"/>
                <w:szCs w:val="24"/>
                <w:lang w:val="en-GB"/>
              </w:rPr>
              <w:t>i</w:t>
            </w:r>
            <w:r w:rsidRPr="000136C4">
              <w:rPr>
                <w:i/>
                <w:szCs w:val="24"/>
                <w:lang w:val="en-GB"/>
              </w:rPr>
              <w:t>g</w:t>
            </w:r>
            <w:r w:rsidRPr="000136C4">
              <w:rPr>
                <w:i/>
                <w:spacing w:val="-1"/>
                <w:szCs w:val="24"/>
                <w:lang w:val="en-GB"/>
              </w:rPr>
              <w:t>e</w:t>
            </w:r>
            <w:r w:rsidRPr="000136C4">
              <w:rPr>
                <w:i/>
                <w:spacing w:val="1"/>
                <w:szCs w:val="24"/>
                <w:lang w:val="en-GB"/>
              </w:rPr>
              <w:t>s</w:t>
            </w:r>
            <w:r w:rsidRPr="000136C4">
              <w:rPr>
                <w:i/>
                <w:szCs w:val="24"/>
                <w:lang w:val="en-GB"/>
              </w:rPr>
              <w:t>t</w:t>
            </w:r>
            <w:r w:rsidRPr="000136C4">
              <w:rPr>
                <w:i/>
                <w:spacing w:val="-14"/>
                <w:szCs w:val="24"/>
                <w:lang w:val="en-GB"/>
              </w:rPr>
              <w:t xml:space="preserve"> </w:t>
            </w:r>
            <w:r w:rsidRPr="000136C4">
              <w:rPr>
                <w:i/>
                <w:spacing w:val="1"/>
                <w:szCs w:val="24"/>
                <w:lang w:val="en-GB"/>
              </w:rPr>
              <w:t>option is used, the following must be impl</w:t>
            </w:r>
            <w:r w:rsidRPr="000136C4">
              <w:rPr>
                <w:i/>
                <w:spacing w:val="1"/>
                <w:szCs w:val="24"/>
                <w:lang w:val="en-GB"/>
              </w:rPr>
              <w:t>e</w:t>
            </w:r>
            <w:r w:rsidRPr="000136C4">
              <w:rPr>
                <w:i/>
                <w:spacing w:val="1"/>
                <w:szCs w:val="24"/>
                <w:lang w:val="en-GB"/>
              </w:rPr>
              <w:t>mented</w:t>
            </w:r>
            <w:r w:rsidR="00551191" w:rsidRPr="000136C4">
              <w:rPr>
                <w:i/>
                <w:lang w:val="en-GB"/>
              </w:rPr>
              <w:t>:</w:t>
            </w:r>
          </w:p>
          <w:p w14:paraId="140841E5" w14:textId="77777777" w:rsidR="000032C5" w:rsidRPr="000136C4" w:rsidRDefault="00E8597B" w:rsidP="003D5ADE">
            <w:pPr>
              <w:pStyle w:val="TabelleGross"/>
              <w:rPr>
                <w:i/>
                <w:lang w:val="en-GB"/>
              </w:rPr>
            </w:pPr>
            <w:r w:rsidRPr="000136C4">
              <w:rPr>
                <w:i/>
                <w:szCs w:val="24"/>
                <w:lang w:val="en-GB"/>
              </w:rPr>
              <w:t>The</w:t>
            </w:r>
            <w:r w:rsidRPr="000136C4">
              <w:rPr>
                <w:i/>
                <w:spacing w:val="-12"/>
                <w:szCs w:val="24"/>
                <w:lang w:val="en-GB"/>
              </w:rPr>
              <w:t xml:space="preserve"> </w:t>
            </w:r>
            <w:r w:rsidRPr="000136C4">
              <w:rPr>
                <w:i/>
                <w:szCs w:val="24"/>
                <w:lang w:val="en-GB"/>
              </w:rPr>
              <w:t>c</w:t>
            </w:r>
            <w:r w:rsidRPr="000136C4">
              <w:rPr>
                <w:i/>
                <w:spacing w:val="2"/>
                <w:szCs w:val="24"/>
                <w:lang w:val="en-GB"/>
              </w:rPr>
              <w:t>o</w:t>
            </w:r>
            <w:r w:rsidRPr="000136C4">
              <w:rPr>
                <w:i/>
                <w:szCs w:val="24"/>
                <w:lang w:val="en-GB"/>
              </w:rPr>
              <w:t>nt</w:t>
            </w:r>
            <w:r w:rsidRPr="000136C4">
              <w:rPr>
                <w:i/>
                <w:spacing w:val="-1"/>
                <w:szCs w:val="24"/>
                <w:lang w:val="en-GB"/>
              </w:rPr>
              <w:t>e</w:t>
            </w:r>
            <w:r w:rsidRPr="000136C4">
              <w:rPr>
                <w:i/>
                <w:spacing w:val="2"/>
                <w:szCs w:val="24"/>
                <w:lang w:val="en-GB"/>
              </w:rPr>
              <w:t>n</w:t>
            </w:r>
            <w:r w:rsidRPr="000136C4">
              <w:rPr>
                <w:i/>
                <w:szCs w:val="24"/>
                <w:lang w:val="en-GB"/>
              </w:rPr>
              <w:t>t</w:t>
            </w:r>
            <w:r w:rsidRPr="000136C4">
              <w:rPr>
                <w:i/>
                <w:spacing w:val="-5"/>
                <w:szCs w:val="24"/>
                <w:lang w:val="en-GB"/>
              </w:rPr>
              <w:t xml:space="preserve"> </w:t>
            </w:r>
            <w:r w:rsidRPr="000136C4">
              <w:rPr>
                <w:i/>
                <w:szCs w:val="24"/>
                <w:lang w:val="en-GB"/>
              </w:rPr>
              <w:t>a</w:t>
            </w:r>
            <w:r w:rsidRPr="000136C4">
              <w:rPr>
                <w:i/>
                <w:spacing w:val="-1"/>
                <w:szCs w:val="24"/>
                <w:lang w:val="en-GB"/>
              </w:rPr>
              <w:t>n</w:t>
            </w:r>
            <w:r w:rsidRPr="000136C4">
              <w:rPr>
                <w:i/>
                <w:szCs w:val="24"/>
                <w:lang w:val="en-GB"/>
              </w:rPr>
              <w:t>d</w:t>
            </w:r>
            <w:r w:rsidRPr="000136C4">
              <w:rPr>
                <w:i/>
                <w:spacing w:val="-2"/>
                <w:szCs w:val="24"/>
                <w:lang w:val="en-GB"/>
              </w:rPr>
              <w:t xml:space="preserve"> </w:t>
            </w:r>
            <w:r w:rsidRPr="000136C4">
              <w:rPr>
                <w:i/>
                <w:szCs w:val="24"/>
                <w:lang w:val="en-GB"/>
              </w:rPr>
              <w:t>h</w:t>
            </w:r>
            <w:r w:rsidRPr="000136C4">
              <w:rPr>
                <w:i/>
                <w:spacing w:val="-1"/>
                <w:szCs w:val="24"/>
                <w:lang w:val="en-GB"/>
              </w:rPr>
              <w:t>e</w:t>
            </w:r>
            <w:r w:rsidRPr="000136C4">
              <w:rPr>
                <w:i/>
                <w:spacing w:val="2"/>
                <w:szCs w:val="24"/>
                <w:lang w:val="en-GB"/>
              </w:rPr>
              <w:t>a</w:t>
            </w:r>
            <w:r w:rsidRPr="000136C4">
              <w:rPr>
                <w:i/>
                <w:szCs w:val="24"/>
                <w:lang w:val="en-GB"/>
              </w:rPr>
              <w:t>d</w:t>
            </w:r>
            <w:r w:rsidRPr="000136C4">
              <w:rPr>
                <w:i/>
                <w:spacing w:val="-1"/>
                <w:szCs w:val="24"/>
                <w:lang w:val="en-GB"/>
              </w:rPr>
              <w:t>e</w:t>
            </w:r>
            <w:r w:rsidRPr="000136C4">
              <w:rPr>
                <w:i/>
                <w:szCs w:val="24"/>
                <w:lang w:val="en-GB"/>
              </w:rPr>
              <w:t>r</w:t>
            </w:r>
            <w:r w:rsidRPr="000136C4">
              <w:rPr>
                <w:i/>
                <w:spacing w:val="-6"/>
                <w:szCs w:val="24"/>
                <w:lang w:val="en-GB"/>
              </w:rPr>
              <w:t xml:space="preserve"> </w:t>
            </w:r>
            <w:r w:rsidRPr="000136C4">
              <w:rPr>
                <w:i/>
                <w:szCs w:val="24"/>
                <w:lang w:val="en-GB"/>
              </w:rPr>
              <w:t xml:space="preserve">directories are stored in the ZIP file as </w:t>
            </w:r>
            <w:r w:rsidRPr="000136C4">
              <w:rPr>
                <w:i/>
                <w:spacing w:val="1"/>
                <w:szCs w:val="24"/>
                <w:lang w:val="en-GB"/>
              </w:rPr>
              <w:t>s</w:t>
            </w:r>
            <w:r w:rsidRPr="000136C4">
              <w:rPr>
                <w:i/>
                <w:szCs w:val="24"/>
                <w:lang w:val="en-GB"/>
              </w:rPr>
              <w:t>e</w:t>
            </w:r>
            <w:r w:rsidRPr="000136C4">
              <w:rPr>
                <w:i/>
                <w:spacing w:val="1"/>
                <w:szCs w:val="24"/>
                <w:lang w:val="en-GB"/>
              </w:rPr>
              <w:t>p</w:t>
            </w:r>
            <w:r w:rsidRPr="000136C4">
              <w:rPr>
                <w:i/>
                <w:szCs w:val="24"/>
                <w:lang w:val="en-GB"/>
              </w:rPr>
              <w:t>a</w:t>
            </w:r>
            <w:r w:rsidRPr="000136C4">
              <w:rPr>
                <w:i/>
                <w:szCs w:val="24"/>
                <w:lang w:val="en-GB"/>
              </w:rPr>
              <w:t>ra</w:t>
            </w:r>
            <w:r w:rsidRPr="000136C4">
              <w:rPr>
                <w:i/>
                <w:spacing w:val="5"/>
                <w:szCs w:val="24"/>
                <w:lang w:val="en-GB"/>
              </w:rPr>
              <w:t>t</w:t>
            </w:r>
            <w:r w:rsidRPr="000136C4">
              <w:rPr>
                <w:i/>
                <w:szCs w:val="24"/>
                <w:lang w:val="en-GB"/>
              </w:rPr>
              <w:t>e</w:t>
            </w:r>
            <w:r w:rsidRPr="000136C4">
              <w:rPr>
                <w:i/>
                <w:spacing w:val="-8"/>
                <w:szCs w:val="24"/>
                <w:lang w:val="en-GB"/>
              </w:rPr>
              <w:t xml:space="preserve"> </w:t>
            </w:r>
            <w:r w:rsidRPr="000136C4">
              <w:rPr>
                <w:i/>
                <w:szCs w:val="24"/>
                <w:lang w:val="en-GB"/>
              </w:rPr>
              <w:t xml:space="preserve">(empty) </w:t>
            </w:r>
            <w:r w:rsidRPr="000136C4">
              <w:rPr>
                <w:rFonts w:ascii="Courier New" w:hAnsi="Courier New"/>
                <w:w w:val="99"/>
                <w:szCs w:val="24"/>
                <w:lang w:val="en-GB"/>
              </w:rPr>
              <w:t>content/</w:t>
            </w:r>
            <w:r w:rsidRPr="000136C4">
              <w:rPr>
                <w:rFonts w:ascii="Courier New" w:hAnsi="Courier New"/>
                <w:spacing w:val="-64"/>
                <w:szCs w:val="24"/>
                <w:lang w:val="en-GB"/>
              </w:rPr>
              <w:t xml:space="preserve"> </w:t>
            </w:r>
            <w:r w:rsidRPr="000136C4">
              <w:rPr>
                <w:i/>
                <w:spacing w:val="2"/>
                <w:szCs w:val="24"/>
                <w:lang w:val="en-GB"/>
              </w:rPr>
              <w:t>a</w:t>
            </w:r>
            <w:r w:rsidRPr="000136C4">
              <w:rPr>
                <w:i/>
                <w:szCs w:val="24"/>
                <w:lang w:val="en-GB"/>
              </w:rPr>
              <w:t>nd</w:t>
            </w:r>
            <w:r w:rsidRPr="000136C4">
              <w:rPr>
                <w:i/>
                <w:spacing w:val="-4"/>
                <w:szCs w:val="24"/>
                <w:lang w:val="en-GB"/>
              </w:rPr>
              <w:t xml:space="preserve"> </w:t>
            </w:r>
            <w:r w:rsidRPr="000136C4">
              <w:rPr>
                <w:rFonts w:ascii="Courier New" w:hAnsi="Courier New"/>
                <w:w w:val="99"/>
                <w:szCs w:val="24"/>
                <w:lang w:val="en-GB"/>
              </w:rPr>
              <w:t>h</w:t>
            </w:r>
            <w:r w:rsidRPr="000136C4">
              <w:rPr>
                <w:rFonts w:ascii="Courier New" w:hAnsi="Courier New"/>
                <w:spacing w:val="3"/>
                <w:w w:val="99"/>
                <w:szCs w:val="24"/>
                <w:lang w:val="en-GB"/>
              </w:rPr>
              <w:t>e</w:t>
            </w:r>
            <w:r w:rsidRPr="000136C4">
              <w:rPr>
                <w:rFonts w:ascii="Courier New" w:hAnsi="Courier New"/>
                <w:w w:val="99"/>
                <w:szCs w:val="24"/>
                <w:lang w:val="en-GB"/>
              </w:rPr>
              <w:t>a</w:t>
            </w:r>
            <w:r w:rsidRPr="000136C4">
              <w:rPr>
                <w:rFonts w:ascii="Courier New" w:hAnsi="Courier New"/>
                <w:spacing w:val="1"/>
                <w:w w:val="99"/>
                <w:szCs w:val="24"/>
                <w:lang w:val="en-GB"/>
              </w:rPr>
              <w:t>d</w:t>
            </w:r>
            <w:r w:rsidRPr="000136C4">
              <w:rPr>
                <w:rFonts w:ascii="Courier New" w:hAnsi="Courier New"/>
                <w:w w:val="99"/>
                <w:szCs w:val="24"/>
                <w:lang w:val="en-GB"/>
              </w:rPr>
              <w:t>e</w:t>
            </w:r>
            <w:r w:rsidRPr="000136C4">
              <w:rPr>
                <w:rFonts w:ascii="Courier New" w:hAnsi="Courier New"/>
                <w:spacing w:val="1"/>
                <w:w w:val="99"/>
                <w:szCs w:val="24"/>
                <w:lang w:val="en-GB"/>
              </w:rPr>
              <w:t>r</w:t>
            </w:r>
            <w:r w:rsidRPr="000136C4">
              <w:rPr>
                <w:rFonts w:ascii="Courier New" w:hAnsi="Courier New"/>
                <w:w w:val="99"/>
                <w:szCs w:val="24"/>
                <w:lang w:val="en-GB"/>
              </w:rPr>
              <w:t xml:space="preserve">/ </w:t>
            </w:r>
            <w:r w:rsidRPr="000136C4">
              <w:rPr>
                <w:i/>
                <w:szCs w:val="24"/>
                <w:lang w:val="en-GB"/>
              </w:rPr>
              <w:t>entries.</w:t>
            </w:r>
            <w:r w:rsidRPr="000136C4">
              <w:rPr>
                <w:i/>
                <w:spacing w:val="-11"/>
                <w:szCs w:val="24"/>
                <w:lang w:val="en-GB"/>
              </w:rPr>
              <w:t xml:space="preserve"> </w:t>
            </w:r>
            <w:r w:rsidRPr="000136C4">
              <w:rPr>
                <w:i/>
                <w:szCs w:val="24"/>
                <w:lang w:val="en-GB"/>
              </w:rPr>
              <w:t>To ensure that the i</w:t>
            </w:r>
            <w:r w:rsidRPr="000136C4">
              <w:rPr>
                <w:i/>
                <w:szCs w:val="24"/>
                <w:lang w:val="en-GB"/>
              </w:rPr>
              <w:t>n</w:t>
            </w:r>
            <w:r w:rsidRPr="000136C4">
              <w:rPr>
                <w:i/>
                <w:szCs w:val="24"/>
                <w:lang w:val="en-GB"/>
              </w:rPr>
              <w:t xml:space="preserve">tegrity of the primary data can be checked, the entry for the header directories must be inserted after all the primary data </w:t>
            </w:r>
            <w:r w:rsidR="003D5ADE">
              <w:rPr>
                <w:i/>
                <w:szCs w:val="24"/>
                <w:lang w:val="en-GB"/>
              </w:rPr>
              <w:t xml:space="preserve">in the </w:t>
            </w:r>
            <w:r w:rsidR="003D5ADE" w:rsidRPr="000136C4">
              <w:rPr>
                <w:rFonts w:ascii="Courier New" w:hAnsi="Courier New"/>
                <w:w w:val="99"/>
                <w:szCs w:val="24"/>
                <w:lang w:val="en-GB"/>
              </w:rPr>
              <w:t>content/</w:t>
            </w:r>
            <w:r w:rsidR="003D5ADE">
              <w:rPr>
                <w:i/>
                <w:szCs w:val="24"/>
                <w:lang w:val="en-GB"/>
              </w:rPr>
              <w:t xml:space="preserve"> entry </w:t>
            </w:r>
            <w:r w:rsidRPr="000136C4">
              <w:rPr>
                <w:i/>
                <w:szCs w:val="24"/>
                <w:lang w:val="en-GB"/>
              </w:rPr>
              <w:t>and before all the other metadata entries.</w:t>
            </w:r>
            <w:r w:rsidRPr="000136C4">
              <w:rPr>
                <w:i/>
                <w:spacing w:val="-5"/>
                <w:szCs w:val="24"/>
                <w:lang w:val="en-GB"/>
              </w:rPr>
              <w:t xml:space="preserve"> </w:t>
            </w:r>
            <w:r w:rsidRPr="000136C4">
              <w:rPr>
                <w:i/>
                <w:spacing w:val="2"/>
                <w:szCs w:val="24"/>
                <w:lang w:val="en-GB"/>
              </w:rPr>
              <w:t>The</w:t>
            </w:r>
            <w:r w:rsidRPr="000136C4">
              <w:rPr>
                <w:i/>
                <w:spacing w:val="-7"/>
                <w:szCs w:val="24"/>
                <w:lang w:val="en-GB"/>
              </w:rPr>
              <w:t xml:space="preserve"> </w:t>
            </w:r>
            <w:r w:rsidRPr="000136C4">
              <w:rPr>
                <w:i/>
                <w:szCs w:val="24"/>
                <w:lang w:val="en-GB"/>
              </w:rPr>
              <w:t>m</w:t>
            </w:r>
            <w:r w:rsidRPr="000136C4">
              <w:rPr>
                <w:i/>
                <w:spacing w:val="-1"/>
                <w:szCs w:val="24"/>
                <w:lang w:val="en-GB"/>
              </w:rPr>
              <w:t>e</w:t>
            </w:r>
            <w:r w:rsidRPr="000136C4">
              <w:rPr>
                <w:i/>
                <w:spacing w:val="1"/>
                <w:szCs w:val="24"/>
                <w:lang w:val="en-GB"/>
              </w:rPr>
              <w:t>ss</w:t>
            </w:r>
            <w:r w:rsidRPr="000136C4">
              <w:rPr>
                <w:i/>
                <w:szCs w:val="24"/>
                <w:lang w:val="en-GB"/>
              </w:rPr>
              <w:t>a</w:t>
            </w:r>
            <w:r w:rsidRPr="000136C4">
              <w:rPr>
                <w:i/>
                <w:spacing w:val="-1"/>
                <w:szCs w:val="24"/>
                <w:lang w:val="en-GB"/>
              </w:rPr>
              <w:t>g</w:t>
            </w:r>
            <w:r w:rsidRPr="000136C4">
              <w:rPr>
                <w:i/>
                <w:szCs w:val="24"/>
                <w:lang w:val="en-GB"/>
              </w:rPr>
              <w:t>e d</w:t>
            </w:r>
            <w:r w:rsidRPr="000136C4">
              <w:rPr>
                <w:i/>
                <w:spacing w:val="-1"/>
                <w:szCs w:val="24"/>
                <w:lang w:val="en-GB"/>
              </w:rPr>
              <w:t>i</w:t>
            </w:r>
            <w:r w:rsidRPr="000136C4">
              <w:rPr>
                <w:i/>
                <w:spacing w:val="2"/>
                <w:szCs w:val="24"/>
                <w:lang w:val="en-GB"/>
              </w:rPr>
              <w:t>ge</w:t>
            </w:r>
            <w:r w:rsidRPr="000136C4">
              <w:rPr>
                <w:i/>
                <w:spacing w:val="1"/>
                <w:szCs w:val="24"/>
                <w:lang w:val="en-GB"/>
              </w:rPr>
              <w:t>s</w:t>
            </w:r>
            <w:r w:rsidRPr="000136C4">
              <w:rPr>
                <w:i/>
                <w:szCs w:val="24"/>
                <w:lang w:val="en-GB"/>
              </w:rPr>
              <w:t>t</w:t>
            </w:r>
            <w:r w:rsidRPr="000136C4">
              <w:rPr>
                <w:i/>
                <w:spacing w:val="-14"/>
                <w:szCs w:val="24"/>
                <w:lang w:val="en-GB"/>
              </w:rPr>
              <w:t xml:space="preserve"> </w:t>
            </w:r>
            <w:r w:rsidRPr="000136C4">
              <w:rPr>
                <w:i/>
                <w:szCs w:val="24"/>
                <w:lang w:val="en-GB"/>
              </w:rPr>
              <w:t xml:space="preserve">mentioned below is computed from </w:t>
            </w:r>
            <w:r w:rsidRPr="000136C4">
              <w:rPr>
                <w:i/>
                <w:spacing w:val="1"/>
                <w:szCs w:val="24"/>
                <w:lang w:val="en-GB"/>
              </w:rPr>
              <w:t>o</w:t>
            </w:r>
            <w:r w:rsidRPr="000136C4">
              <w:rPr>
                <w:i/>
                <w:spacing w:val="2"/>
                <w:szCs w:val="24"/>
                <w:lang w:val="en-GB"/>
              </w:rPr>
              <w:t>f</w:t>
            </w:r>
            <w:r w:rsidRPr="000136C4">
              <w:rPr>
                <w:i/>
                <w:szCs w:val="24"/>
                <w:lang w:val="en-GB"/>
              </w:rPr>
              <w:t>f</w:t>
            </w:r>
            <w:r w:rsidRPr="000136C4">
              <w:rPr>
                <w:i/>
                <w:spacing w:val="1"/>
                <w:szCs w:val="24"/>
                <w:lang w:val="en-GB"/>
              </w:rPr>
              <w:t>s</w:t>
            </w:r>
            <w:r w:rsidRPr="000136C4">
              <w:rPr>
                <w:i/>
                <w:szCs w:val="24"/>
                <w:lang w:val="en-GB"/>
              </w:rPr>
              <w:t>et</w:t>
            </w:r>
            <w:r w:rsidRPr="000136C4">
              <w:rPr>
                <w:i/>
                <w:spacing w:val="-6"/>
                <w:szCs w:val="24"/>
                <w:lang w:val="en-GB"/>
              </w:rPr>
              <w:t xml:space="preserve"> </w:t>
            </w:r>
            <w:r w:rsidRPr="000136C4">
              <w:rPr>
                <w:i/>
                <w:szCs w:val="24"/>
                <w:lang w:val="en-GB"/>
              </w:rPr>
              <w:t xml:space="preserve">0 to </w:t>
            </w:r>
            <w:r w:rsidRPr="000136C4">
              <w:rPr>
                <w:i/>
                <w:spacing w:val="-1"/>
                <w:szCs w:val="24"/>
                <w:lang w:val="en-GB"/>
              </w:rPr>
              <w:t>the</w:t>
            </w:r>
            <w:r w:rsidRPr="000136C4">
              <w:rPr>
                <w:i/>
                <w:spacing w:val="-4"/>
                <w:szCs w:val="24"/>
                <w:lang w:val="en-GB"/>
              </w:rPr>
              <w:t xml:space="preserve"> </w:t>
            </w:r>
            <w:r w:rsidRPr="000136C4">
              <w:rPr>
                <w:i/>
                <w:szCs w:val="24"/>
                <w:lang w:val="en-GB"/>
              </w:rPr>
              <w:t>off</w:t>
            </w:r>
            <w:r w:rsidRPr="000136C4">
              <w:rPr>
                <w:i/>
                <w:spacing w:val="1"/>
                <w:szCs w:val="24"/>
                <w:lang w:val="en-GB"/>
              </w:rPr>
              <w:t>s</w:t>
            </w:r>
            <w:r w:rsidRPr="000136C4">
              <w:rPr>
                <w:i/>
                <w:szCs w:val="24"/>
                <w:lang w:val="en-GB"/>
              </w:rPr>
              <w:t>et</w:t>
            </w:r>
            <w:r w:rsidRPr="000136C4">
              <w:rPr>
                <w:i/>
                <w:spacing w:val="-6"/>
                <w:szCs w:val="24"/>
                <w:lang w:val="en-GB"/>
              </w:rPr>
              <w:t xml:space="preserve"> </w:t>
            </w:r>
            <w:r w:rsidRPr="000136C4">
              <w:rPr>
                <w:i/>
                <w:spacing w:val="2"/>
                <w:szCs w:val="24"/>
                <w:lang w:val="en-GB"/>
              </w:rPr>
              <w:t>of the</w:t>
            </w:r>
            <w:r w:rsidRPr="000136C4">
              <w:rPr>
                <w:i/>
                <w:szCs w:val="24"/>
                <w:lang w:val="en-GB"/>
              </w:rPr>
              <w:t xml:space="preserve"> </w:t>
            </w:r>
            <w:r w:rsidRPr="000136C4">
              <w:rPr>
                <w:rFonts w:ascii="Courier New" w:hAnsi="Courier New"/>
                <w:szCs w:val="24"/>
                <w:lang w:val="en-GB"/>
              </w:rPr>
              <w:t>hea</w:t>
            </w:r>
            <w:r w:rsidRPr="000136C4">
              <w:rPr>
                <w:rFonts w:ascii="Courier New" w:hAnsi="Courier New"/>
                <w:szCs w:val="24"/>
                <w:lang w:val="en-GB"/>
              </w:rPr>
              <w:t>d</w:t>
            </w:r>
            <w:r w:rsidRPr="000136C4">
              <w:rPr>
                <w:rFonts w:ascii="Courier New" w:hAnsi="Courier New"/>
                <w:szCs w:val="24"/>
                <w:lang w:val="en-GB"/>
              </w:rPr>
              <w:t>er/</w:t>
            </w:r>
            <w:r w:rsidRPr="000136C4">
              <w:rPr>
                <w:i/>
                <w:spacing w:val="1"/>
                <w:szCs w:val="24"/>
                <w:lang w:val="en-GB"/>
              </w:rPr>
              <w:t xml:space="preserve"> </w:t>
            </w:r>
            <w:r w:rsidRPr="000136C4">
              <w:rPr>
                <w:i/>
                <w:spacing w:val="-1"/>
                <w:szCs w:val="24"/>
                <w:lang w:val="en-GB"/>
              </w:rPr>
              <w:t>entry</w:t>
            </w:r>
            <w:r w:rsidR="003D5ADE">
              <w:rPr>
                <w:i/>
                <w:spacing w:val="-1"/>
                <w:szCs w:val="24"/>
                <w:lang w:val="en-GB"/>
              </w:rPr>
              <w:t xml:space="preserve"> of the SIARD archive</w:t>
            </w:r>
            <w:r w:rsidR="00551191" w:rsidRPr="000136C4">
              <w:rPr>
                <w:rFonts w:cs="Arial"/>
                <w:i/>
                <w:lang w:val="en-GB"/>
              </w:rPr>
              <w:t>.</w:t>
            </w:r>
          </w:p>
        </w:tc>
        <w:tc>
          <w:tcPr>
            <w:tcW w:w="709" w:type="dxa"/>
            <w:shd w:val="clear" w:color="auto" w:fill="auto"/>
          </w:tcPr>
          <w:p w14:paraId="1BD4B6B9" w14:textId="77777777" w:rsidR="00810095" w:rsidRPr="000136C4" w:rsidRDefault="001D0C2C" w:rsidP="00551191">
            <w:pPr>
              <w:pStyle w:val="TabelleGross"/>
              <w:rPr>
                <w:lang w:val="en-GB"/>
              </w:rPr>
            </w:pPr>
            <w:r>
              <w:rPr>
                <w:lang w:val="en-GB"/>
              </w:rPr>
              <w:t>O</w:t>
            </w:r>
          </w:p>
        </w:tc>
      </w:tr>
      <w:tr w:rsidR="00810095" w:rsidRPr="000136C4" w14:paraId="0D68A507" w14:textId="77777777" w:rsidTr="007723AE">
        <w:trPr>
          <w:cantSplit/>
        </w:trPr>
        <w:tc>
          <w:tcPr>
            <w:tcW w:w="2017" w:type="dxa"/>
            <w:shd w:val="clear" w:color="auto" w:fill="auto"/>
          </w:tcPr>
          <w:p w14:paraId="2C01F66A" w14:textId="77777777" w:rsidR="00810095" w:rsidRPr="000136C4" w:rsidRDefault="00810095" w:rsidP="00810095">
            <w:pPr>
              <w:pStyle w:val="TabelleGross"/>
              <w:rPr>
                <w:lang w:val="en-GB"/>
              </w:rPr>
            </w:pPr>
            <w:r w:rsidRPr="000136C4">
              <w:rPr>
                <w:lang w:val="en-GB"/>
              </w:rPr>
              <w:t>clientMachine</w:t>
            </w:r>
          </w:p>
        </w:tc>
        <w:tc>
          <w:tcPr>
            <w:tcW w:w="6488" w:type="dxa"/>
            <w:shd w:val="clear" w:color="auto" w:fill="auto"/>
          </w:tcPr>
          <w:p w14:paraId="625704EA" w14:textId="77777777" w:rsidR="00810095" w:rsidRPr="000136C4" w:rsidRDefault="00E8597B" w:rsidP="008B1166">
            <w:pPr>
              <w:pStyle w:val="TabelleGross"/>
              <w:rPr>
                <w:lang w:val="en-GB"/>
              </w:rPr>
            </w:pPr>
            <w:r w:rsidRPr="000136C4">
              <w:rPr>
                <w:szCs w:val="24"/>
                <w:lang w:val="en-GB"/>
              </w:rPr>
              <w:t>DNS name of the (client) computer on which the archiving was carried out</w:t>
            </w:r>
          </w:p>
        </w:tc>
        <w:tc>
          <w:tcPr>
            <w:tcW w:w="709" w:type="dxa"/>
            <w:shd w:val="clear" w:color="auto" w:fill="auto"/>
          </w:tcPr>
          <w:p w14:paraId="3F647EFE" w14:textId="77777777" w:rsidR="00810095" w:rsidRPr="000136C4" w:rsidRDefault="00E8597B" w:rsidP="00810095">
            <w:pPr>
              <w:pStyle w:val="TabelleGross"/>
              <w:rPr>
                <w:lang w:val="en-GB"/>
              </w:rPr>
            </w:pPr>
            <w:r w:rsidRPr="000136C4">
              <w:rPr>
                <w:lang w:val="en-GB"/>
              </w:rPr>
              <w:t>O</w:t>
            </w:r>
          </w:p>
        </w:tc>
      </w:tr>
      <w:tr w:rsidR="00810095" w:rsidRPr="000136C4" w14:paraId="26CB55C4" w14:textId="77777777" w:rsidTr="007723AE">
        <w:trPr>
          <w:cantSplit/>
        </w:trPr>
        <w:tc>
          <w:tcPr>
            <w:tcW w:w="2017" w:type="dxa"/>
            <w:shd w:val="clear" w:color="auto" w:fill="auto"/>
          </w:tcPr>
          <w:p w14:paraId="028FAD5A" w14:textId="77777777" w:rsidR="00810095" w:rsidRPr="000136C4" w:rsidRDefault="00810095" w:rsidP="00810095">
            <w:pPr>
              <w:pStyle w:val="TabelleGross"/>
              <w:rPr>
                <w:lang w:val="en-GB"/>
              </w:rPr>
            </w:pPr>
            <w:r w:rsidRPr="000136C4">
              <w:rPr>
                <w:lang w:val="en-GB"/>
              </w:rPr>
              <w:t>databaseProduct</w:t>
            </w:r>
          </w:p>
        </w:tc>
        <w:tc>
          <w:tcPr>
            <w:tcW w:w="6488" w:type="dxa"/>
            <w:shd w:val="clear" w:color="auto" w:fill="auto"/>
          </w:tcPr>
          <w:p w14:paraId="5CFA04D3" w14:textId="77777777" w:rsidR="00810095" w:rsidRPr="000136C4" w:rsidRDefault="00E8597B" w:rsidP="00810095">
            <w:pPr>
              <w:pStyle w:val="TabelleGross"/>
              <w:rPr>
                <w:lang w:val="en-GB"/>
              </w:rPr>
            </w:pPr>
            <w:r w:rsidRPr="000136C4">
              <w:rPr>
                <w:szCs w:val="24"/>
                <w:lang w:val="en-GB"/>
              </w:rPr>
              <w:t>Database product and version from which the archiving of the table data was carried out</w:t>
            </w:r>
          </w:p>
        </w:tc>
        <w:tc>
          <w:tcPr>
            <w:tcW w:w="709" w:type="dxa"/>
            <w:shd w:val="clear" w:color="auto" w:fill="auto"/>
          </w:tcPr>
          <w:p w14:paraId="7E97F628" w14:textId="77777777" w:rsidR="00810095" w:rsidRPr="000136C4" w:rsidRDefault="00E8597B" w:rsidP="00810095">
            <w:pPr>
              <w:pStyle w:val="TabelleGross"/>
              <w:rPr>
                <w:lang w:val="en-GB"/>
              </w:rPr>
            </w:pPr>
            <w:r w:rsidRPr="000136C4">
              <w:rPr>
                <w:lang w:val="en-GB"/>
              </w:rPr>
              <w:t>O</w:t>
            </w:r>
          </w:p>
        </w:tc>
      </w:tr>
      <w:tr w:rsidR="00810095" w:rsidRPr="000136C4" w14:paraId="52550B45" w14:textId="77777777" w:rsidTr="007723AE">
        <w:trPr>
          <w:cantSplit/>
        </w:trPr>
        <w:tc>
          <w:tcPr>
            <w:tcW w:w="2017" w:type="dxa"/>
            <w:shd w:val="clear" w:color="auto" w:fill="auto"/>
          </w:tcPr>
          <w:p w14:paraId="61A61625" w14:textId="77777777" w:rsidR="00810095" w:rsidRPr="000136C4" w:rsidRDefault="00810095" w:rsidP="00810095">
            <w:pPr>
              <w:pStyle w:val="TabelleGross"/>
              <w:rPr>
                <w:lang w:val="en-GB"/>
              </w:rPr>
            </w:pPr>
            <w:r w:rsidRPr="000136C4">
              <w:rPr>
                <w:lang w:val="en-GB"/>
              </w:rPr>
              <w:t>connection</w:t>
            </w:r>
          </w:p>
        </w:tc>
        <w:tc>
          <w:tcPr>
            <w:tcW w:w="6488" w:type="dxa"/>
            <w:shd w:val="clear" w:color="auto" w:fill="auto"/>
          </w:tcPr>
          <w:p w14:paraId="3BAC7065" w14:textId="77777777" w:rsidR="00810095" w:rsidRPr="000136C4" w:rsidRDefault="00E8597B" w:rsidP="00810095">
            <w:pPr>
              <w:pStyle w:val="TabelleGross"/>
              <w:rPr>
                <w:lang w:val="en-GB"/>
              </w:rPr>
            </w:pPr>
            <w:r w:rsidRPr="000136C4">
              <w:rPr>
                <w:szCs w:val="24"/>
                <w:lang w:val="en-GB"/>
              </w:rPr>
              <w:t>C</w:t>
            </w:r>
            <w:r w:rsidRPr="000136C4">
              <w:rPr>
                <w:spacing w:val="2"/>
                <w:szCs w:val="24"/>
                <w:lang w:val="en-GB"/>
              </w:rPr>
              <w:t>o</w:t>
            </w:r>
            <w:r w:rsidRPr="000136C4">
              <w:rPr>
                <w:szCs w:val="24"/>
                <w:lang w:val="en-GB"/>
              </w:rPr>
              <w:t>n</w:t>
            </w:r>
            <w:r w:rsidRPr="000136C4">
              <w:rPr>
                <w:spacing w:val="-1"/>
                <w:szCs w:val="24"/>
                <w:lang w:val="en-GB"/>
              </w:rPr>
              <w:t>n</w:t>
            </w:r>
            <w:r w:rsidRPr="000136C4">
              <w:rPr>
                <w:szCs w:val="24"/>
                <w:lang w:val="en-GB"/>
              </w:rPr>
              <w:t>e</w:t>
            </w:r>
            <w:r w:rsidRPr="000136C4">
              <w:rPr>
                <w:spacing w:val="1"/>
                <w:szCs w:val="24"/>
                <w:lang w:val="en-GB"/>
              </w:rPr>
              <w:t>c</w:t>
            </w:r>
            <w:r w:rsidRPr="000136C4">
              <w:rPr>
                <w:spacing w:val="2"/>
                <w:szCs w:val="24"/>
                <w:lang w:val="en-GB"/>
              </w:rPr>
              <w:t>t</w:t>
            </w:r>
            <w:r w:rsidRPr="000136C4">
              <w:rPr>
                <w:spacing w:val="-1"/>
                <w:szCs w:val="24"/>
                <w:lang w:val="en-GB"/>
              </w:rPr>
              <w:t>i</w:t>
            </w:r>
            <w:r w:rsidRPr="000136C4">
              <w:rPr>
                <w:szCs w:val="24"/>
                <w:lang w:val="en-GB"/>
              </w:rPr>
              <w:t>on</w:t>
            </w:r>
            <w:r w:rsidRPr="000136C4">
              <w:rPr>
                <w:spacing w:val="-9"/>
                <w:szCs w:val="24"/>
                <w:lang w:val="en-GB"/>
              </w:rPr>
              <w:t xml:space="preserve"> s</w:t>
            </w:r>
            <w:r w:rsidRPr="000136C4">
              <w:rPr>
                <w:spacing w:val="2"/>
                <w:szCs w:val="24"/>
                <w:lang w:val="en-GB"/>
              </w:rPr>
              <w:t>t</w:t>
            </w:r>
            <w:r w:rsidRPr="000136C4">
              <w:rPr>
                <w:spacing w:val="1"/>
                <w:szCs w:val="24"/>
                <w:lang w:val="en-GB"/>
              </w:rPr>
              <w:t>r</w:t>
            </w:r>
            <w:r w:rsidRPr="000136C4">
              <w:rPr>
                <w:spacing w:val="-1"/>
                <w:szCs w:val="24"/>
                <w:lang w:val="en-GB"/>
              </w:rPr>
              <w:t>i</w:t>
            </w:r>
            <w:r w:rsidRPr="000136C4">
              <w:rPr>
                <w:szCs w:val="24"/>
                <w:lang w:val="en-GB"/>
              </w:rPr>
              <w:t>ng</w:t>
            </w:r>
            <w:r w:rsidRPr="000136C4">
              <w:rPr>
                <w:spacing w:val="-6"/>
                <w:szCs w:val="24"/>
                <w:lang w:val="en-GB"/>
              </w:rPr>
              <w:t xml:space="preserve"> used to archive the table data</w:t>
            </w:r>
          </w:p>
        </w:tc>
        <w:tc>
          <w:tcPr>
            <w:tcW w:w="709" w:type="dxa"/>
            <w:shd w:val="clear" w:color="auto" w:fill="auto"/>
          </w:tcPr>
          <w:p w14:paraId="61609C32" w14:textId="77777777" w:rsidR="00810095" w:rsidRPr="000136C4" w:rsidRDefault="00E8597B" w:rsidP="00810095">
            <w:pPr>
              <w:pStyle w:val="TabelleGross"/>
              <w:rPr>
                <w:lang w:val="en-GB"/>
              </w:rPr>
            </w:pPr>
            <w:r w:rsidRPr="000136C4">
              <w:rPr>
                <w:lang w:val="en-GB"/>
              </w:rPr>
              <w:t>O</w:t>
            </w:r>
          </w:p>
        </w:tc>
      </w:tr>
      <w:tr w:rsidR="00810095" w:rsidRPr="000136C4" w14:paraId="27EA954F" w14:textId="77777777" w:rsidTr="007723AE">
        <w:trPr>
          <w:cantSplit/>
        </w:trPr>
        <w:tc>
          <w:tcPr>
            <w:tcW w:w="2017" w:type="dxa"/>
            <w:shd w:val="clear" w:color="auto" w:fill="auto"/>
          </w:tcPr>
          <w:p w14:paraId="239E3F7E" w14:textId="77777777" w:rsidR="00810095" w:rsidRPr="000136C4" w:rsidRDefault="00810095" w:rsidP="00810095">
            <w:pPr>
              <w:pStyle w:val="TabelleGross"/>
              <w:rPr>
                <w:lang w:val="en-GB"/>
              </w:rPr>
            </w:pPr>
            <w:r w:rsidRPr="000136C4">
              <w:rPr>
                <w:lang w:val="en-GB"/>
              </w:rPr>
              <w:t>databaseUser</w:t>
            </w:r>
          </w:p>
        </w:tc>
        <w:tc>
          <w:tcPr>
            <w:tcW w:w="6488" w:type="dxa"/>
            <w:shd w:val="clear" w:color="auto" w:fill="auto"/>
          </w:tcPr>
          <w:p w14:paraId="08F68E0F" w14:textId="77777777" w:rsidR="00810095" w:rsidRPr="000136C4" w:rsidRDefault="00E8597B" w:rsidP="00810095">
            <w:pPr>
              <w:pStyle w:val="TabelleGross"/>
              <w:rPr>
                <w:lang w:val="en-GB"/>
              </w:rPr>
            </w:pPr>
            <w:r w:rsidRPr="000136C4">
              <w:rPr>
                <w:szCs w:val="24"/>
                <w:lang w:val="en-GB"/>
              </w:rPr>
              <w:t>Datab</w:t>
            </w:r>
            <w:r w:rsidRPr="000136C4">
              <w:rPr>
                <w:spacing w:val="-1"/>
                <w:szCs w:val="24"/>
                <w:lang w:val="en-GB"/>
              </w:rPr>
              <w:t>ase user ID of the user of the SIARD tool for</w:t>
            </w:r>
            <w:r w:rsidRPr="000136C4">
              <w:rPr>
                <w:spacing w:val="2"/>
                <w:szCs w:val="24"/>
                <w:lang w:val="en-GB"/>
              </w:rPr>
              <w:t xml:space="preserve"> archiving the table data from the database</w:t>
            </w:r>
          </w:p>
        </w:tc>
        <w:tc>
          <w:tcPr>
            <w:tcW w:w="709" w:type="dxa"/>
            <w:shd w:val="clear" w:color="auto" w:fill="auto"/>
          </w:tcPr>
          <w:p w14:paraId="75B47B49" w14:textId="77777777" w:rsidR="00810095" w:rsidRPr="000136C4" w:rsidRDefault="00E8597B" w:rsidP="00810095">
            <w:pPr>
              <w:pStyle w:val="TabelleGross"/>
              <w:rPr>
                <w:lang w:val="en-GB"/>
              </w:rPr>
            </w:pPr>
            <w:r w:rsidRPr="000136C4">
              <w:rPr>
                <w:lang w:val="en-GB"/>
              </w:rPr>
              <w:t>O</w:t>
            </w:r>
          </w:p>
        </w:tc>
      </w:tr>
      <w:tr w:rsidR="00810095" w:rsidRPr="000136C4" w14:paraId="2F74F32F" w14:textId="77777777" w:rsidTr="007723AE">
        <w:trPr>
          <w:cantSplit/>
        </w:trPr>
        <w:tc>
          <w:tcPr>
            <w:tcW w:w="2017" w:type="dxa"/>
            <w:shd w:val="clear" w:color="auto" w:fill="auto"/>
          </w:tcPr>
          <w:p w14:paraId="6D6EBFDA" w14:textId="77777777" w:rsidR="00810095" w:rsidRPr="000136C4" w:rsidRDefault="00810095" w:rsidP="00810095">
            <w:pPr>
              <w:pStyle w:val="TabelleGross"/>
              <w:rPr>
                <w:lang w:val="en-GB"/>
              </w:rPr>
            </w:pPr>
            <w:r w:rsidRPr="000136C4">
              <w:rPr>
                <w:lang w:val="en-GB"/>
              </w:rPr>
              <w:t>schemas</w:t>
            </w:r>
          </w:p>
        </w:tc>
        <w:tc>
          <w:tcPr>
            <w:tcW w:w="6488" w:type="dxa"/>
            <w:shd w:val="clear" w:color="auto" w:fill="auto"/>
          </w:tcPr>
          <w:p w14:paraId="4CC30B53" w14:textId="77777777" w:rsidR="00810095" w:rsidRPr="000136C4" w:rsidRDefault="00E8597B" w:rsidP="00810095">
            <w:pPr>
              <w:pStyle w:val="TabelleGross"/>
              <w:rPr>
                <w:lang w:val="en-GB"/>
              </w:rPr>
            </w:pPr>
            <w:r w:rsidRPr="000136C4">
              <w:rPr>
                <w:szCs w:val="24"/>
                <w:lang w:val="en-GB"/>
              </w:rPr>
              <w:t>List of schemas in the database</w:t>
            </w:r>
          </w:p>
        </w:tc>
        <w:tc>
          <w:tcPr>
            <w:tcW w:w="709" w:type="dxa"/>
            <w:shd w:val="clear" w:color="auto" w:fill="auto"/>
          </w:tcPr>
          <w:p w14:paraId="7196562D" w14:textId="77777777" w:rsidR="00810095" w:rsidRPr="000136C4" w:rsidRDefault="00810095" w:rsidP="00810095">
            <w:pPr>
              <w:pStyle w:val="TabelleGross"/>
              <w:rPr>
                <w:lang w:val="en-GB"/>
              </w:rPr>
            </w:pPr>
            <w:r w:rsidRPr="000136C4">
              <w:rPr>
                <w:lang w:val="en-GB"/>
              </w:rPr>
              <w:t>M</w:t>
            </w:r>
          </w:p>
        </w:tc>
      </w:tr>
      <w:tr w:rsidR="00810095" w:rsidRPr="000136C4" w14:paraId="4AA2B018" w14:textId="77777777" w:rsidTr="007723AE">
        <w:trPr>
          <w:cantSplit/>
        </w:trPr>
        <w:tc>
          <w:tcPr>
            <w:tcW w:w="2017" w:type="dxa"/>
            <w:shd w:val="clear" w:color="auto" w:fill="auto"/>
          </w:tcPr>
          <w:p w14:paraId="34A22F36" w14:textId="77777777" w:rsidR="00810095" w:rsidRPr="000136C4" w:rsidRDefault="00810095" w:rsidP="00810095">
            <w:pPr>
              <w:pStyle w:val="TabelleGross"/>
              <w:rPr>
                <w:lang w:val="en-GB"/>
              </w:rPr>
            </w:pPr>
            <w:r w:rsidRPr="000136C4">
              <w:rPr>
                <w:lang w:val="en-GB"/>
              </w:rPr>
              <w:t>users</w:t>
            </w:r>
          </w:p>
        </w:tc>
        <w:tc>
          <w:tcPr>
            <w:tcW w:w="6488" w:type="dxa"/>
            <w:shd w:val="clear" w:color="auto" w:fill="auto"/>
          </w:tcPr>
          <w:p w14:paraId="4CF9FBFD" w14:textId="77777777" w:rsidR="00810095" w:rsidRPr="000136C4" w:rsidRDefault="00E8597B" w:rsidP="00810095">
            <w:pPr>
              <w:pStyle w:val="TabelleGross"/>
              <w:rPr>
                <w:lang w:val="en-GB"/>
              </w:rPr>
            </w:pPr>
            <w:r w:rsidRPr="000136C4">
              <w:rPr>
                <w:szCs w:val="24"/>
                <w:lang w:val="en-GB"/>
              </w:rPr>
              <w:t>List of database users</w:t>
            </w:r>
          </w:p>
        </w:tc>
        <w:tc>
          <w:tcPr>
            <w:tcW w:w="709" w:type="dxa"/>
            <w:shd w:val="clear" w:color="auto" w:fill="auto"/>
          </w:tcPr>
          <w:p w14:paraId="2D44FCCB" w14:textId="77777777" w:rsidR="00810095" w:rsidRPr="000136C4" w:rsidRDefault="00810095" w:rsidP="00810095">
            <w:pPr>
              <w:pStyle w:val="TabelleGross"/>
              <w:rPr>
                <w:lang w:val="en-GB"/>
              </w:rPr>
            </w:pPr>
            <w:r w:rsidRPr="000136C4">
              <w:rPr>
                <w:lang w:val="en-GB"/>
              </w:rPr>
              <w:t>M</w:t>
            </w:r>
          </w:p>
        </w:tc>
      </w:tr>
      <w:tr w:rsidR="00810095" w:rsidRPr="000136C4" w14:paraId="0C7CB639" w14:textId="77777777" w:rsidTr="007723AE">
        <w:trPr>
          <w:cantSplit/>
        </w:trPr>
        <w:tc>
          <w:tcPr>
            <w:tcW w:w="2017" w:type="dxa"/>
            <w:shd w:val="clear" w:color="auto" w:fill="auto"/>
          </w:tcPr>
          <w:p w14:paraId="5E4A52F9" w14:textId="77777777" w:rsidR="00810095" w:rsidRPr="000136C4" w:rsidRDefault="00810095" w:rsidP="00810095">
            <w:pPr>
              <w:pStyle w:val="TabelleGross"/>
              <w:rPr>
                <w:lang w:val="en-GB"/>
              </w:rPr>
            </w:pPr>
            <w:r w:rsidRPr="000136C4">
              <w:rPr>
                <w:lang w:val="en-GB"/>
              </w:rPr>
              <w:t>roles</w:t>
            </w:r>
          </w:p>
        </w:tc>
        <w:tc>
          <w:tcPr>
            <w:tcW w:w="6488" w:type="dxa"/>
            <w:shd w:val="clear" w:color="auto" w:fill="auto"/>
          </w:tcPr>
          <w:p w14:paraId="645DF485" w14:textId="77777777" w:rsidR="00810095" w:rsidRPr="000136C4" w:rsidRDefault="00E8597B" w:rsidP="00810095">
            <w:pPr>
              <w:pStyle w:val="TabelleGross"/>
              <w:rPr>
                <w:lang w:val="en-GB"/>
              </w:rPr>
            </w:pPr>
            <w:r w:rsidRPr="000136C4">
              <w:rPr>
                <w:szCs w:val="24"/>
                <w:lang w:val="en-GB"/>
              </w:rPr>
              <w:t>List of database roles</w:t>
            </w:r>
          </w:p>
        </w:tc>
        <w:tc>
          <w:tcPr>
            <w:tcW w:w="709" w:type="dxa"/>
            <w:shd w:val="clear" w:color="auto" w:fill="auto"/>
          </w:tcPr>
          <w:p w14:paraId="037A78E6" w14:textId="77777777" w:rsidR="00810095" w:rsidRPr="000136C4" w:rsidRDefault="00E8597B" w:rsidP="00810095">
            <w:pPr>
              <w:pStyle w:val="TabelleGross"/>
              <w:rPr>
                <w:lang w:val="en-GB"/>
              </w:rPr>
            </w:pPr>
            <w:r w:rsidRPr="000136C4">
              <w:rPr>
                <w:lang w:val="en-GB"/>
              </w:rPr>
              <w:t>O</w:t>
            </w:r>
          </w:p>
        </w:tc>
      </w:tr>
      <w:tr w:rsidR="00810095" w:rsidRPr="000136C4" w14:paraId="3C37E422" w14:textId="77777777" w:rsidTr="007723AE">
        <w:trPr>
          <w:cantSplit/>
        </w:trPr>
        <w:tc>
          <w:tcPr>
            <w:tcW w:w="2017" w:type="dxa"/>
            <w:shd w:val="clear" w:color="auto" w:fill="auto"/>
          </w:tcPr>
          <w:p w14:paraId="276751B2" w14:textId="77777777" w:rsidR="00810095" w:rsidRPr="000136C4" w:rsidRDefault="00810095" w:rsidP="00810095">
            <w:pPr>
              <w:pStyle w:val="TabelleGross"/>
              <w:rPr>
                <w:lang w:val="en-GB"/>
              </w:rPr>
            </w:pPr>
            <w:r w:rsidRPr="000136C4">
              <w:rPr>
                <w:lang w:val="en-GB"/>
              </w:rPr>
              <w:lastRenderedPageBreak/>
              <w:t>privileges</w:t>
            </w:r>
          </w:p>
        </w:tc>
        <w:tc>
          <w:tcPr>
            <w:tcW w:w="6488" w:type="dxa"/>
            <w:shd w:val="clear" w:color="auto" w:fill="auto"/>
          </w:tcPr>
          <w:p w14:paraId="41B5DADA" w14:textId="77777777" w:rsidR="00810095" w:rsidRPr="000136C4" w:rsidRDefault="00E8597B" w:rsidP="00810095">
            <w:pPr>
              <w:pStyle w:val="TabelleGross"/>
              <w:rPr>
                <w:lang w:val="en-GB"/>
              </w:rPr>
            </w:pPr>
            <w:r w:rsidRPr="000136C4">
              <w:rPr>
                <w:szCs w:val="24"/>
                <w:lang w:val="en-GB"/>
              </w:rPr>
              <w:t>List of user and role privileges</w:t>
            </w:r>
          </w:p>
        </w:tc>
        <w:tc>
          <w:tcPr>
            <w:tcW w:w="709" w:type="dxa"/>
            <w:shd w:val="clear" w:color="auto" w:fill="auto"/>
          </w:tcPr>
          <w:p w14:paraId="7899B815" w14:textId="77777777" w:rsidR="00810095" w:rsidRPr="000136C4" w:rsidRDefault="00E8597B" w:rsidP="00810095">
            <w:pPr>
              <w:pStyle w:val="TabelleGross"/>
              <w:rPr>
                <w:lang w:val="en-GB"/>
              </w:rPr>
            </w:pPr>
            <w:r w:rsidRPr="000136C4">
              <w:rPr>
                <w:lang w:val="en-GB"/>
              </w:rPr>
              <w:t>O</w:t>
            </w:r>
          </w:p>
        </w:tc>
      </w:tr>
    </w:tbl>
    <w:p w14:paraId="4737B269" w14:textId="77777777" w:rsidR="00497966" w:rsidRPr="000136C4" w:rsidRDefault="00497966" w:rsidP="00830938">
      <w:pPr>
        <w:rPr>
          <w:rFonts w:cs="Arial"/>
          <w:lang w:val="en-GB"/>
        </w:rPr>
      </w:pPr>
      <w:bookmarkStart w:id="63" w:name="_Toc264549054"/>
    </w:p>
    <w:p w14:paraId="3EC4399D" w14:textId="77777777" w:rsidR="005524D2" w:rsidRPr="000136C4" w:rsidRDefault="00E8597B" w:rsidP="00EF7B08">
      <w:pPr>
        <w:pStyle w:val="berschrift2"/>
        <w:rPr>
          <w:lang w:val="en-GB"/>
        </w:rPr>
      </w:pPr>
      <w:bookmarkStart w:id="64" w:name="_Toc423960722"/>
      <w:bookmarkEnd w:id="63"/>
      <w:r w:rsidRPr="000136C4">
        <w:rPr>
          <w:lang w:val="en-GB"/>
        </w:rPr>
        <w:t>Schema level metadata</w:t>
      </w:r>
      <w:bookmarkEnd w:id="64"/>
    </w:p>
    <w:p w14:paraId="08E32337" w14:textId="77777777" w:rsidR="005524D2" w:rsidRPr="000136C4" w:rsidRDefault="00E8597B" w:rsidP="005524D2">
      <w:pPr>
        <w:rPr>
          <w:rFonts w:cs="Arial"/>
          <w:lang w:val="en-GB"/>
        </w:rPr>
      </w:pPr>
      <w:r w:rsidRPr="000136C4">
        <w:rPr>
          <w:spacing w:val="-1"/>
          <w:szCs w:val="24"/>
          <w:lang w:val="en-GB"/>
        </w:rPr>
        <w:t>The schema metadata are archived in the</w:t>
      </w:r>
      <w:r w:rsidRPr="000136C4">
        <w:rPr>
          <w:szCs w:val="24"/>
          <w:lang w:val="en-GB"/>
        </w:rPr>
        <w:t xml:space="preserve"> </w:t>
      </w:r>
      <w:r w:rsidRPr="000136C4">
        <w:rPr>
          <w:rFonts w:ascii="Courier New" w:hAnsi="Courier New"/>
          <w:szCs w:val="24"/>
          <w:lang w:val="en-GB"/>
        </w:rPr>
        <w:t>metadata.xml</w:t>
      </w:r>
      <w:r w:rsidRPr="000136C4">
        <w:rPr>
          <w:rFonts w:ascii="Courier New" w:hAnsi="Courier New"/>
          <w:spacing w:val="-70"/>
          <w:szCs w:val="24"/>
          <w:lang w:val="en-GB"/>
        </w:rPr>
        <w:t xml:space="preserve"> </w:t>
      </w:r>
      <w:r w:rsidRPr="000136C4">
        <w:rPr>
          <w:spacing w:val="-1"/>
          <w:szCs w:val="24"/>
          <w:lang w:val="en-GB"/>
        </w:rPr>
        <w:t>file as with the global information on the database</w:t>
      </w:r>
      <w:r w:rsidR="005524D2" w:rsidRPr="000136C4">
        <w:rPr>
          <w:rFonts w:cs="Arial"/>
          <w:lang w:val="en-GB"/>
        </w:rPr>
        <w:t>.</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134"/>
        <w:gridCol w:w="7371"/>
        <w:gridCol w:w="709"/>
      </w:tblGrid>
      <w:tr w:rsidR="00DE1C2A" w:rsidRPr="000136C4" w14:paraId="075C0A42" w14:textId="77777777" w:rsidTr="005647F2">
        <w:trPr>
          <w:cantSplit/>
          <w:tblHeader/>
        </w:trPr>
        <w:tc>
          <w:tcPr>
            <w:tcW w:w="1134" w:type="dxa"/>
            <w:shd w:val="clear" w:color="auto" w:fill="99CCFF"/>
          </w:tcPr>
          <w:p w14:paraId="0CCAAD08" w14:textId="77777777" w:rsidR="00DE1C2A" w:rsidRPr="000136C4" w:rsidRDefault="00DE1C2A" w:rsidP="00DE1C2A">
            <w:pPr>
              <w:pStyle w:val="TabelleGross"/>
              <w:rPr>
                <w:b/>
                <w:lang w:val="en-GB"/>
              </w:rPr>
            </w:pPr>
            <w:r w:rsidRPr="000136C4">
              <w:rPr>
                <w:b/>
                <w:lang w:val="en-GB"/>
              </w:rPr>
              <w:t>ID</w:t>
            </w:r>
          </w:p>
        </w:tc>
        <w:tc>
          <w:tcPr>
            <w:tcW w:w="7371" w:type="dxa"/>
            <w:shd w:val="clear" w:color="auto" w:fill="99CCFF"/>
          </w:tcPr>
          <w:p w14:paraId="565CBA49" w14:textId="77777777" w:rsidR="00DE1C2A" w:rsidRPr="000136C4" w:rsidRDefault="00E54509" w:rsidP="00DE1C2A">
            <w:pPr>
              <w:pStyle w:val="TabelleGross"/>
              <w:rPr>
                <w:b/>
                <w:lang w:val="en-GB"/>
              </w:rPr>
            </w:pPr>
            <w:r w:rsidRPr="000136C4">
              <w:rPr>
                <w:b/>
                <w:lang w:val="en-GB"/>
              </w:rPr>
              <w:t>Description of requirement</w:t>
            </w:r>
          </w:p>
        </w:tc>
        <w:tc>
          <w:tcPr>
            <w:tcW w:w="709" w:type="dxa"/>
            <w:shd w:val="clear" w:color="auto" w:fill="99CCFF"/>
          </w:tcPr>
          <w:p w14:paraId="3E636D11" w14:textId="77777777" w:rsidR="00DE1C2A" w:rsidRPr="000136C4" w:rsidRDefault="00E54509" w:rsidP="00DE1C2A">
            <w:pPr>
              <w:pStyle w:val="TabelleGross"/>
              <w:rPr>
                <w:b/>
                <w:lang w:val="en-GB"/>
              </w:rPr>
            </w:pPr>
            <w:r w:rsidRPr="000136C4">
              <w:rPr>
                <w:b/>
                <w:lang w:val="en-GB"/>
              </w:rPr>
              <w:t>M/O</w:t>
            </w:r>
          </w:p>
        </w:tc>
      </w:tr>
      <w:tr w:rsidR="00DE1C2A" w:rsidRPr="000136C4" w14:paraId="4ACB2E42" w14:textId="77777777" w:rsidTr="005647F2">
        <w:trPr>
          <w:cantSplit/>
        </w:trPr>
        <w:tc>
          <w:tcPr>
            <w:tcW w:w="1134" w:type="dxa"/>
            <w:shd w:val="clear" w:color="auto" w:fill="auto"/>
          </w:tcPr>
          <w:p w14:paraId="71023AB9" w14:textId="77777777" w:rsidR="00DE1C2A" w:rsidRPr="000136C4" w:rsidRDefault="00DE1C2A" w:rsidP="00DE1C2A">
            <w:pPr>
              <w:pStyle w:val="TabelleGross"/>
              <w:rPr>
                <w:sz w:val="16"/>
                <w:szCs w:val="16"/>
                <w:lang w:val="en-GB"/>
              </w:rPr>
            </w:pPr>
            <w:r w:rsidRPr="000136C4">
              <w:rPr>
                <w:lang w:val="en-GB"/>
              </w:rPr>
              <w:t>M_5.2-1</w:t>
            </w:r>
          </w:p>
        </w:tc>
        <w:tc>
          <w:tcPr>
            <w:tcW w:w="7371" w:type="dxa"/>
            <w:shd w:val="clear" w:color="auto" w:fill="auto"/>
          </w:tcPr>
          <w:p w14:paraId="7D93C69C" w14:textId="77777777" w:rsidR="00DE1C2A" w:rsidRPr="000136C4" w:rsidRDefault="00E8597B" w:rsidP="00DE1C2A">
            <w:pPr>
              <w:pStyle w:val="TabelleGross"/>
              <w:rPr>
                <w:lang w:val="en-GB"/>
              </w:rPr>
            </w:pPr>
            <w:r w:rsidRPr="000136C4">
              <w:rPr>
                <w:spacing w:val="-1"/>
                <w:szCs w:val="24"/>
                <w:lang w:val="en-GB"/>
              </w:rPr>
              <w:t>A</w:t>
            </w:r>
            <w:r w:rsidRPr="000136C4">
              <w:rPr>
                <w:spacing w:val="1"/>
                <w:szCs w:val="24"/>
                <w:lang w:val="en-GB"/>
              </w:rPr>
              <w:t>l</w:t>
            </w:r>
            <w:r w:rsidRPr="000136C4">
              <w:rPr>
                <w:spacing w:val="-1"/>
                <w:szCs w:val="24"/>
                <w:lang w:val="en-GB"/>
              </w:rPr>
              <w:t>l me</w:t>
            </w:r>
            <w:r w:rsidRPr="000136C4">
              <w:rPr>
                <w:szCs w:val="24"/>
                <w:lang w:val="en-GB"/>
              </w:rPr>
              <w:t>t</w:t>
            </w:r>
            <w:r w:rsidRPr="000136C4">
              <w:rPr>
                <w:spacing w:val="2"/>
                <w:szCs w:val="24"/>
                <w:lang w:val="en-GB"/>
              </w:rPr>
              <w:t>a</w:t>
            </w:r>
            <w:r w:rsidRPr="000136C4">
              <w:rPr>
                <w:szCs w:val="24"/>
                <w:lang w:val="en-GB"/>
              </w:rPr>
              <w:t>d</w:t>
            </w:r>
            <w:r w:rsidRPr="000136C4">
              <w:rPr>
                <w:spacing w:val="-1"/>
                <w:szCs w:val="24"/>
                <w:lang w:val="en-GB"/>
              </w:rPr>
              <w:t>a</w:t>
            </w:r>
            <w:r w:rsidRPr="000136C4">
              <w:rPr>
                <w:spacing w:val="2"/>
                <w:szCs w:val="24"/>
                <w:lang w:val="en-GB"/>
              </w:rPr>
              <w:t>ta</w:t>
            </w:r>
            <w:r w:rsidRPr="000136C4">
              <w:rPr>
                <w:spacing w:val="-1"/>
                <w:szCs w:val="24"/>
                <w:lang w:val="en-GB"/>
              </w:rPr>
              <w:t xml:space="preserve"> that are designated as mandatory in </w:t>
            </w:r>
            <w:r w:rsidRPr="000136C4">
              <w:rPr>
                <w:rFonts w:ascii="Courier New" w:hAnsi="Courier New"/>
                <w:w w:val="99"/>
                <w:szCs w:val="24"/>
                <w:lang w:val="en-GB"/>
              </w:rPr>
              <w:t>m</w:t>
            </w:r>
            <w:r w:rsidRPr="000136C4">
              <w:rPr>
                <w:rFonts w:ascii="Courier New" w:hAnsi="Courier New"/>
                <w:spacing w:val="1"/>
                <w:w w:val="99"/>
                <w:szCs w:val="24"/>
                <w:lang w:val="en-GB"/>
              </w:rPr>
              <w:t>e</w:t>
            </w:r>
            <w:r w:rsidRPr="000136C4">
              <w:rPr>
                <w:rFonts w:ascii="Courier New" w:hAnsi="Courier New"/>
                <w:spacing w:val="3"/>
                <w:w w:val="99"/>
                <w:szCs w:val="24"/>
                <w:lang w:val="en-GB"/>
              </w:rPr>
              <w:t>t</w:t>
            </w:r>
            <w:r w:rsidRPr="000136C4">
              <w:rPr>
                <w:rFonts w:ascii="Courier New" w:hAnsi="Courier New"/>
                <w:w w:val="99"/>
                <w:szCs w:val="24"/>
                <w:lang w:val="en-GB"/>
              </w:rPr>
              <w:t>a</w:t>
            </w:r>
            <w:r w:rsidRPr="000136C4">
              <w:rPr>
                <w:rFonts w:ascii="Courier New" w:hAnsi="Courier New"/>
                <w:spacing w:val="1"/>
                <w:w w:val="99"/>
                <w:szCs w:val="24"/>
                <w:lang w:val="en-GB"/>
              </w:rPr>
              <w:t>d</w:t>
            </w:r>
            <w:r w:rsidRPr="000136C4">
              <w:rPr>
                <w:rFonts w:ascii="Courier New" w:hAnsi="Courier New"/>
                <w:w w:val="99"/>
                <w:szCs w:val="24"/>
                <w:lang w:val="en-GB"/>
              </w:rPr>
              <w:t>a</w:t>
            </w:r>
            <w:r w:rsidRPr="000136C4">
              <w:rPr>
                <w:rFonts w:ascii="Courier New" w:hAnsi="Courier New"/>
                <w:spacing w:val="1"/>
                <w:w w:val="99"/>
                <w:szCs w:val="24"/>
                <w:lang w:val="en-GB"/>
              </w:rPr>
              <w:t>t</w:t>
            </w:r>
            <w:r w:rsidRPr="000136C4">
              <w:rPr>
                <w:rFonts w:ascii="Courier New" w:hAnsi="Courier New"/>
                <w:w w:val="99"/>
                <w:szCs w:val="24"/>
                <w:lang w:val="en-GB"/>
              </w:rPr>
              <w:t>a</w:t>
            </w:r>
            <w:r w:rsidRPr="000136C4">
              <w:rPr>
                <w:rFonts w:ascii="Courier New" w:hAnsi="Courier New"/>
                <w:spacing w:val="1"/>
                <w:w w:val="99"/>
                <w:szCs w:val="24"/>
                <w:lang w:val="en-GB"/>
              </w:rPr>
              <w:t>.</w:t>
            </w:r>
            <w:r w:rsidRPr="000136C4">
              <w:rPr>
                <w:rFonts w:ascii="Courier New" w:hAnsi="Courier New"/>
                <w:w w:val="99"/>
                <w:szCs w:val="24"/>
                <w:lang w:val="en-GB"/>
              </w:rPr>
              <w:t>x</w:t>
            </w:r>
            <w:r w:rsidRPr="000136C4">
              <w:rPr>
                <w:rFonts w:ascii="Courier New" w:hAnsi="Courier New"/>
                <w:spacing w:val="1"/>
                <w:w w:val="99"/>
                <w:szCs w:val="24"/>
                <w:lang w:val="en-GB"/>
              </w:rPr>
              <w:t>s</w:t>
            </w:r>
            <w:r w:rsidRPr="000136C4">
              <w:rPr>
                <w:rFonts w:ascii="Courier New" w:hAnsi="Courier New"/>
                <w:w w:val="99"/>
                <w:szCs w:val="24"/>
                <w:lang w:val="en-GB"/>
              </w:rPr>
              <w:t>d</w:t>
            </w:r>
            <w:r w:rsidRPr="000136C4">
              <w:rPr>
                <w:spacing w:val="-63"/>
                <w:szCs w:val="24"/>
                <w:lang w:val="en-GB"/>
              </w:rPr>
              <w:t xml:space="preserve"> </w:t>
            </w:r>
            <w:r w:rsidRPr="000136C4">
              <w:rPr>
                <w:szCs w:val="24"/>
                <w:lang w:val="en-GB"/>
              </w:rPr>
              <w:t>at schema level must be completed accordingly</w:t>
            </w:r>
            <w:r w:rsidR="00DE1C2A" w:rsidRPr="000136C4">
              <w:rPr>
                <w:lang w:val="en-GB"/>
              </w:rPr>
              <w:t>.</w:t>
            </w:r>
          </w:p>
        </w:tc>
        <w:tc>
          <w:tcPr>
            <w:tcW w:w="709" w:type="dxa"/>
            <w:shd w:val="clear" w:color="auto" w:fill="auto"/>
          </w:tcPr>
          <w:p w14:paraId="2937552B" w14:textId="77777777" w:rsidR="00DE1C2A" w:rsidRPr="000136C4" w:rsidRDefault="00DE1C2A" w:rsidP="00DE1C2A">
            <w:pPr>
              <w:pStyle w:val="TabelleGross"/>
              <w:rPr>
                <w:lang w:val="en-GB"/>
              </w:rPr>
            </w:pPr>
            <w:r w:rsidRPr="000136C4">
              <w:rPr>
                <w:lang w:val="en-GB"/>
              </w:rPr>
              <w:t>M</w:t>
            </w:r>
          </w:p>
        </w:tc>
      </w:tr>
    </w:tbl>
    <w:p w14:paraId="6FBA796F" w14:textId="77777777" w:rsidR="00DE1C2A" w:rsidRPr="000136C4" w:rsidRDefault="00DE1C2A" w:rsidP="00DE1C2A">
      <w:pPr>
        <w:rPr>
          <w:rFonts w:cs="Arial"/>
          <w:lang w:val="en-GB"/>
        </w:rPr>
      </w:pPr>
    </w:p>
    <w:p w14:paraId="5FD180E6" w14:textId="77777777" w:rsidR="00830938" w:rsidRPr="000136C4" w:rsidRDefault="00830938">
      <w:pPr>
        <w:spacing w:after="0" w:line="240" w:lineRule="auto"/>
        <w:rPr>
          <w:rFonts w:cs="Arial"/>
          <w:lang w:val="en-GB"/>
        </w:rPr>
      </w:pPr>
      <w:r w:rsidRPr="000136C4">
        <w:rPr>
          <w:rFonts w:cs="Arial"/>
          <w:lang w:val="en-GB"/>
        </w:rPr>
        <w:br w:type="page"/>
      </w:r>
    </w:p>
    <w:p w14:paraId="034ACEDA" w14:textId="77777777" w:rsidR="00DE1C2A" w:rsidRPr="000136C4" w:rsidRDefault="00E8597B" w:rsidP="00E8597B">
      <w:pPr>
        <w:spacing w:before="40" w:after="0" w:line="260" w:lineRule="exact"/>
        <w:ind w:left="305" w:right="-20"/>
        <w:rPr>
          <w:szCs w:val="24"/>
          <w:lang w:val="en-GB"/>
        </w:rPr>
      </w:pPr>
      <w:r w:rsidRPr="000136C4">
        <w:rPr>
          <w:spacing w:val="-1"/>
          <w:position w:val="1"/>
          <w:szCs w:val="24"/>
          <w:lang w:val="en-GB"/>
        </w:rPr>
        <w:lastRenderedPageBreak/>
        <w:t xml:space="preserve">The following schema metadata are stored in the </w:t>
      </w:r>
      <w:r w:rsidRPr="000136C4">
        <w:rPr>
          <w:rFonts w:ascii="Courier New" w:hAnsi="Courier New"/>
          <w:position w:val="1"/>
          <w:szCs w:val="24"/>
          <w:lang w:val="en-GB"/>
        </w:rPr>
        <w:t>metadata.xml</w:t>
      </w:r>
      <w:r w:rsidRPr="000136C4">
        <w:rPr>
          <w:spacing w:val="-73"/>
          <w:position w:val="1"/>
          <w:szCs w:val="24"/>
          <w:lang w:val="en-GB"/>
        </w:rPr>
        <w:t xml:space="preserve"> </w:t>
      </w:r>
      <w:r w:rsidRPr="000136C4">
        <w:rPr>
          <w:spacing w:val="2"/>
          <w:position w:val="1"/>
          <w:szCs w:val="24"/>
          <w:lang w:val="en-GB"/>
        </w:rPr>
        <w:t>file</w:t>
      </w:r>
      <w:r w:rsidR="00DE1C2A" w:rsidRPr="000136C4">
        <w:rPr>
          <w:rFonts w:cs="Arial"/>
          <w:lang w:val="en-GB"/>
        </w:rPr>
        <w:t>:</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843"/>
        <w:gridCol w:w="6662"/>
        <w:gridCol w:w="709"/>
      </w:tblGrid>
      <w:tr w:rsidR="00DE1C2A" w:rsidRPr="000136C4" w14:paraId="63DEC2E7" w14:textId="77777777" w:rsidTr="007723AE">
        <w:trPr>
          <w:cantSplit/>
          <w:tblHeader/>
        </w:trPr>
        <w:tc>
          <w:tcPr>
            <w:tcW w:w="1843" w:type="dxa"/>
            <w:shd w:val="clear" w:color="auto" w:fill="99CCFF"/>
          </w:tcPr>
          <w:p w14:paraId="67EE25C2" w14:textId="77777777" w:rsidR="00DE1C2A" w:rsidRPr="000136C4" w:rsidRDefault="00E8597B" w:rsidP="00DE1C2A">
            <w:pPr>
              <w:pStyle w:val="TabelleGross"/>
              <w:rPr>
                <w:b/>
                <w:lang w:val="en-GB"/>
              </w:rPr>
            </w:pPr>
            <w:r w:rsidRPr="000136C4">
              <w:rPr>
                <w:b/>
                <w:lang w:val="en-GB"/>
              </w:rPr>
              <w:t>Identifier</w:t>
            </w:r>
          </w:p>
        </w:tc>
        <w:tc>
          <w:tcPr>
            <w:tcW w:w="6662" w:type="dxa"/>
            <w:shd w:val="clear" w:color="auto" w:fill="99CCFF"/>
          </w:tcPr>
          <w:p w14:paraId="362B75E5" w14:textId="77777777" w:rsidR="00DE1C2A" w:rsidRPr="000136C4" w:rsidRDefault="00E8597B" w:rsidP="00DE1C2A">
            <w:pPr>
              <w:pStyle w:val="TabelleGross"/>
              <w:rPr>
                <w:b/>
                <w:lang w:val="en-GB"/>
              </w:rPr>
            </w:pPr>
            <w:r w:rsidRPr="000136C4">
              <w:rPr>
                <w:b/>
                <w:lang w:val="en-GB"/>
              </w:rPr>
              <w:t>Meaning</w:t>
            </w:r>
          </w:p>
        </w:tc>
        <w:tc>
          <w:tcPr>
            <w:tcW w:w="709" w:type="dxa"/>
            <w:shd w:val="clear" w:color="auto" w:fill="99CCFF"/>
          </w:tcPr>
          <w:p w14:paraId="3C56AAAF" w14:textId="77777777" w:rsidR="00DE1C2A" w:rsidRPr="000136C4" w:rsidRDefault="00E54509" w:rsidP="00DE1C2A">
            <w:pPr>
              <w:pStyle w:val="TabelleGross"/>
              <w:rPr>
                <w:b/>
                <w:lang w:val="en-GB"/>
              </w:rPr>
            </w:pPr>
            <w:r w:rsidRPr="000136C4">
              <w:rPr>
                <w:b/>
                <w:lang w:val="en-GB"/>
              </w:rPr>
              <w:t>M/O</w:t>
            </w:r>
          </w:p>
        </w:tc>
      </w:tr>
      <w:tr w:rsidR="00DE1C2A" w:rsidRPr="000136C4" w14:paraId="3E3423D6" w14:textId="77777777" w:rsidTr="007723AE">
        <w:trPr>
          <w:cantSplit/>
        </w:trPr>
        <w:tc>
          <w:tcPr>
            <w:tcW w:w="1843" w:type="dxa"/>
            <w:shd w:val="clear" w:color="auto" w:fill="auto"/>
          </w:tcPr>
          <w:p w14:paraId="73E8151F" w14:textId="77777777" w:rsidR="00DE1C2A" w:rsidRPr="000136C4" w:rsidRDefault="00DE1C2A" w:rsidP="00DE1C2A">
            <w:pPr>
              <w:pStyle w:val="TabelleGross"/>
              <w:rPr>
                <w:lang w:val="en-GB"/>
              </w:rPr>
            </w:pPr>
            <w:r w:rsidRPr="000136C4">
              <w:rPr>
                <w:lang w:val="en-GB"/>
              </w:rPr>
              <w:t>name</w:t>
            </w:r>
          </w:p>
        </w:tc>
        <w:tc>
          <w:tcPr>
            <w:tcW w:w="6662" w:type="dxa"/>
            <w:shd w:val="clear" w:color="auto" w:fill="auto"/>
          </w:tcPr>
          <w:p w14:paraId="297F341C" w14:textId="77777777" w:rsidR="00DE1C2A" w:rsidRPr="000136C4" w:rsidRDefault="00E8597B" w:rsidP="00DE1C2A">
            <w:pPr>
              <w:pStyle w:val="TabelleGross"/>
              <w:rPr>
                <w:lang w:val="en-GB"/>
              </w:rPr>
            </w:pPr>
            <w:r w:rsidRPr="000136C4">
              <w:rPr>
                <w:spacing w:val="-1"/>
                <w:szCs w:val="24"/>
                <w:lang w:val="en-GB"/>
              </w:rPr>
              <w:t>S</w:t>
            </w:r>
            <w:r w:rsidRPr="000136C4">
              <w:rPr>
                <w:spacing w:val="1"/>
                <w:szCs w:val="24"/>
                <w:lang w:val="en-GB"/>
              </w:rPr>
              <w:t>c</w:t>
            </w:r>
            <w:r w:rsidRPr="000136C4">
              <w:rPr>
                <w:szCs w:val="24"/>
                <w:lang w:val="en-GB"/>
              </w:rPr>
              <w:t>h</w:t>
            </w:r>
            <w:r w:rsidRPr="000136C4">
              <w:rPr>
                <w:spacing w:val="-1"/>
                <w:szCs w:val="24"/>
                <w:lang w:val="en-GB"/>
              </w:rPr>
              <w:t>e</w:t>
            </w:r>
            <w:r w:rsidRPr="000136C4">
              <w:rPr>
                <w:spacing w:val="4"/>
                <w:szCs w:val="24"/>
                <w:lang w:val="en-GB"/>
              </w:rPr>
              <w:t>m</w:t>
            </w:r>
            <w:r w:rsidRPr="000136C4">
              <w:rPr>
                <w:szCs w:val="24"/>
                <w:lang w:val="en-GB"/>
              </w:rPr>
              <w:t xml:space="preserve">a </w:t>
            </w:r>
            <w:r w:rsidRPr="000136C4">
              <w:rPr>
                <w:spacing w:val="-1"/>
                <w:szCs w:val="24"/>
                <w:lang w:val="en-GB"/>
              </w:rPr>
              <w:t>n</w:t>
            </w:r>
            <w:r w:rsidRPr="000136C4">
              <w:rPr>
                <w:szCs w:val="24"/>
                <w:lang w:val="en-GB"/>
              </w:rPr>
              <w:t>a</w:t>
            </w:r>
            <w:r w:rsidRPr="000136C4">
              <w:rPr>
                <w:spacing w:val="4"/>
                <w:szCs w:val="24"/>
                <w:lang w:val="en-GB"/>
              </w:rPr>
              <w:t>m</w:t>
            </w:r>
            <w:r w:rsidRPr="000136C4">
              <w:rPr>
                <w:szCs w:val="24"/>
                <w:lang w:val="en-GB"/>
              </w:rPr>
              <w:t>e</w:t>
            </w:r>
            <w:r w:rsidRPr="000136C4">
              <w:rPr>
                <w:spacing w:val="-12"/>
                <w:szCs w:val="24"/>
                <w:lang w:val="en-GB"/>
              </w:rPr>
              <w:t xml:space="preserve"> </w:t>
            </w:r>
            <w:r w:rsidRPr="000136C4">
              <w:rPr>
                <w:spacing w:val="-2"/>
                <w:szCs w:val="24"/>
                <w:lang w:val="en-GB"/>
              </w:rPr>
              <w:t>i</w:t>
            </w:r>
            <w:r w:rsidRPr="000136C4">
              <w:rPr>
                <w:szCs w:val="24"/>
                <w:lang w:val="en-GB"/>
              </w:rPr>
              <w:t>n</w:t>
            </w:r>
            <w:r w:rsidRPr="000136C4">
              <w:rPr>
                <w:spacing w:val="-2"/>
                <w:szCs w:val="24"/>
                <w:lang w:val="en-GB"/>
              </w:rPr>
              <w:t xml:space="preserve"> </w:t>
            </w:r>
            <w:r w:rsidRPr="000136C4">
              <w:rPr>
                <w:spacing w:val="-1"/>
                <w:szCs w:val="24"/>
                <w:lang w:val="en-GB"/>
              </w:rPr>
              <w:t>the database</w:t>
            </w:r>
          </w:p>
        </w:tc>
        <w:tc>
          <w:tcPr>
            <w:tcW w:w="709" w:type="dxa"/>
            <w:shd w:val="clear" w:color="auto" w:fill="auto"/>
          </w:tcPr>
          <w:p w14:paraId="0FFED4BE" w14:textId="77777777" w:rsidR="00DE1C2A" w:rsidRPr="000136C4" w:rsidRDefault="00DE1C2A" w:rsidP="00DE1C2A">
            <w:pPr>
              <w:pStyle w:val="TabelleGross"/>
              <w:rPr>
                <w:lang w:val="en-GB"/>
              </w:rPr>
            </w:pPr>
            <w:r w:rsidRPr="000136C4">
              <w:rPr>
                <w:lang w:val="en-GB"/>
              </w:rPr>
              <w:t>M</w:t>
            </w:r>
          </w:p>
        </w:tc>
      </w:tr>
      <w:tr w:rsidR="00DE1C2A" w:rsidRPr="000136C4" w14:paraId="584539D6" w14:textId="77777777" w:rsidTr="007723AE">
        <w:trPr>
          <w:cantSplit/>
        </w:trPr>
        <w:tc>
          <w:tcPr>
            <w:tcW w:w="1843" w:type="dxa"/>
            <w:shd w:val="clear" w:color="auto" w:fill="auto"/>
          </w:tcPr>
          <w:p w14:paraId="714FA606" w14:textId="77777777" w:rsidR="00DE1C2A" w:rsidRPr="000136C4" w:rsidRDefault="00DE1C2A" w:rsidP="00DE1C2A">
            <w:pPr>
              <w:pStyle w:val="TabelleGross"/>
              <w:rPr>
                <w:lang w:val="en-GB"/>
              </w:rPr>
            </w:pPr>
            <w:r w:rsidRPr="000136C4">
              <w:rPr>
                <w:lang w:val="en-GB"/>
              </w:rPr>
              <w:t>folder</w:t>
            </w:r>
          </w:p>
        </w:tc>
        <w:tc>
          <w:tcPr>
            <w:tcW w:w="6662" w:type="dxa"/>
            <w:shd w:val="clear" w:color="auto" w:fill="auto"/>
          </w:tcPr>
          <w:p w14:paraId="17A139DB" w14:textId="77777777" w:rsidR="00DE1C2A" w:rsidRPr="000136C4" w:rsidRDefault="00E8597B" w:rsidP="004365E6">
            <w:pPr>
              <w:pStyle w:val="TabelleGross"/>
              <w:rPr>
                <w:lang w:val="en-GB"/>
              </w:rPr>
            </w:pPr>
            <w:r w:rsidRPr="000136C4">
              <w:rPr>
                <w:szCs w:val="24"/>
                <w:lang w:val="en-GB"/>
              </w:rPr>
              <w:t>Na</w:t>
            </w:r>
            <w:r w:rsidRPr="000136C4">
              <w:rPr>
                <w:spacing w:val="4"/>
                <w:szCs w:val="24"/>
                <w:lang w:val="en-GB"/>
              </w:rPr>
              <w:t>m</w:t>
            </w:r>
            <w:r w:rsidRPr="000136C4">
              <w:rPr>
                <w:szCs w:val="24"/>
                <w:lang w:val="en-GB"/>
              </w:rPr>
              <w:t>e</w:t>
            </w:r>
            <w:r w:rsidRPr="000136C4">
              <w:rPr>
                <w:spacing w:val="-5"/>
                <w:szCs w:val="24"/>
                <w:lang w:val="en-GB"/>
              </w:rPr>
              <w:t xml:space="preserve"> </w:t>
            </w:r>
            <w:r w:rsidRPr="000136C4">
              <w:rPr>
                <w:spacing w:val="-1"/>
                <w:szCs w:val="24"/>
                <w:lang w:val="en-GB"/>
              </w:rPr>
              <w:t>of the s</w:t>
            </w:r>
            <w:r w:rsidRPr="000136C4">
              <w:rPr>
                <w:spacing w:val="1"/>
                <w:szCs w:val="24"/>
                <w:lang w:val="en-GB"/>
              </w:rPr>
              <w:t>c</w:t>
            </w:r>
            <w:r w:rsidRPr="000136C4">
              <w:rPr>
                <w:szCs w:val="24"/>
                <w:lang w:val="en-GB"/>
              </w:rPr>
              <w:t>h</w:t>
            </w:r>
            <w:r w:rsidRPr="000136C4">
              <w:rPr>
                <w:spacing w:val="-1"/>
                <w:szCs w:val="24"/>
                <w:lang w:val="en-GB"/>
              </w:rPr>
              <w:t>e</w:t>
            </w:r>
            <w:r w:rsidRPr="000136C4">
              <w:rPr>
                <w:spacing w:val="4"/>
                <w:szCs w:val="24"/>
                <w:lang w:val="en-GB"/>
              </w:rPr>
              <w:t>m</w:t>
            </w:r>
            <w:r w:rsidRPr="000136C4">
              <w:rPr>
                <w:szCs w:val="24"/>
                <w:lang w:val="en-GB"/>
              </w:rPr>
              <w:t>a</w:t>
            </w:r>
            <w:r w:rsidRPr="000136C4">
              <w:rPr>
                <w:spacing w:val="-1"/>
                <w:szCs w:val="24"/>
                <w:lang w:val="en-GB"/>
              </w:rPr>
              <w:t xml:space="preserve"> folder under</w:t>
            </w:r>
            <w:r w:rsidRPr="000136C4">
              <w:rPr>
                <w:spacing w:val="-3"/>
                <w:szCs w:val="24"/>
                <w:lang w:val="en-GB"/>
              </w:rPr>
              <w:t xml:space="preserve"> </w:t>
            </w:r>
            <w:r w:rsidRPr="000136C4">
              <w:rPr>
                <w:rFonts w:ascii="Courier New" w:hAnsi="Courier New"/>
                <w:w w:val="99"/>
                <w:szCs w:val="24"/>
                <w:lang w:val="en-GB"/>
              </w:rPr>
              <w:t>content/</w:t>
            </w:r>
            <w:r w:rsidRPr="000136C4">
              <w:rPr>
                <w:rFonts w:ascii="Courier New" w:hAnsi="Courier New"/>
                <w:spacing w:val="-62"/>
                <w:szCs w:val="24"/>
                <w:lang w:val="en-GB"/>
              </w:rPr>
              <w:t xml:space="preserve"> </w:t>
            </w:r>
            <w:r w:rsidRPr="000136C4">
              <w:rPr>
                <w:spacing w:val="-1"/>
                <w:szCs w:val="24"/>
                <w:lang w:val="en-GB"/>
              </w:rPr>
              <w:t>in the</w:t>
            </w:r>
            <w:r w:rsidRPr="000136C4">
              <w:rPr>
                <w:spacing w:val="2"/>
                <w:szCs w:val="24"/>
                <w:lang w:val="en-GB"/>
              </w:rPr>
              <w:t xml:space="preserve"> </w:t>
            </w:r>
            <w:r w:rsidRPr="000136C4">
              <w:rPr>
                <w:spacing w:val="-1"/>
                <w:szCs w:val="24"/>
                <w:lang w:val="en-GB"/>
              </w:rPr>
              <w:t>S</w:t>
            </w:r>
            <w:r w:rsidRPr="000136C4">
              <w:rPr>
                <w:szCs w:val="24"/>
                <w:lang w:val="en-GB"/>
              </w:rPr>
              <w:t>I</w:t>
            </w:r>
            <w:r w:rsidRPr="000136C4">
              <w:rPr>
                <w:spacing w:val="-1"/>
                <w:szCs w:val="24"/>
                <w:lang w:val="en-GB"/>
              </w:rPr>
              <w:t>A</w:t>
            </w:r>
            <w:r w:rsidRPr="000136C4">
              <w:rPr>
                <w:szCs w:val="24"/>
                <w:lang w:val="en-GB"/>
              </w:rPr>
              <w:t>R</w:t>
            </w:r>
            <w:r w:rsidRPr="000136C4">
              <w:rPr>
                <w:spacing w:val="3"/>
                <w:szCs w:val="24"/>
                <w:lang w:val="en-GB"/>
              </w:rPr>
              <w:t>D</w:t>
            </w:r>
            <w:r w:rsidRPr="000136C4">
              <w:rPr>
                <w:spacing w:val="1"/>
                <w:szCs w:val="24"/>
                <w:lang w:val="en-GB"/>
              </w:rPr>
              <w:t xml:space="preserve"> arc</w:t>
            </w:r>
            <w:r w:rsidRPr="000136C4">
              <w:rPr>
                <w:szCs w:val="24"/>
                <w:lang w:val="en-GB"/>
              </w:rPr>
              <w:t>h</w:t>
            </w:r>
            <w:r w:rsidRPr="000136C4">
              <w:rPr>
                <w:spacing w:val="-1"/>
                <w:szCs w:val="24"/>
                <w:lang w:val="en-GB"/>
              </w:rPr>
              <w:t>i</w:t>
            </w:r>
            <w:r w:rsidRPr="000136C4">
              <w:rPr>
                <w:szCs w:val="24"/>
                <w:lang w:val="en-GB"/>
              </w:rPr>
              <w:t>ve</w:t>
            </w:r>
          </w:p>
        </w:tc>
        <w:tc>
          <w:tcPr>
            <w:tcW w:w="709" w:type="dxa"/>
            <w:shd w:val="clear" w:color="auto" w:fill="auto"/>
          </w:tcPr>
          <w:p w14:paraId="1F353BD6" w14:textId="77777777" w:rsidR="00DE1C2A" w:rsidRPr="000136C4" w:rsidRDefault="00DE1C2A" w:rsidP="00DE1C2A">
            <w:pPr>
              <w:pStyle w:val="TabelleGross"/>
              <w:rPr>
                <w:lang w:val="en-GB"/>
              </w:rPr>
            </w:pPr>
            <w:r w:rsidRPr="000136C4">
              <w:rPr>
                <w:lang w:val="en-GB"/>
              </w:rPr>
              <w:t>M</w:t>
            </w:r>
          </w:p>
        </w:tc>
      </w:tr>
      <w:tr w:rsidR="003D5ADE" w:rsidRPr="000136C4" w14:paraId="5CF59117" w14:textId="77777777" w:rsidTr="007723AE">
        <w:trPr>
          <w:cantSplit/>
        </w:trPr>
        <w:tc>
          <w:tcPr>
            <w:tcW w:w="1843" w:type="dxa"/>
            <w:shd w:val="clear" w:color="auto" w:fill="auto"/>
          </w:tcPr>
          <w:p w14:paraId="72C8B050" w14:textId="77777777" w:rsidR="003D5ADE" w:rsidRPr="000136C4" w:rsidRDefault="003D5ADE" w:rsidP="003D5ADE">
            <w:pPr>
              <w:pStyle w:val="TabelleGross"/>
              <w:rPr>
                <w:lang w:val="en-GB"/>
              </w:rPr>
            </w:pPr>
            <w:r>
              <w:rPr>
                <w:lang w:val="en-GB"/>
              </w:rPr>
              <w:t>types</w:t>
            </w:r>
          </w:p>
        </w:tc>
        <w:tc>
          <w:tcPr>
            <w:tcW w:w="6662" w:type="dxa"/>
            <w:shd w:val="clear" w:color="auto" w:fill="auto"/>
          </w:tcPr>
          <w:p w14:paraId="1820EAA5" w14:textId="77777777" w:rsidR="003D5ADE" w:rsidRPr="000136C4" w:rsidRDefault="003D5ADE" w:rsidP="003D5ADE">
            <w:pPr>
              <w:pStyle w:val="TabelleGross"/>
              <w:rPr>
                <w:szCs w:val="24"/>
                <w:lang w:val="en-GB"/>
              </w:rPr>
            </w:pPr>
            <w:r>
              <w:rPr>
                <w:szCs w:val="24"/>
                <w:lang w:val="en-GB"/>
              </w:rPr>
              <w:t>List of (named) advanced or structured types in the schema</w:t>
            </w:r>
          </w:p>
        </w:tc>
        <w:tc>
          <w:tcPr>
            <w:tcW w:w="709" w:type="dxa"/>
            <w:shd w:val="clear" w:color="auto" w:fill="auto"/>
          </w:tcPr>
          <w:p w14:paraId="41D67FE7" w14:textId="77777777" w:rsidR="003D5ADE" w:rsidRPr="000136C4" w:rsidRDefault="003D5ADE" w:rsidP="003D5ADE">
            <w:pPr>
              <w:pStyle w:val="TabelleGross"/>
              <w:rPr>
                <w:lang w:val="en-GB"/>
              </w:rPr>
            </w:pPr>
            <w:r>
              <w:rPr>
                <w:lang w:val="en-GB"/>
              </w:rPr>
              <w:t>O</w:t>
            </w:r>
          </w:p>
        </w:tc>
      </w:tr>
      <w:tr w:rsidR="00DE1C2A" w:rsidRPr="000136C4" w14:paraId="684F2E7A" w14:textId="77777777" w:rsidTr="007723AE">
        <w:trPr>
          <w:cantSplit/>
        </w:trPr>
        <w:tc>
          <w:tcPr>
            <w:tcW w:w="1843" w:type="dxa"/>
            <w:shd w:val="clear" w:color="auto" w:fill="auto"/>
          </w:tcPr>
          <w:p w14:paraId="53CC06D5" w14:textId="77777777" w:rsidR="00DE1C2A" w:rsidRPr="000136C4" w:rsidRDefault="00DE1C2A" w:rsidP="00DE1C2A">
            <w:pPr>
              <w:pStyle w:val="TabelleGross"/>
              <w:rPr>
                <w:lang w:val="en-GB"/>
              </w:rPr>
            </w:pPr>
            <w:r w:rsidRPr="000136C4">
              <w:rPr>
                <w:lang w:val="en-GB"/>
              </w:rPr>
              <w:t>description</w:t>
            </w:r>
          </w:p>
        </w:tc>
        <w:tc>
          <w:tcPr>
            <w:tcW w:w="6662" w:type="dxa"/>
            <w:shd w:val="clear" w:color="auto" w:fill="auto"/>
          </w:tcPr>
          <w:p w14:paraId="552EED4C" w14:textId="77777777" w:rsidR="00DE1C2A" w:rsidRPr="000136C4" w:rsidRDefault="00E8597B" w:rsidP="00DE1C2A">
            <w:pPr>
              <w:pStyle w:val="TabelleGross"/>
              <w:rPr>
                <w:lang w:val="en-GB"/>
              </w:rPr>
            </w:pPr>
            <w:r w:rsidRPr="000136C4">
              <w:rPr>
                <w:szCs w:val="24"/>
                <w:lang w:val="en-GB"/>
              </w:rPr>
              <w:t>Description of the meaning and content of the schema</w:t>
            </w:r>
          </w:p>
        </w:tc>
        <w:tc>
          <w:tcPr>
            <w:tcW w:w="709" w:type="dxa"/>
            <w:shd w:val="clear" w:color="auto" w:fill="auto"/>
          </w:tcPr>
          <w:p w14:paraId="0452673C" w14:textId="77777777" w:rsidR="00DE1C2A" w:rsidRPr="000136C4" w:rsidRDefault="00E8597B" w:rsidP="00DE1C2A">
            <w:pPr>
              <w:pStyle w:val="TabelleGross"/>
              <w:rPr>
                <w:lang w:val="en-GB"/>
              </w:rPr>
            </w:pPr>
            <w:r w:rsidRPr="000136C4">
              <w:rPr>
                <w:lang w:val="en-GB"/>
              </w:rPr>
              <w:t>O</w:t>
            </w:r>
          </w:p>
        </w:tc>
      </w:tr>
      <w:tr w:rsidR="00DE1C2A" w:rsidRPr="000136C4" w14:paraId="23B6FC84" w14:textId="77777777" w:rsidTr="007723AE">
        <w:trPr>
          <w:cantSplit/>
        </w:trPr>
        <w:tc>
          <w:tcPr>
            <w:tcW w:w="1843" w:type="dxa"/>
            <w:shd w:val="clear" w:color="auto" w:fill="auto"/>
          </w:tcPr>
          <w:p w14:paraId="40B6FBAD" w14:textId="77777777" w:rsidR="00DE1C2A" w:rsidRPr="000136C4" w:rsidRDefault="00DE1C2A" w:rsidP="00DE1C2A">
            <w:pPr>
              <w:pStyle w:val="TabelleGross"/>
              <w:rPr>
                <w:lang w:val="en-GB"/>
              </w:rPr>
            </w:pPr>
            <w:r w:rsidRPr="000136C4">
              <w:rPr>
                <w:lang w:val="en-GB"/>
              </w:rPr>
              <w:t>tables</w:t>
            </w:r>
          </w:p>
        </w:tc>
        <w:tc>
          <w:tcPr>
            <w:tcW w:w="6662" w:type="dxa"/>
            <w:shd w:val="clear" w:color="auto" w:fill="auto"/>
          </w:tcPr>
          <w:p w14:paraId="46E1F144" w14:textId="77777777" w:rsidR="00DE1C2A" w:rsidRPr="000136C4" w:rsidRDefault="00E8597B" w:rsidP="00DE1C2A">
            <w:pPr>
              <w:pStyle w:val="TabelleGross"/>
              <w:rPr>
                <w:lang w:val="en-GB"/>
              </w:rPr>
            </w:pPr>
            <w:r w:rsidRPr="000136C4">
              <w:rPr>
                <w:szCs w:val="24"/>
                <w:lang w:val="en-GB"/>
              </w:rPr>
              <w:t>List of the tables in the database</w:t>
            </w:r>
          </w:p>
        </w:tc>
        <w:tc>
          <w:tcPr>
            <w:tcW w:w="709" w:type="dxa"/>
            <w:shd w:val="clear" w:color="auto" w:fill="auto"/>
          </w:tcPr>
          <w:p w14:paraId="64F19A3D" w14:textId="77777777" w:rsidR="00DE1C2A" w:rsidRPr="000136C4" w:rsidRDefault="00DE1C2A" w:rsidP="00DE1C2A">
            <w:pPr>
              <w:pStyle w:val="TabelleGross"/>
              <w:rPr>
                <w:lang w:val="en-GB"/>
              </w:rPr>
            </w:pPr>
            <w:r w:rsidRPr="000136C4">
              <w:rPr>
                <w:lang w:val="en-GB"/>
              </w:rPr>
              <w:t>M</w:t>
            </w:r>
          </w:p>
        </w:tc>
      </w:tr>
      <w:tr w:rsidR="00DE1C2A" w:rsidRPr="000136C4" w14:paraId="362ABD65" w14:textId="77777777" w:rsidTr="007723AE">
        <w:trPr>
          <w:cantSplit/>
        </w:trPr>
        <w:tc>
          <w:tcPr>
            <w:tcW w:w="1843" w:type="dxa"/>
            <w:shd w:val="clear" w:color="auto" w:fill="auto"/>
          </w:tcPr>
          <w:p w14:paraId="3E020C13" w14:textId="77777777" w:rsidR="00DE1C2A" w:rsidRPr="000136C4" w:rsidRDefault="00DE1C2A" w:rsidP="00DE1C2A">
            <w:pPr>
              <w:pStyle w:val="TabelleGross"/>
              <w:rPr>
                <w:lang w:val="en-GB"/>
              </w:rPr>
            </w:pPr>
            <w:r w:rsidRPr="000136C4">
              <w:rPr>
                <w:lang w:val="en-GB"/>
              </w:rPr>
              <w:t>views</w:t>
            </w:r>
          </w:p>
        </w:tc>
        <w:tc>
          <w:tcPr>
            <w:tcW w:w="6662" w:type="dxa"/>
            <w:shd w:val="clear" w:color="auto" w:fill="auto"/>
          </w:tcPr>
          <w:p w14:paraId="6F96109D" w14:textId="77777777" w:rsidR="00DE1C2A" w:rsidRPr="000136C4" w:rsidRDefault="00E8597B" w:rsidP="00E8597B">
            <w:pPr>
              <w:pStyle w:val="TabelleGross"/>
              <w:rPr>
                <w:lang w:val="en-GB"/>
              </w:rPr>
            </w:pPr>
            <w:r w:rsidRPr="000136C4">
              <w:rPr>
                <w:szCs w:val="24"/>
                <w:lang w:val="en-GB"/>
              </w:rPr>
              <w:t>List of the queries stored in the database</w:t>
            </w:r>
          </w:p>
        </w:tc>
        <w:tc>
          <w:tcPr>
            <w:tcW w:w="709" w:type="dxa"/>
            <w:shd w:val="clear" w:color="auto" w:fill="auto"/>
          </w:tcPr>
          <w:p w14:paraId="6B083D76" w14:textId="77777777" w:rsidR="00DE1C2A" w:rsidRPr="000136C4" w:rsidRDefault="00E8597B" w:rsidP="00DE1C2A">
            <w:pPr>
              <w:pStyle w:val="TabelleGross"/>
              <w:rPr>
                <w:lang w:val="en-GB"/>
              </w:rPr>
            </w:pPr>
            <w:r w:rsidRPr="000136C4">
              <w:rPr>
                <w:lang w:val="en-GB"/>
              </w:rPr>
              <w:t>O</w:t>
            </w:r>
          </w:p>
        </w:tc>
      </w:tr>
      <w:tr w:rsidR="00DE1C2A" w:rsidRPr="000136C4" w14:paraId="1D1EC43C" w14:textId="77777777" w:rsidTr="007723AE">
        <w:trPr>
          <w:cantSplit/>
        </w:trPr>
        <w:tc>
          <w:tcPr>
            <w:tcW w:w="1843" w:type="dxa"/>
            <w:shd w:val="clear" w:color="auto" w:fill="auto"/>
          </w:tcPr>
          <w:p w14:paraId="20B0AA54" w14:textId="77777777" w:rsidR="00DE1C2A" w:rsidRPr="000136C4" w:rsidRDefault="00DE1C2A" w:rsidP="00DE1C2A">
            <w:pPr>
              <w:pStyle w:val="TabelleGross"/>
              <w:rPr>
                <w:lang w:val="en-GB"/>
              </w:rPr>
            </w:pPr>
            <w:r w:rsidRPr="000136C4">
              <w:rPr>
                <w:lang w:val="en-GB"/>
              </w:rPr>
              <w:t>routines</w:t>
            </w:r>
          </w:p>
        </w:tc>
        <w:tc>
          <w:tcPr>
            <w:tcW w:w="6662" w:type="dxa"/>
            <w:shd w:val="clear" w:color="auto" w:fill="auto"/>
          </w:tcPr>
          <w:p w14:paraId="34831BCD" w14:textId="77777777" w:rsidR="00DE1C2A" w:rsidRPr="000136C4" w:rsidRDefault="00E8597B" w:rsidP="00DE1C2A">
            <w:pPr>
              <w:pStyle w:val="TabelleGross"/>
              <w:rPr>
                <w:lang w:val="en-GB"/>
              </w:rPr>
            </w:pPr>
            <w:r w:rsidRPr="000136C4">
              <w:rPr>
                <w:szCs w:val="24"/>
                <w:lang w:val="en-GB"/>
              </w:rPr>
              <w:t>L</w:t>
            </w:r>
            <w:r w:rsidRPr="000136C4">
              <w:rPr>
                <w:spacing w:val="-1"/>
                <w:szCs w:val="24"/>
                <w:lang w:val="en-GB"/>
              </w:rPr>
              <w:t>i</w:t>
            </w:r>
            <w:r w:rsidRPr="000136C4">
              <w:rPr>
                <w:spacing w:val="1"/>
                <w:szCs w:val="24"/>
                <w:lang w:val="en-GB"/>
              </w:rPr>
              <w:t>s</w:t>
            </w:r>
            <w:r w:rsidRPr="000136C4">
              <w:rPr>
                <w:szCs w:val="24"/>
                <w:lang w:val="en-GB"/>
              </w:rPr>
              <w:t>t of the r</w:t>
            </w:r>
            <w:r w:rsidRPr="000136C4">
              <w:rPr>
                <w:spacing w:val="2"/>
                <w:szCs w:val="24"/>
                <w:lang w:val="en-GB"/>
              </w:rPr>
              <w:t>o</w:t>
            </w:r>
            <w:r w:rsidRPr="000136C4">
              <w:rPr>
                <w:szCs w:val="24"/>
                <w:lang w:val="en-GB"/>
              </w:rPr>
              <w:t>ut</w:t>
            </w:r>
            <w:r w:rsidRPr="000136C4">
              <w:rPr>
                <w:spacing w:val="1"/>
                <w:szCs w:val="24"/>
                <w:lang w:val="en-GB"/>
              </w:rPr>
              <w:t>i</w:t>
            </w:r>
            <w:r w:rsidRPr="000136C4">
              <w:rPr>
                <w:szCs w:val="24"/>
                <w:lang w:val="en-GB"/>
              </w:rPr>
              <w:t>n</w:t>
            </w:r>
            <w:r w:rsidRPr="000136C4">
              <w:rPr>
                <w:spacing w:val="-1"/>
                <w:szCs w:val="24"/>
                <w:lang w:val="en-GB"/>
              </w:rPr>
              <w:t>es</w:t>
            </w:r>
            <w:r w:rsidRPr="000136C4">
              <w:rPr>
                <w:spacing w:val="-6"/>
                <w:szCs w:val="24"/>
                <w:lang w:val="en-GB"/>
              </w:rPr>
              <w:t xml:space="preserve"> </w:t>
            </w:r>
            <w:r w:rsidRPr="000136C4">
              <w:rPr>
                <w:szCs w:val="24"/>
                <w:lang w:val="en-GB"/>
              </w:rPr>
              <w:t>(</w:t>
            </w:r>
            <w:r w:rsidRPr="000136C4">
              <w:rPr>
                <w:spacing w:val="2"/>
                <w:szCs w:val="24"/>
                <w:lang w:val="en-GB"/>
              </w:rPr>
              <w:t>formerly “s</w:t>
            </w:r>
            <w:r w:rsidRPr="000136C4">
              <w:rPr>
                <w:spacing w:val="-1"/>
                <w:szCs w:val="24"/>
                <w:lang w:val="en-GB"/>
              </w:rPr>
              <w:t>t</w:t>
            </w:r>
            <w:r w:rsidRPr="000136C4">
              <w:rPr>
                <w:szCs w:val="24"/>
                <w:lang w:val="en-GB"/>
              </w:rPr>
              <w:t>or</w:t>
            </w:r>
            <w:r w:rsidRPr="000136C4">
              <w:rPr>
                <w:spacing w:val="2"/>
                <w:szCs w:val="24"/>
                <w:lang w:val="en-GB"/>
              </w:rPr>
              <w:t>e</w:t>
            </w:r>
            <w:r w:rsidRPr="000136C4">
              <w:rPr>
                <w:szCs w:val="24"/>
                <w:lang w:val="en-GB"/>
              </w:rPr>
              <w:t>d</w:t>
            </w:r>
            <w:r w:rsidRPr="000136C4">
              <w:rPr>
                <w:spacing w:val="-6"/>
                <w:szCs w:val="24"/>
                <w:lang w:val="en-GB"/>
              </w:rPr>
              <w:t xml:space="preserve"> p</w:t>
            </w:r>
            <w:r w:rsidRPr="000136C4">
              <w:rPr>
                <w:spacing w:val="1"/>
                <w:szCs w:val="24"/>
                <w:lang w:val="en-GB"/>
              </w:rPr>
              <w:t>r</w:t>
            </w:r>
            <w:r w:rsidRPr="000136C4">
              <w:rPr>
                <w:szCs w:val="24"/>
                <w:lang w:val="en-GB"/>
              </w:rPr>
              <w:t>o</w:t>
            </w:r>
            <w:r w:rsidRPr="000136C4">
              <w:rPr>
                <w:spacing w:val="1"/>
                <w:szCs w:val="24"/>
                <w:lang w:val="en-GB"/>
              </w:rPr>
              <w:t>c</w:t>
            </w:r>
            <w:r w:rsidRPr="000136C4">
              <w:rPr>
                <w:spacing w:val="2"/>
                <w:szCs w:val="24"/>
                <w:lang w:val="en-GB"/>
              </w:rPr>
              <w:t>e</w:t>
            </w:r>
            <w:r w:rsidRPr="000136C4">
              <w:rPr>
                <w:szCs w:val="24"/>
                <w:lang w:val="en-GB"/>
              </w:rPr>
              <w:t>d</w:t>
            </w:r>
            <w:r w:rsidRPr="000136C4">
              <w:rPr>
                <w:spacing w:val="-1"/>
                <w:szCs w:val="24"/>
                <w:lang w:val="en-GB"/>
              </w:rPr>
              <w:t>u</w:t>
            </w:r>
            <w:r w:rsidRPr="000136C4">
              <w:rPr>
                <w:spacing w:val="1"/>
                <w:szCs w:val="24"/>
                <w:lang w:val="en-GB"/>
              </w:rPr>
              <w:t>r</w:t>
            </w:r>
            <w:r w:rsidRPr="000136C4">
              <w:rPr>
                <w:szCs w:val="24"/>
                <w:lang w:val="en-GB"/>
              </w:rPr>
              <w:t>es”)</w:t>
            </w:r>
            <w:r w:rsidRPr="000136C4">
              <w:rPr>
                <w:spacing w:val="-8"/>
                <w:szCs w:val="24"/>
                <w:lang w:val="en-GB"/>
              </w:rPr>
              <w:t xml:space="preserve"> </w:t>
            </w:r>
            <w:r w:rsidRPr="000136C4">
              <w:rPr>
                <w:spacing w:val="-1"/>
                <w:szCs w:val="24"/>
                <w:lang w:val="en-GB"/>
              </w:rPr>
              <w:t>in the s</w:t>
            </w:r>
            <w:r w:rsidRPr="000136C4">
              <w:rPr>
                <w:spacing w:val="1"/>
                <w:szCs w:val="24"/>
                <w:lang w:val="en-GB"/>
              </w:rPr>
              <w:t>c</w:t>
            </w:r>
            <w:r w:rsidRPr="000136C4">
              <w:rPr>
                <w:szCs w:val="24"/>
                <w:lang w:val="en-GB"/>
              </w:rPr>
              <w:t>h</w:t>
            </w:r>
            <w:r w:rsidRPr="000136C4">
              <w:rPr>
                <w:spacing w:val="-3"/>
                <w:szCs w:val="24"/>
                <w:lang w:val="en-GB"/>
              </w:rPr>
              <w:t>e</w:t>
            </w:r>
            <w:r w:rsidRPr="000136C4">
              <w:rPr>
                <w:spacing w:val="4"/>
                <w:szCs w:val="24"/>
                <w:lang w:val="en-GB"/>
              </w:rPr>
              <w:t>m</w:t>
            </w:r>
            <w:r w:rsidRPr="000136C4">
              <w:rPr>
                <w:szCs w:val="24"/>
                <w:lang w:val="en-GB"/>
              </w:rPr>
              <w:t>a</w:t>
            </w:r>
          </w:p>
        </w:tc>
        <w:tc>
          <w:tcPr>
            <w:tcW w:w="709" w:type="dxa"/>
            <w:shd w:val="clear" w:color="auto" w:fill="auto"/>
          </w:tcPr>
          <w:p w14:paraId="24CE65A9" w14:textId="77777777" w:rsidR="00DE1C2A" w:rsidRPr="000136C4" w:rsidRDefault="00E8597B" w:rsidP="00DE1C2A">
            <w:pPr>
              <w:pStyle w:val="TabelleGross"/>
              <w:rPr>
                <w:lang w:val="en-GB"/>
              </w:rPr>
            </w:pPr>
            <w:r w:rsidRPr="000136C4">
              <w:rPr>
                <w:lang w:val="en-GB"/>
              </w:rPr>
              <w:t>O</w:t>
            </w:r>
          </w:p>
        </w:tc>
      </w:tr>
    </w:tbl>
    <w:p w14:paraId="405B0258" w14:textId="77777777" w:rsidR="00DE1C2A" w:rsidRDefault="00DE1C2A" w:rsidP="005524D2">
      <w:pPr>
        <w:rPr>
          <w:rFonts w:cs="Arial"/>
          <w:lang w:val="en-GB"/>
        </w:rPr>
      </w:pPr>
    </w:p>
    <w:p w14:paraId="7E75CDEB" w14:textId="77777777" w:rsidR="003D5ADE" w:rsidRDefault="003D5ADE" w:rsidP="003D5ADE">
      <w:pPr>
        <w:pStyle w:val="berschrift2"/>
        <w:rPr>
          <w:lang w:val="en-GB"/>
        </w:rPr>
      </w:pPr>
      <w:bookmarkStart w:id="65" w:name="_Toc423960723"/>
      <w:r>
        <w:rPr>
          <w:lang w:val="en-GB"/>
        </w:rPr>
        <w:t>Type level metadata</w:t>
      </w:r>
      <w:bookmarkEnd w:id="65"/>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7425"/>
        <w:gridCol w:w="709"/>
      </w:tblGrid>
      <w:tr w:rsidR="003D5ADE" w:rsidRPr="000136C4" w14:paraId="76B97065" w14:textId="77777777" w:rsidTr="003D5ADE">
        <w:trPr>
          <w:cantSplit/>
          <w:tblHeader/>
        </w:trPr>
        <w:tc>
          <w:tcPr>
            <w:tcW w:w="1080" w:type="dxa"/>
            <w:shd w:val="clear" w:color="auto" w:fill="99CCFF"/>
          </w:tcPr>
          <w:p w14:paraId="0869BC6A" w14:textId="77777777" w:rsidR="003D5ADE" w:rsidRPr="000136C4" w:rsidRDefault="003D5ADE" w:rsidP="003D5ADE">
            <w:pPr>
              <w:pStyle w:val="TabelleGross"/>
              <w:rPr>
                <w:b/>
                <w:lang w:val="en-GB"/>
              </w:rPr>
            </w:pPr>
            <w:r w:rsidRPr="000136C4">
              <w:rPr>
                <w:b/>
                <w:lang w:val="en-GB"/>
              </w:rPr>
              <w:t>ID</w:t>
            </w:r>
          </w:p>
        </w:tc>
        <w:tc>
          <w:tcPr>
            <w:tcW w:w="7425" w:type="dxa"/>
            <w:shd w:val="clear" w:color="auto" w:fill="99CCFF"/>
          </w:tcPr>
          <w:p w14:paraId="5B6DF4B7" w14:textId="77777777" w:rsidR="003D5ADE" w:rsidRPr="000136C4" w:rsidRDefault="003D5ADE" w:rsidP="003D5ADE">
            <w:pPr>
              <w:pStyle w:val="TabelleGross"/>
              <w:rPr>
                <w:b/>
                <w:lang w:val="en-GB"/>
              </w:rPr>
            </w:pPr>
            <w:r w:rsidRPr="000136C4">
              <w:rPr>
                <w:b/>
                <w:lang w:val="en-GB"/>
              </w:rPr>
              <w:t>Description of requirement</w:t>
            </w:r>
          </w:p>
        </w:tc>
        <w:tc>
          <w:tcPr>
            <w:tcW w:w="709" w:type="dxa"/>
            <w:shd w:val="clear" w:color="auto" w:fill="99CCFF"/>
          </w:tcPr>
          <w:p w14:paraId="2451F1E4" w14:textId="77777777" w:rsidR="003D5ADE" w:rsidRPr="000136C4" w:rsidRDefault="003D5ADE" w:rsidP="003D5ADE">
            <w:pPr>
              <w:pStyle w:val="TabelleGross"/>
              <w:rPr>
                <w:b/>
                <w:lang w:val="en-GB"/>
              </w:rPr>
            </w:pPr>
            <w:r w:rsidRPr="000136C4">
              <w:rPr>
                <w:b/>
                <w:lang w:val="en-GB"/>
              </w:rPr>
              <w:t>M/O</w:t>
            </w:r>
          </w:p>
        </w:tc>
      </w:tr>
      <w:tr w:rsidR="003D5ADE" w:rsidRPr="000136C4" w14:paraId="27E75441" w14:textId="77777777" w:rsidTr="003D5ADE">
        <w:trPr>
          <w:cantSplit/>
        </w:trPr>
        <w:tc>
          <w:tcPr>
            <w:tcW w:w="1080" w:type="dxa"/>
            <w:shd w:val="clear" w:color="auto" w:fill="auto"/>
          </w:tcPr>
          <w:p w14:paraId="4319D837" w14:textId="77777777" w:rsidR="003D5ADE" w:rsidRPr="000136C4" w:rsidRDefault="003D5ADE" w:rsidP="003D5ADE">
            <w:pPr>
              <w:pStyle w:val="TabelleGross"/>
              <w:rPr>
                <w:sz w:val="16"/>
                <w:szCs w:val="16"/>
                <w:lang w:val="en-GB"/>
              </w:rPr>
            </w:pPr>
            <w:r w:rsidRPr="000136C4">
              <w:rPr>
                <w:lang w:val="en-GB"/>
              </w:rPr>
              <w:t>M_5.</w:t>
            </w:r>
            <w:r>
              <w:rPr>
                <w:lang w:val="en-GB"/>
              </w:rPr>
              <w:t>3</w:t>
            </w:r>
            <w:r w:rsidRPr="000136C4">
              <w:rPr>
                <w:lang w:val="en-GB"/>
              </w:rPr>
              <w:t>-1</w:t>
            </w:r>
          </w:p>
        </w:tc>
        <w:tc>
          <w:tcPr>
            <w:tcW w:w="7425" w:type="dxa"/>
            <w:shd w:val="clear" w:color="auto" w:fill="auto"/>
          </w:tcPr>
          <w:p w14:paraId="518883D5" w14:textId="77777777" w:rsidR="003D5ADE" w:rsidRPr="000136C4" w:rsidRDefault="003D5ADE" w:rsidP="003D5ADE">
            <w:pPr>
              <w:pStyle w:val="TabelleGross"/>
              <w:rPr>
                <w:lang w:val="en-GB"/>
              </w:rPr>
            </w:pPr>
            <w:r w:rsidRPr="000136C4">
              <w:rPr>
                <w:szCs w:val="24"/>
                <w:lang w:val="en-GB"/>
              </w:rPr>
              <w:t xml:space="preserve">The </w:t>
            </w:r>
            <w:r>
              <w:rPr>
                <w:szCs w:val="24"/>
                <w:lang w:val="en-GB"/>
              </w:rPr>
              <w:t>type</w:t>
            </w:r>
            <w:r w:rsidRPr="000136C4">
              <w:rPr>
                <w:szCs w:val="24"/>
                <w:lang w:val="en-GB"/>
              </w:rPr>
              <w:t xml:space="preserve"> metadata of a schema can be archived in the</w:t>
            </w:r>
            <w:r w:rsidRPr="000136C4">
              <w:rPr>
                <w:spacing w:val="-2"/>
                <w:szCs w:val="24"/>
                <w:lang w:val="en-GB"/>
              </w:rPr>
              <w:t xml:space="preserve"> </w:t>
            </w:r>
            <w:r w:rsidRPr="000136C4">
              <w:rPr>
                <w:rFonts w:ascii="Courier New" w:hAnsi="Courier New"/>
                <w:szCs w:val="24"/>
                <w:lang w:val="en-GB"/>
              </w:rPr>
              <w:t>metadata.xml</w:t>
            </w:r>
            <w:r w:rsidRPr="000136C4">
              <w:rPr>
                <w:spacing w:val="-64"/>
                <w:szCs w:val="24"/>
                <w:lang w:val="en-GB"/>
              </w:rPr>
              <w:t xml:space="preserve"> </w:t>
            </w:r>
            <w:r w:rsidRPr="000136C4">
              <w:rPr>
                <w:szCs w:val="24"/>
                <w:lang w:val="en-GB"/>
              </w:rPr>
              <w:t>file</w:t>
            </w:r>
          </w:p>
        </w:tc>
        <w:tc>
          <w:tcPr>
            <w:tcW w:w="709" w:type="dxa"/>
            <w:shd w:val="clear" w:color="auto" w:fill="auto"/>
          </w:tcPr>
          <w:p w14:paraId="7D3651A6" w14:textId="77777777" w:rsidR="003D5ADE" w:rsidRPr="000136C4" w:rsidRDefault="003D5ADE" w:rsidP="003D5ADE">
            <w:pPr>
              <w:pStyle w:val="TabelleGross"/>
              <w:rPr>
                <w:lang w:val="en-GB"/>
              </w:rPr>
            </w:pPr>
            <w:r w:rsidRPr="000136C4">
              <w:rPr>
                <w:lang w:val="en-GB"/>
              </w:rPr>
              <w:t>O</w:t>
            </w:r>
          </w:p>
        </w:tc>
      </w:tr>
    </w:tbl>
    <w:p w14:paraId="7097FA55" w14:textId="77777777" w:rsidR="003D5ADE" w:rsidRDefault="003D5ADE" w:rsidP="003D5ADE">
      <w:pPr>
        <w:rPr>
          <w:rFonts w:cs="Arial"/>
          <w:lang w:val="en-GB"/>
        </w:rPr>
      </w:pPr>
    </w:p>
    <w:p w14:paraId="116B7BFA" w14:textId="77777777" w:rsidR="003D5ADE" w:rsidRPr="000136C4" w:rsidRDefault="003D5ADE" w:rsidP="003D5ADE">
      <w:pPr>
        <w:rPr>
          <w:rFonts w:cs="Arial"/>
          <w:lang w:val="en-GB"/>
        </w:rPr>
      </w:pPr>
      <w:r w:rsidRPr="000136C4">
        <w:rPr>
          <w:spacing w:val="-1"/>
          <w:szCs w:val="24"/>
          <w:lang w:val="en-GB"/>
        </w:rPr>
        <w:t xml:space="preserve">The following </w:t>
      </w:r>
      <w:r>
        <w:rPr>
          <w:spacing w:val="-1"/>
          <w:szCs w:val="24"/>
          <w:lang w:val="en-GB"/>
        </w:rPr>
        <w:t>type</w:t>
      </w:r>
      <w:r w:rsidRPr="000136C4">
        <w:rPr>
          <w:spacing w:val="-1"/>
          <w:szCs w:val="24"/>
          <w:lang w:val="en-GB"/>
        </w:rPr>
        <w:t xml:space="preserve"> metadata are stored in the</w:t>
      </w:r>
      <w:r w:rsidRPr="000136C4">
        <w:rPr>
          <w:spacing w:val="1"/>
          <w:szCs w:val="24"/>
          <w:lang w:val="en-GB"/>
        </w:rPr>
        <w:t xml:space="preserve"> </w:t>
      </w:r>
      <w:r w:rsidRPr="000136C4">
        <w:rPr>
          <w:rFonts w:ascii="Courier New" w:hAnsi="Courier New"/>
          <w:szCs w:val="24"/>
          <w:lang w:val="en-GB"/>
        </w:rPr>
        <w:t>metadat</w:t>
      </w:r>
      <w:r w:rsidRPr="000136C4">
        <w:rPr>
          <w:rFonts w:ascii="Courier New" w:hAnsi="Courier New"/>
          <w:spacing w:val="-3"/>
          <w:szCs w:val="24"/>
          <w:lang w:val="en-GB"/>
        </w:rPr>
        <w:t>a</w:t>
      </w:r>
      <w:r w:rsidRPr="000136C4">
        <w:rPr>
          <w:rFonts w:ascii="Courier New" w:hAnsi="Courier New"/>
          <w:szCs w:val="24"/>
          <w:lang w:val="en-GB"/>
        </w:rPr>
        <w:t>.xml</w:t>
      </w:r>
      <w:r w:rsidRPr="000136C4">
        <w:rPr>
          <w:spacing w:val="-70"/>
          <w:szCs w:val="24"/>
          <w:lang w:val="en-GB"/>
        </w:rPr>
        <w:t xml:space="preserve"> </w:t>
      </w:r>
      <w:r>
        <w:rPr>
          <w:szCs w:val="24"/>
          <w:lang w:val="en-GB"/>
        </w:rPr>
        <w:t>file if an advanced or structured data type</w:t>
      </w:r>
      <w:r w:rsidRPr="000136C4">
        <w:rPr>
          <w:szCs w:val="24"/>
          <w:lang w:val="en-GB"/>
        </w:rPr>
        <w:t xml:space="preserve"> is archived</w:t>
      </w:r>
      <w:r w:rsidRPr="000136C4">
        <w:rPr>
          <w:rFonts w:cs="Arial"/>
          <w:lang w:val="en-GB"/>
        </w:rPr>
        <w:t>:</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843"/>
        <w:gridCol w:w="6662"/>
        <w:gridCol w:w="709"/>
      </w:tblGrid>
      <w:tr w:rsidR="003D5ADE" w:rsidRPr="000136C4" w14:paraId="6A9F0ABF" w14:textId="77777777" w:rsidTr="003D5ADE">
        <w:trPr>
          <w:cantSplit/>
          <w:tblHeader/>
        </w:trPr>
        <w:tc>
          <w:tcPr>
            <w:tcW w:w="1843" w:type="dxa"/>
            <w:shd w:val="clear" w:color="auto" w:fill="99CCFF"/>
          </w:tcPr>
          <w:p w14:paraId="637FEB47" w14:textId="77777777" w:rsidR="003D5ADE" w:rsidRPr="000136C4" w:rsidRDefault="003D5ADE" w:rsidP="003D5ADE">
            <w:pPr>
              <w:pStyle w:val="TabelleGross"/>
              <w:rPr>
                <w:b/>
                <w:lang w:val="en-GB"/>
              </w:rPr>
            </w:pPr>
            <w:r w:rsidRPr="000136C4">
              <w:rPr>
                <w:b/>
                <w:lang w:val="en-GB"/>
              </w:rPr>
              <w:t>Identifier</w:t>
            </w:r>
          </w:p>
        </w:tc>
        <w:tc>
          <w:tcPr>
            <w:tcW w:w="6662" w:type="dxa"/>
            <w:shd w:val="clear" w:color="auto" w:fill="99CCFF"/>
          </w:tcPr>
          <w:p w14:paraId="3D71EB3E" w14:textId="77777777" w:rsidR="003D5ADE" w:rsidRPr="000136C4" w:rsidRDefault="003D5ADE" w:rsidP="003D5ADE">
            <w:pPr>
              <w:pStyle w:val="TabelleGross"/>
              <w:rPr>
                <w:b/>
                <w:lang w:val="en-GB"/>
              </w:rPr>
            </w:pPr>
            <w:r w:rsidRPr="000136C4">
              <w:rPr>
                <w:b/>
                <w:lang w:val="en-GB"/>
              </w:rPr>
              <w:t>Meaning</w:t>
            </w:r>
          </w:p>
        </w:tc>
        <w:tc>
          <w:tcPr>
            <w:tcW w:w="709" w:type="dxa"/>
            <w:shd w:val="clear" w:color="auto" w:fill="99CCFF"/>
          </w:tcPr>
          <w:p w14:paraId="565A8B4E" w14:textId="77777777" w:rsidR="003D5ADE" w:rsidRPr="000136C4" w:rsidRDefault="003D5ADE" w:rsidP="003D5ADE">
            <w:pPr>
              <w:pStyle w:val="TabelleGross"/>
              <w:rPr>
                <w:b/>
                <w:lang w:val="en-GB"/>
              </w:rPr>
            </w:pPr>
            <w:r w:rsidRPr="000136C4">
              <w:rPr>
                <w:b/>
                <w:lang w:val="en-GB"/>
              </w:rPr>
              <w:t>M/O</w:t>
            </w:r>
          </w:p>
        </w:tc>
      </w:tr>
      <w:tr w:rsidR="003D5ADE" w:rsidRPr="000136C4" w14:paraId="283351EE" w14:textId="77777777" w:rsidTr="003D5ADE">
        <w:trPr>
          <w:cantSplit/>
        </w:trPr>
        <w:tc>
          <w:tcPr>
            <w:tcW w:w="1843" w:type="dxa"/>
            <w:shd w:val="clear" w:color="auto" w:fill="auto"/>
          </w:tcPr>
          <w:p w14:paraId="726C324D" w14:textId="77777777" w:rsidR="003D5ADE" w:rsidRPr="000136C4" w:rsidRDefault="003D5ADE" w:rsidP="003D5ADE">
            <w:pPr>
              <w:pStyle w:val="TabelleGross"/>
              <w:rPr>
                <w:lang w:val="en-GB"/>
              </w:rPr>
            </w:pPr>
            <w:r>
              <w:rPr>
                <w:lang w:val="en-GB"/>
              </w:rPr>
              <w:t>n</w:t>
            </w:r>
            <w:r w:rsidRPr="000136C4">
              <w:rPr>
                <w:lang w:val="en-GB"/>
              </w:rPr>
              <w:t>ame</w:t>
            </w:r>
          </w:p>
        </w:tc>
        <w:tc>
          <w:tcPr>
            <w:tcW w:w="6662" w:type="dxa"/>
            <w:shd w:val="clear" w:color="auto" w:fill="auto"/>
          </w:tcPr>
          <w:p w14:paraId="3BD2A9E9" w14:textId="77777777" w:rsidR="003D5ADE" w:rsidRPr="000136C4" w:rsidRDefault="003D5ADE" w:rsidP="003D5ADE">
            <w:pPr>
              <w:pStyle w:val="TabelleGross"/>
              <w:rPr>
                <w:lang w:val="en-GB"/>
              </w:rPr>
            </w:pPr>
            <w:r>
              <w:rPr>
                <w:szCs w:val="24"/>
                <w:lang w:val="en-GB"/>
              </w:rPr>
              <w:t>Type</w:t>
            </w:r>
            <w:r w:rsidRPr="000136C4">
              <w:rPr>
                <w:spacing w:val="1"/>
                <w:szCs w:val="24"/>
                <w:lang w:val="en-GB"/>
              </w:rPr>
              <w:t xml:space="preserve"> </w:t>
            </w:r>
            <w:r w:rsidRPr="000136C4">
              <w:rPr>
                <w:szCs w:val="24"/>
                <w:lang w:val="en-GB"/>
              </w:rPr>
              <w:t>n</w:t>
            </w:r>
            <w:r w:rsidRPr="000136C4">
              <w:rPr>
                <w:spacing w:val="-1"/>
                <w:szCs w:val="24"/>
                <w:lang w:val="en-GB"/>
              </w:rPr>
              <w:t>a</w:t>
            </w:r>
            <w:r w:rsidRPr="000136C4">
              <w:rPr>
                <w:spacing w:val="4"/>
                <w:szCs w:val="24"/>
                <w:lang w:val="en-GB"/>
              </w:rPr>
              <w:t>m</w:t>
            </w:r>
            <w:r w:rsidRPr="000136C4">
              <w:rPr>
                <w:szCs w:val="24"/>
                <w:lang w:val="en-GB"/>
              </w:rPr>
              <w:t>e</w:t>
            </w:r>
            <w:r w:rsidRPr="000136C4">
              <w:rPr>
                <w:spacing w:val="-12"/>
                <w:szCs w:val="24"/>
                <w:lang w:val="en-GB"/>
              </w:rPr>
              <w:t xml:space="preserve"> </w:t>
            </w:r>
            <w:r w:rsidRPr="000136C4">
              <w:rPr>
                <w:spacing w:val="-2"/>
                <w:szCs w:val="24"/>
                <w:lang w:val="en-GB"/>
              </w:rPr>
              <w:t>in the s</w:t>
            </w:r>
            <w:r w:rsidRPr="000136C4">
              <w:rPr>
                <w:spacing w:val="1"/>
                <w:szCs w:val="24"/>
                <w:lang w:val="en-GB"/>
              </w:rPr>
              <w:t>c</w:t>
            </w:r>
            <w:r w:rsidRPr="000136C4">
              <w:rPr>
                <w:szCs w:val="24"/>
                <w:lang w:val="en-GB"/>
              </w:rPr>
              <w:t>h</w:t>
            </w:r>
            <w:r w:rsidRPr="000136C4">
              <w:rPr>
                <w:spacing w:val="-3"/>
                <w:szCs w:val="24"/>
                <w:lang w:val="en-GB"/>
              </w:rPr>
              <w:t>e</w:t>
            </w:r>
            <w:r w:rsidRPr="000136C4">
              <w:rPr>
                <w:spacing w:val="4"/>
                <w:szCs w:val="24"/>
                <w:lang w:val="en-GB"/>
              </w:rPr>
              <w:t>m</w:t>
            </w:r>
            <w:r w:rsidRPr="000136C4">
              <w:rPr>
                <w:szCs w:val="24"/>
                <w:lang w:val="en-GB"/>
              </w:rPr>
              <w:t>a</w:t>
            </w:r>
          </w:p>
        </w:tc>
        <w:tc>
          <w:tcPr>
            <w:tcW w:w="709" w:type="dxa"/>
            <w:shd w:val="clear" w:color="auto" w:fill="auto"/>
          </w:tcPr>
          <w:p w14:paraId="1BCD25E4" w14:textId="77777777" w:rsidR="003D5ADE" w:rsidRPr="000136C4" w:rsidRDefault="003D5ADE" w:rsidP="003D5ADE">
            <w:pPr>
              <w:pStyle w:val="TabelleGross"/>
              <w:rPr>
                <w:lang w:val="en-GB"/>
              </w:rPr>
            </w:pPr>
            <w:r w:rsidRPr="000136C4">
              <w:rPr>
                <w:lang w:val="en-GB"/>
              </w:rPr>
              <w:t>M</w:t>
            </w:r>
          </w:p>
        </w:tc>
      </w:tr>
      <w:tr w:rsidR="003D5ADE" w:rsidRPr="003D5ADE" w14:paraId="5FDDE14A" w14:textId="77777777" w:rsidTr="003D5ADE">
        <w:trPr>
          <w:cantSplit/>
        </w:trPr>
        <w:tc>
          <w:tcPr>
            <w:tcW w:w="1843" w:type="dxa"/>
            <w:shd w:val="clear" w:color="auto" w:fill="auto"/>
          </w:tcPr>
          <w:p w14:paraId="53DAD07B" w14:textId="77777777" w:rsidR="003D5ADE" w:rsidRDefault="003D5ADE" w:rsidP="003D5ADE">
            <w:pPr>
              <w:pStyle w:val="TabelleGross"/>
              <w:rPr>
                <w:lang w:val="en-GB"/>
              </w:rPr>
            </w:pPr>
            <w:r>
              <w:rPr>
                <w:lang w:val="en-GB"/>
              </w:rPr>
              <w:t>category</w:t>
            </w:r>
          </w:p>
        </w:tc>
        <w:tc>
          <w:tcPr>
            <w:tcW w:w="6662" w:type="dxa"/>
            <w:shd w:val="clear" w:color="auto" w:fill="auto"/>
          </w:tcPr>
          <w:p w14:paraId="0C7CE14B" w14:textId="77777777" w:rsidR="003D5ADE" w:rsidRDefault="003D5ADE" w:rsidP="003D5ADE">
            <w:pPr>
              <w:pStyle w:val="TabelleGross"/>
              <w:rPr>
                <w:szCs w:val="24"/>
                <w:lang w:val="en-GB"/>
              </w:rPr>
            </w:pPr>
            <w:r>
              <w:rPr>
                <w:szCs w:val="24"/>
                <w:lang w:val="en-GB"/>
              </w:rPr>
              <w:t>Category of advanced or structured type (“distinct”, “row”, “array” or “udt”).</w:t>
            </w:r>
          </w:p>
        </w:tc>
        <w:tc>
          <w:tcPr>
            <w:tcW w:w="709" w:type="dxa"/>
            <w:shd w:val="clear" w:color="auto" w:fill="auto"/>
          </w:tcPr>
          <w:p w14:paraId="2DDBAF39" w14:textId="77777777" w:rsidR="003D5ADE" w:rsidRDefault="00762E2C" w:rsidP="003D5ADE">
            <w:pPr>
              <w:pStyle w:val="TabelleGross"/>
              <w:rPr>
                <w:lang w:val="en-GB"/>
              </w:rPr>
            </w:pPr>
            <w:r>
              <w:rPr>
                <w:lang w:val="en-GB"/>
              </w:rPr>
              <w:t>M</w:t>
            </w:r>
          </w:p>
        </w:tc>
      </w:tr>
      <w:tr w:rsidR="003D5ADE" w:rsidRPr="001E48E2" w14:paraId="5A0ADF7A" w14:textId="77777777" w:rsidTr="003D5ADE">
        <w:trPr>
          <w:cantSplit/>
        </w:trPr>
        <w:tc>
          <w:tcPr>
            <w:tcW w:w="1843" w:type="dxa"/>
            <w:shd w:val="clear" w:color="auto" w:fill="auto"/>
          </w:tcPr>
          <w:p w14:paraId="5E18CDF1" w14:textId="77777777" w:rsidR="003D5ADE" w:rsidRPr="000136C4" w:rsidRDefault="003D5ADE" w:rsidP="003D5ADE">
            <w:pPr>
              <w:pStyle w:val="TabelleGross"/>
              <w:rPr>
                <w:lang w:val="en-GB"/>
              </w:rPr>
            </w:pPr>
            <w:r>
              <w:rPr>
                <w:lang w:val="en-GB"/>
              </w:rPr>
              <w:t>underSchema</w:t>
            </w:r>
          </w:p>
        </w:tc>
        <w:tc>
          <w:tcPr>
            <w:tcW w:w="6662" w:type="dxa"/>
            <w:shd w:val="clear" w:color="auto" w:fill="auto"/>
          </w:tcPr>
          <w:p w14:paraId="78A16C44" w14:textId="77777777" w:rsidR="003D5ADE" w:rsidRPr="000136C4" w:rsidRDefault="003D5ADE" w:rsidP="003D5ADE">
            <w:pPr>
              <w:pStyle w:val="TabelleGross"/>
              <w:rPr>
                <w:szCs w:val="24"/>
                <w:lang w:val="en-GB"/>
              </w:rPr>
            </w:pPr>
            <w:r>
              <w:rPr>
                <w:szCs w:val="24"/>
                <w:lang w:val="en-GB"/>
              </w:rPr>
              <w:t>If the type is based on a super type, schema name of super type</w:t>
            </w:r>
          </w:p>
        </w:tc>
        <w:tc>
          <w:tcPr>
            <w:tcW w:w="709" w:type="dxa"/>
            <w:shd w:val="clear" w:color="auto" w:fill="auto"/>
          </w:tcPr>
          <w:p w14:paraId="63C3651C" w14:textId="77777777" w:rsidR="003D5ADE" w:rsidRPr="000136C4" w:rsidRDefault="003D5ADE" w:rsidP="003D5ADE">
            <w:pPr>
              <w:pStyle w:val="TabelleGross"/>
              <w:rPr>
                <w:lang w:val="en-GB"/>
              </w:rPr>
            </w:pPr>
            <w:r>
              <w:rPr>
                <w:lang w:val="en-GB"/>
              </w:rPr>
              <w:t>O</w:t>
            </w:r>
          </w:p>
        </w:tc>
      </w:tr>
      <w:tr w:rsidR="003D5ADE" w:rsidRPr="001E48E2" w14:paraId="480AB0C1" w14:textId="77777777" w:rsidTr="003D5ADE">
        <w:trPr>
          <w:cantSplit/>
        </w:trPr>
        <w:tc>
          <w:tcPr>
            <w:tcW w:w="1843" w:type="dxa"/>
            <w:shd w:val="clear" w:color="auto" w:fill="auto"/>
          </w:tcPr>
          <w:p w14:paraId="6E2C3245" w14:textId="77777777" w:rsidR="003D5ADE" w:rsidRPr="000136C4" w:rsidRDefault="003D5ADE" w:rsidP="003D5ADE">
            <w:pPr>
              <w:pStyle w:val="TabelleGross"/>
              <w:rPr>
                <w:lang w:val="en-GB"/>
              </w:rPr>
            </w:pPr>
            <w:r>
              <w:rPr>
                <w:lang w:val="en-GB"/>
              </w:rPr>
              <w:t>underName</w:t>
            </w:r>
          </w:p>
        </w:tc>
        <w:tc>
          <w:tcPr>
            <w:tcW w:w="6662" w:type="dxa"/>
            <w:shd w:val="clear" w:color="auto" w:fill="auto"/>
          </w:tcPr>
          <w:p w14:paraId="309170F0" w14:textId="77777777" w:rsidR="003D5ADE" w:rsidRPr="000136C4" w:rsidRDefault="003D5ADE" w:rsidP="003D5ADE">
            <w:pPr>
              <w:pStyle w:val="TabelleGross"/>
              <w:rPr>
                <w:szCs w:val="24"/>
                <w:lang w:val="en-GB"/>
              </w:rPr>
            </w:pPr>
            <w:r>
              <w:rPr>
                <w:szCs w:val="24"/>
                <w:lang w:val="en-GB"/>
              </w:rPr>
              <w:t>If the type is based on a super type, name of super type</w:t>
            </w:r>
          </w:p>
        </w:tc>
        <w:tc>
          <w:tcPr>
            <w:tcW w:w="709" w:type="dxa"/>
            <w:shd w:val="clear" w:color="auto" w:fill="auto"/>
          </w:tcPr>
          <w:p w14:paraId="56A66201" w14:textId="77777777" w:rsidR="003D5ADE" w:rsidRPr="000136C4" w:rsidRDefault="003D5ADE" w:rsidP="003D5ADE">
            <w:pPr>
              <w:pStyle w:val="TabelleGross"/>
              <w:rPr>
                <w:lang w:val="en-GB"/>
              </w:rPr>
            </w:pPr>
            <w:r>
              <w:rPr>
                <w:lang w:val="en-GB"/>
              </w:rPr>
              <w:t>O</w:t>
            </w:r>
          </w:p>
        </w:tc>
      </w:tr>
      <w:tr w:rsidR="003D5ADE" w:rsidRPr="001E48E2" w14:paraId="40A4594B" w14:textId="77777777" w:rsidTr="003D5ADE">
        <w:trPr>
          <w:cantSplit/>
        </w:trPr>
        <w:tc>
          <w:tcPr>
            <w:tcW w:w="1843" w:type="dxa"/>
            <w:shd w:val="clear" w:color="auto" w:fill="auto"/>
          </w:tcPr>
          <w:p w14:paraId="5D2BC7A2" w14:textId="77777777" w:rsidR="003D5ADE" w:rsidRPr="000136C4" w:rsidRDefault="003D5ADE" w:rsidP="003D5ADE">
            <w:pPr>
              <w:pStyle w:val="TabelleGross"/>
              <w:rPr>
                <w:lang w:val="en-GB"/>
              </w:rPr>
            </w:pPr>
            <w:r>
              <w:rPr>
                <w:lang w:val="en-GB"/>
              </w:rPr>
              <w:t>instantiable</w:t>
            </w:r>
          </w:p>
        </w:tc>
        <w:tc>
          <w:tcPr>
            <w:tcW w:w="6662" w:type="dxa"/>
            <w:shd w:val="clear" w:color="auto" w:fill="auto"/>
          </w:tcPr>
          <w:p w14:paraId="739684CA" w14:textId="77777777" w:rsidR="003D5ADE" w:rsidRPr="000136C4" w:rsidRDefault="003D5ADE" w:rsidP="003D5ADE">
            <w:pPr>
              <w:pStyle w:val="TabelleGross"/>
              <w:rPr>
                <w:szCs w:val="24"/>
                <w:lang w:val="en-GB"/>
              </w:rPr>
            </w:pPr>
            <w:r>
              <w:rPr>
                <w:szCs w:val="24"/>
                <w:lang w:val="en-GB"/>
              </w:rPr>
              <w:t>True, if type can be instantiated, false otherwise</w:t>
            </w:r>
          </w:p>
        </w:tc>
        <w:tc>
          <w:tcPr>
            <w:tcW w:w="709" w:type="dxa"/>
            <w:shd w:val="clear" w:color="auto" w:fill="auto"/>
          </w:tcPr>
          <w:p w14:paraId="70712BA5" w14:textId="77777777" w:rsidR="003D5ADE" w:rsidRPr="000136C4" w:rsidRDefault="003D5ADE" w:rsidP="003D5ADE">
            <w:pPr>
              <w:pStyle w:val="TabelleGross"/>
              <w:rPr>
                <w:lang w:val="en-GB"/>
              </w:rPr>
            </w:pPr>
            <w:r>
              <w:rPr>
                <w:lang w:val="en-GB"/>
              </w:rPr>
              <w:t>M</w:t>
            </w:r>
          </w:p>
        </w:tc>
      </w:tr>
      <w:tr w:rsidR="003D5ADE" w:rsidRPr="001E48E2" w14:paraId="460CF7D8" w14:textId="77777777" w:rsidTr="003D5ADE">
        <w:trPr>
          <w:cantSplit/>
        </w:trPr>
        <w:tc>
          <w:tcPr>
            <w:tcW w:w="1843" w:type="dxa"/>
            <w:shd w:val="clear" w:color="auto" w:fill="auto"/>
          </w:tcPr>
          <w:p w14:paraId="7C0271ED" w14:textId="77777777" w:rsidR="003D5ADE" w:rsidRPr="000136C4" w:rsidRDefault="003D5ADE" w:rsidP="003D5ADE">
            <w:pPr>
              <w:pStyle w:val="TabelleGross"/>
              <w:rPr>
                <w:lang w:val="en-GB"/>
              </w:rPr>
            </w:pPr>
            <w:r>
              <w:rPr>
                <w:lang w:val="en-GB"/>
              </w:rPr>
              <w:t>final</w:t>
            </w:r>
          </w:p>
        </w:tc>
        <w:tc>
          <w:tcPr>
            <w:tcW w:w="6662" w:type="dxa"/>
            <w:shd w:val="clear" w:color="auto" w:fill="auto"/>
          </w:tcPr>
          <w:p w14:paraId="04D98F95" w14:textId="77777777" w:rsidR="003D5ADE" w:rsidRPr="000136C4" w:rsidRDefault="003D5ADE" w:rsidP="003D5ADE">
            <w:pPr>
              <w:pStyle w:val="TabelleGross"/>
              <w:rPr>
                <w:szCs w:val="24"/>
                <w:lang w:val="en-GB"/>
              </w:rPr>
            </w:pPr>
            <w:r>
              <w:rPr>
                <w:szCs w:val="24"/>
                <w:lang w:val="en-GB"/>
              </w:rPr>
              <w:t>True, if no sub types can be created to this type, false otherwise</w:t>
            </w:r>
          </w:p>
        </w:tc>
        <w:tc>
          <w:tcPr>
            <w:tcW w:w="709" w:type="dxa"/>
            <w:shd w:val="clear" w:color="auto" w:fill="auto"/>
          </w:tcPr>
          <w:p w14:paraId="2965EB9F" w14:textId="77777777" w:rsidR="003D5ADE" w:rsidRPr="000136C4" w:rsidRDefault="003D5ADE" w:rsidP="003D5ADE">
            <w:pPr>
              <w:pStyle w:val="TabelleGross"/>
              <w:rPr>
                <w:lang w:val="en-GB"/>
              </w:rPr>
            </w:pPr>
            <w:r>
              <w:rPr>
                <w:lang w:val="en-GB"/>
              </w:rPr>
              <w:t>M</w:t>
            </w:r>
          </w:p>
        </w:tc>
      </w:tr>
      <w:tr w:rsidR="003D5ADE" w:rsidRPr="001E48E2" w14:paraId="35448537" w14:textId="77777777" w:rsidTr="003D5ADE">
        <w:trPr>
          <w:cantSplit/>
        </w:trPr>
        <w:tc>
          <w:tcPr>
            <w:tcW w:w="1843" w:type="dxa"/>
            <w:shd w:val="clear" w:color="auto" w:fill="auto"/>
          </w:tcPr>
          <w:p w14:paraId="7A8D0570" w14:textId="77777777" w:rsidR="003D5ADE" w:rsidRPr="000136C4" w:rsidRDefault="003D5ADE" w:rsidP="003D5ADE">
            <w:pPr>
              <w:pStyle w:val="TabelleGross"/>
              <w:rPr>
                <w:lang w:val="en-GB"/>
              </w:rPr>
            </w:pPr>
            <w:r>
              <w:rPr>
                <w:lang w:val="en-GB"/>
              </w:rPr>
              <w:t>base</w:t>
            </w:r>
          </w:p>
        </w:tc>
        <w:tc>
          <w:tcPr>
            <w:tcW w:w="6662" w:type="dxa"/>
            <w:shd w:val="clear" w:color="auto" w:fill="auto"/>
          </w:tcPr>
          <w:p w14:paraId="0F169014" w14:textId="77777777" w:rsidR="003D5ADE" w:rsidRPr="000136C4" w:rsidRDefault="003D5ADE" w:rsidP="003D5ADE">
            <w:pPr>
              <w:pStyle w:val="TabelleGross"/>
              <w:rPr>
                <w:szCs w:val="24"/>
                <w:lang w:val="en-GB"/>
              </w:rPr>
            </w:pPr>
            <w:r>
              <w:rPr>
                <w:szCs w:val="24"/>
                <w:lang w:val="en-GB"/>
              </w:rPr>
              <w:t>Name of (primitive) base type if category is “distinct”</w:t>
            </w:r>
          </w:p>
        </w:tc>
        <w:tc>
          <w:tcPr>
            <w:tcW w:w="709" w:type="dxa"/>
            <w:shd w:val="clear" w:color="auto" w:fill="auto"/>
          </w:tcPr>
          <w:p w14:paraId="6FA20270" w14:textId="77777777" w:rsidR="003D5ADE" w:rsidRPr="000136C4" w:rsidRDefault="003D5ADE" w:rsidP="003D5ADE">
            <w:pPr>
              <w:pStyle w:val="TabelleGross"/>
              <w:rPr>
                <w:lang w:val="en-GB"/>
              </w:rPr>
            </w:pPr>
            <w:r>
              <w:rPr>
                <w:lang w:val="en-GB"/>
              </w:rPr>
              <w:t>O</w:t>
            </w:r>
          </w:p>
        </w:tc>
      </w:tr>
      <w:tr w:rsidR="003D5ADE" w:rsidRPr="003D5ADE" w14:paraId="307F9BAF" w14:textId="77777777" w:rsidTr="003D5ADE">
        <w:trPr>
          <w:cantSplit/>
        </w:trPr>
        <w:tc>
          <w:tcPr>
            <w:tcW w:w="1843" w:type="dxa"/>
            <w:shd w:val="clear" w:color="auto" w:fill="auto"/>
          </w:tcPr>
          <w:p w14:paraId="20B752A5" w14:textId="77777777" w:rsidR="003D5ADE" w:rsidRDefault="003D5ADE" w:rsidP="003D5ADE">
            <w:pPr>
              <w:pStyle w:val="TabelleGross"/>
              <w:rPr>
                <w:lang w:val="en-GB"/>
              </w:rPr>
            </w:pPr>
            <w:r>
              <w:rPr>
                <w:lang w:val="en-GB"/>
              </w:rPr>
              <w:t>cardinality</w:t>
            </w:r>
          </w:p>
        </w:tc>
        <w:tc>
          <w:tcPr>
            <w:tcW w:w="6662" w:type="dxa"/>
            <w:shd w:val="clear" w:color="auto" w:fill="auto"/>
          </w:tcPr>
          <w:p w14:paraId="33EA383E" w14:textId="77777777" w:rsidR="003D5ADE" w:rsidRDefault="003D5ADE" w:rsidP="003D5ADE">
            <w:pPr>
              <w:pStyle w:val="TabelleGross"/>
              <w:rPr>
                <w:szCs w:val="24"/>
                <w:lang w:val="en-GB"/>
              </w:rPr>
            </w:pPr>
            <w:r>
              <w:rPr>
                <w:szCs w:val="24"/>
                <w:lang w:val="en-GB"/>
              </w:rPr>
              <w:t>(Maximum) number of elements if category is “array”</w:t>
            </w:r>
          </w:p>
        </w:tc>
        <w:tc>
          <w:tcPr>
            <w:tcW w:w="709" w:type="dxa"/>
            <w:shd w:val="clear" w:color="auto" w:fill="auto"/>
          </w:tcPr>
          <w:p w14:paraId="3B7C741F" w14:textId="77777777" w:rsidR="003D5ADE" w:rsidRDefault="00762E2C" w:rsidP="003D5ADE">
            <w:pPr>
              <w:pStyle w:val="TabelleGross"/>
              <w:rPr>
                <w:lang w:val="en-GB"/>
              </w:rPr>
            </w:pPr>
            <w:r>
              <w:rPr>
                <w:lang w:val="en-GB"/>
              </w:rPr>
              <w:t>O</w:t>
            </w:r>
          </w:p>
        </w:tc>
      </w:tr>
      <w:tr w:rsidR="003D5ADE" w:rsidRPr="001E48E2" w14:paraId="6334A364" w14:textId="77777777" w:rsidTr="003D5ADE">
        <w:trPr>
          <w:cantSplit/>
        </w:trPr>
        <w:tc>
          <w:tcPr>
            <w:tcW w:w="1843" w:type="dxa"/>
            <w:shd w:val="clear" w:color="auto" w:fill="auto"/>
          </w:tcPr>
          <w:p w14:paraId="2A845AEC" w14:textId="77777777" w:rsidR="003D5ADE" w:rsidRDefault="003D5ADE" w:rsidP="003D5ADE">
            <w:pPr>
              <w:pStyle w:val="TabelleGross"/>
              <w:rPr>
                <w:lang w:val="en-GB"/>
              </w:rPr>
            </w:pPr>
            <w:r>
              <w:rPr>
                <w:lang w:val="en-GB"/>
              </w:rPr>
              <w:t>attributes</w:t>
            </w:r>
          </w:p>
        </w:tc>
        <w:tc>
          <w:tcPr>
            <w:tcW w:w="6662" w:type="dxa"/>
            <w:shd w:val="clear" w:color="auto" w:fill="auto"/>
          </w:tcPr>
          <w:p w14:paraId="32A0DB1D" w14:textId="77777777" w:rsidR="003D5ADE" w:rsidRDefault="003D5ADE" w:rsidP="00762E2C">
            <w:pPr>
              <w:pStyle w:val="TabelleGross"/>
              <w:rPr>
                <w:szCs w:val="24"/>
                <w:lang w:val="en-GB"/>
              </w:rPr>
            </w:pPr>
            <w:r>
              <w:rPr>
                <w:szCs w:val="24"/>
                <w:lang w:val="en-GB"/>
              </w:rPr>
              <w:t xml:space="preserve">List of attributes, if </w:t>
            </w:r>
            <w:r w:rsidR="00762E2C">
              <w:rPr>
                <w:szCs w:val="24"/>
                <w:lang w:val="en-GB"/>
              </w:rPr>
              <w:t>category is “row” or “udt”</w:t>
            </w:r>
          </w:p>
        </w:tc>
        <w:tc>
          <w:tcPr>
            <w:tcW w:w="709" w:type="dxa"/>
            <w:shd w:val="clear" w:color="auto" w:fill="auto"/>
          </w:tcPr>
          <w:p w14:paraId="6002B708" w14:textId="77777777" w:rsidR="003D5ADE" w:rsidRDefault="003D5ADE" w:rsidP="003D5ADE">
            <w:pPr>
              <w:pStyle w:val="TabelleGross"/>
              <w:rPr>
                <w:lang w:val="en-GB"/>
              </w:rPr>
            </w:pPr>
            <w:r>
              <w:rPr>
                <w:lang w:val="en-GB"/>
              </w:rPr>
              <w:t>O</w:t>
            </w:r>
          </w:p>
        </w:tc>
      </w:tr>
      <w:tr w:rsidR="003D5ADE" w:rsidRPr="001E48E2" w14:paraId="0E11299C" w14:textId="77777777" w:rsidTr="003D5ADE">
        <w:trPr>
          <w:cantSplit/>
        </w:trPr>
        <w:tc>
          <w:tcPr>
            <w:tcW w:w="1843" w:type="dxa"/>
            <w:shd w:val="clear" w:color="auto" w:fill="auto"/>
          </w:tcPr>
          <w:p w14:paraId="756D2C56" w14:textId="77777777" w:rsidR="003D5ADE" w:rsidRPr="000136C4" w:rsidRDefault="003D5ADE" w:rsidP="003D5ADE">
            <w:pPr>
              <w:pStyle w:val="TabelleGross"/>
              <w:rPr>
                <w:lang w:val="en-GB"/>
              </w:rPr>
            </w:pPr>
            <w:r w:rsidRPr="000136C4">
              <w:rPr>
                <w:lang w:val="en-GB"/>
              </w:rPr>
              <w:t>description</w:t>
            </w:r>
          </w:p>
        </w:tc>
        <w:tc>
          <w:tcPr>
            <w:tcW w:w="6662" w:type="dxa"/>
            <w:shd w:val="clear" w:color="auto" w:fill="auto"/>
          </w:tcPr>
          <w:p w14:paraId="784AC67E" w14:textId="77777777" w:rsidR="003D5ADE" w:rsidRPr="000136C4" w:rsidRDefault="003D5ADE" w:rsidP="003D5ADE">
            <w:pPr>
              <w:pStyle w:val="TabelleGross"/>
              <w:rPr>
                <w:lang w:val="en-GB"/>
              </w:rPr>
            </w:pPr>
            <w:r w:rsidRPr="000136C4">
              <w:rPr>
                <w:szCs w:val="24"/>
                <w:lang w:val="en-GB"/>
              </w:rPr>
              <w:t xml:space="preserve">Description of the meaning and content of the </w:t>
            </w:r>
            <w:r w:rsidR="00762E2C">
              <w:rPr>
                <w:szCs w:val="24"/>
                <w:lang w:val="en-GB"/>
              </w:rPr>
              <w:t xml:space="preserve">data </w:t>
            </w:r>
            <w:r>
              <w:rPr>
                <w:szCs w:val="24"/>
                <w:lang w:val="en-GB"/>
              </w:rPr>
              <w:t>type</w:t>
            </w:r>
          </w:p>
        </w:tc>
        <w:tc>
          <w:tcPr>
            <w:tcW w:w="709" w:type="dxa"/>
            <w:shd w:val="clear" w:color="auto" w:fill="auto"/>
          </w:tcPr>
          <w:p w14:paraId="67ADB54D" w14:textId="77777777" w:rsidR="003D5ADE" w:rsidRPr="000136C4" w:rsidRDefault="003D5ADE" w:rsidP="003D5ADE">
            <w:pPr>
              <w:pStyle w:val="TabelleGross"/>
              <w:rPr>
                <w:lang w:val="en-GB"/>
              </w:rPr>
            </w:pPr>
            <w:r w:rsidRPr="000136C4">
              <w:rPr>
                <w:lang w:val="en-GB"/>
              </w:rPr>
              <w:t>O</w:t>
            </w:r>
          </w:p>
        </w:tc>
      </w:tr>
    </w:tbl>
    <w:p w14:paraId="437608F5" w14:textId="77777777" w:rsidR="003D5ADE" w:rsidRDefault="003D5ADE" w:rsidP="003D5ADE">
      <w:pPr>
        <w:rPr>
          <w:rFonts w:cs="Arial"/>
          <w:lang w:val="en-GB"/>
        </w:rPr>
      </w:pPr>
    </w:p>
    <w:p w14:paraId="22427D31" w14:textId="77777777" w:rsidR="003D5ADE" w:rsidRDefault="003D5ADE" w:rsidP="003D5ADE">
      <w:pPr>
        <w:pStyle w:val="berschrift2"/>
        <w:rPr>
          <w:lang w:val="en-GB"/>
        </w:rPr>
      </w:pPr>
      <w:bookmarkStart w:id="66" w:name="_Toc423960724"/>
      <w:r>
        <w:rPr>
          <w:lang w:val="en-GB"/>
        </w:rPr>
        <w:lastRenderedPageBreak/>
        <w:t>Attribute level metadata</w:t>
      </w:r>
      <w:bookmarkEnd w:id="66"/>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7425"/>
        <w:gridCol w:w="709"/>
      </w:tblGrid>
      <w:tr w:rsidR="003D5ADE" w:rsidRPr="000136C4" w14:paraId="1EAB8A51" w14:textId="77777777" w:rsidTr="003D5ADE">
        <w:trPr>
          <w:cantSplit/>
          <w:tblHeader/>
        </w:trPr>
        <w:tc>
          <w:tcPr>
            <w:tcW w:w="1080" w:type="dxa"/>
            <w:shd w:val="clear" w:color="auto" w:fill="99CCFF"/>
          </w:tcPr>
          <w:p w14:paraId="6BC980A3" w14:textId="77777777" w:rsidR="003D5ADE" w:rsidRPr="000136C4" w:rsidRDefault="003D5ADE" w:rsidP="003D5ADE">
            <w:pPr>
              <w:pStyle w:val="TabelleGross"/>
              <w:keepNext/>
              <w:keepLines/>
              <w:rPr>
                <w:b/>
                <w:lang w:val="en-GB"/>
              </w:rPr>
            </w:pPr>
            <w:r w:rsidRPr="000136C4">
              <w:rPr>
                <w:b/>
                <w:lang w:val="en-GB"/>
              </w:rPr>
              <w:t>ID</w:t>
            </w:r>
          </w:p>
        </w:tc>
        <w:tc>
          <w:tcPr>
            <w:tcW w:w="7425" w:type="dxa"/>
            <w:shd w:val="clear" w:color="auto" w:fill="99CCFF"/>
          </w:tcPr>
          <w:p w14:paraId="2C58E421" w14:textId="77777777" w:rsidR="003D5ADE" w:rsidRPr="000136C4" w:rsidRDefault="003D5ADE" w:rsidP="003D5ADE">
            <w:pPr>
              <w:pStyle w:val="TabelleGross"/>
              <w:keepNext/>
              <w:keepLines/>
              <w:rPr>
                <w:b/>
                <w:lang w:val="en-GB"/>
              </w:rPr>
            </w:pPr>
            <w:r w:rsidRPr="000136C4">
              <w:rPr>
                <w:b/>
                <w:lang w:val="en-GB"/>
              </w:rPr>
              <w:t>Description of requirement</w:t>
            </w:r>
          </w:p>
        </w:tc>
        <w:tc>
          <w:tcPr>
            <w:tcW w:w="709" w:type="dxa"/>
            <w:shd w:val="clear" w:color="auto" w:fill="99CCFF"/>
          </w:tcPr>
          <w:p w14:paraId="693483A7" w14:textId="77777777" w:rsidR="003D5ADE" w:rsidRPr="000136C4" w:rsidRDefault="003D5ADE" w:rsidP="003D5ADE">
            <w:pPr>
              <w:pStyle w:val="TabelleGross"/>
              <w:keepNext/>
              <w:keepLines/>
              <w:rPr>
                <w:b/>
                <w:lang w:val="en-GB"/>
              </w:rPr>
            </w:pPr>
            <w:r w:rsidRPr="000136C4">
              <w:rPr>
                <w:b/>
                <w:lang w:val="en-GB"/>
              </w:rPr>
              <w:t>M/O</w:t>
            </w:r>
          </w:p>
        </w:tc>
      </w:tr>
      <w:tr w:rsidR="003D5ADE" w:rsidRPr="000136C4" w14:paraId="08595774" w14:textId="77777777" w:rsidTr="003D5ADE">
        <w:trPr>
          <w:cantSplit/>
        </w:trPr>
        <w:tc>
          <w:tcPr>
            <w:tcW w:w="1080" w:type="dxa"/>
            <w:shd w:val="clear" w:color="auto" w:fill="auto"/>
          </w:tcPr>
          <w:p w14:paraId="35E60770" w14:textId="77777777" w:rsidR="003D5ADE" w:rsidRPr="000136C4" w:rsidRDefault="003D5ADE" w:rsidP="00762E2C">
            <w:pPr>
              <w:pStyle w:val="TabelleGross"/>
              <w:keepNext/>
              <w:keepLines/>
              <w:rPr>
                <w:sz w:val="16"/>
                <w:szCs w:val="16"/>
                <w:lang w:val="en-GB"/>
              </w:rPr>
            </w:pPr>
            <w:r w:rsidRPr="000136C4">
              <w:rPr>
                <w:lang w:val="en-GB"/>
              </w:rPr>
              <w:t>M_5.</w:t>
            </w:r>
            <w:r w:rsidR="00762E2C">
              <w:rPr>
                <w:lang w:val="en-GB"/>
              </w:rPr>
              <w:t>4</w:t>
            </w:r>
            <w:r w:rsidRPr="000136C4">
              <w:rPr>
                <w:lang w:val="en-GB"/>
              </w:rPr>
              <w:t>-1</w:t>
            </w:r>
          </w:p>
        </w:tc>
        <w:tc>
          <w:tcPr>
            <w:tcW w:w="7425" w:type="dxa"/>
            <w:shd w:val="clear" w:color="auto" w:fill="auto"/>
          </w:tcPr>
          <w:p w14:paraId="54B82E80" w14:textId="77777777" w:rsidR="003D5ADE" w:rsidRPr="000136C4" w:rsidRDefault="003D5ADE" w:rsidP="003D5ADE">
            <w:pPr>
              <w:pStyle w:val="TabelleGross"/>
              <w:keepNext/>
              <w:keepLines/>
              <w:rPr>
                <w:lang w:val="en-GB"/>
              </w:rPr>
            </w:pPr>
            <w:r w:rsidRPr="000136C4">
              <w:rPr>
                <w:szCs w:val="24"/>
                <w:lang w:val="en-GB"/>
              </w:rPr>
              <w:t xml:space="preserve">The </w:t>
            </w:r>
            <w:r>
              <w:rPr>
                <w:szCs w:val="24"/>
                <w:lang w:val="en-GB"/>
              </w:rPr>
              <w:t>attribute</w:t>
            </w:r>
            <w:r w:rsidRPr="000136C4">
              <w:rPr>
                <w:szCs w:val="24"/>
                <w:lang w:val="en-GB"/>
              </w:rPr>
              <w:t xml:space="preserve"> metadata that are used in the </w:t>
            </w:r>
            <w:r>
              <w:rPr>
                <w:szCs w:val="24"/>
                <w:lang w:val="en-GB"/>
              </w:rPr>
              <w:t>type</w:t>
            </w:r>
            <w:r w:rsidRPr="000136C4">
              <w:rPr>
                <w:szCs w:val="24"/>
                <w:lang w:val="en-GB"/>
              </w:rPr>
              <w:t xml:space="preserve"> can be archived in the</w:t>
            </w:r>
            <w:r w:rsidRPr="000136C4">
              <w:rPr>
                <w:spacing w:val="-3"/>
                <w:szCs w:val="24"/>
                <w:lang w:val="en-GB"/>
              </w:rPr>
              <w:t xml:space="preserve"> </w:t>
            </w:r>
            <w:r w:rsidRPr="000136C4">
              <w:rPr>
                <w:rFonts w:ascii="Courier New" w:hAnsi="Courier New"/>
                <w:w w:val="99"/>
                <w:szCs w:val="24"/>
                <w:lang w:val="en-GB"/>
              </w:rPr>
              <w:t>metad</w:t>
            </w:r>
            <w:r w:rsidRPr="000136C4">
              <w:rPr>
                <w:rFonts w:ascii="Courier New" w:hAnsi="Courier New"/>
                <w:w w:val="99"/>
                <w:szCs w:val="24"/>
                <w:lang w:val="en-GB"/>
              </w:rPr>
              <w:t>a</w:t>
            </w:r>
            <w:r w:rsidRPr="000136C4">
              <w:rPr>
                <w:rFonts w:ascii="Courier New" w:hAnsi="Courier New"/>
                <w:w w:val="99"/>
                <w:szCs w:val="24"/>
                <w:lang w:val="en-GB"/>
              </w:rPr>
              <w:t>t</w:t>
            </w:r>
            <w:r w:rsidRPr="000136C4">
              <w:rPr>
                <w:rFonts w:ascii="Courier New" w:hAnsi="Courier New"/>
                <w:spacing w:val="3"/>
                <w:w w:val="99"/>
                <w:szCs w:val="24"/>
                <w:lang w:val="en-GB"/>
              </w:rPr>
              <w:t>a</w:t>
            </w:r>
            <w:r w:rsidRPr="000136C4">
              <w:rPr>
                <w:rFonts w:ascii="Courier New" w:hAnsi="Courier New"/>
                <w:w w:val="99"/>
                <w:szCs w:val="24"/>
                <w:lang w:val="en-GB"/>
              </w:rPr>
              <w:t>.xml</w:t>
            </w:r>
            <w:r w:rsidRPr="000136C4">
              <w:rPr>
                <w:rFonts w:ascii="Courier New" w:hAnsi="Courier New"/>
                <w:spacing w:val="-64"/>
                <w:szCs w:val="24"/>
                <w:lang w:val="en-GB"/>
              </w:rPr>
              <w:t xml:space="preserve"> </w:t>
            </w:r>
            <w:r w:rsidRPr="000136C4">
              <w:rPr>
                <w:szCs w:val="24"/>
                <w:lang w:val="en-GB"/>
              </w:rPr>
              <w:t>file</w:t>
            </w:r>
          </w:p>
        </w:tc>
        <w:tc>
          <w:tcPr>
            <w:tcW w:w="709" w:type="dxa"/>
            <w:shd w:val="clear" w:color="auto" w:fill="auto"/>
          </w:tcPr>
          <w:p w14:paraId="38DCC409" w14:textId="77777777" w:rsidR="003D5ADE" w:rsidRPr="000136C4" w:rsidRDefault="003D5ADE" w:rsidP="003D5ADE">
            <w:pPr>
              <w:pStyle w:val="TabelleGross"/>
              <w:keepNext/>
              <w:keepLines/>
              <w:rPr>
                <w:lang w:val="en-GB"/>
              </w:rPr>
            </w:pPr>
            <w:r w:rsidRPr="000136C4">
              <w:rPr>
                <w:lang w:val="en-GB"/>
              </w:rPr>
              <w:t>O</w:t>
            </w:r>
          </w:p>
        </w:tc>
      </w:tr>
    </w:tbl>
    <w:p w14:paraId="667CA9DF" w14:textId="77777777" w:rsidR="003D5ADE" w:rsidRPr="001E48E2" w:rsidRDefault="003D5ADE" w:rsidP="003D5ADE">
      <w:pPr>
        <w:pStyle w:val="Textkrper"/>
        <w:rPr>
          <w:lang w:val="en-GB"/>
        </w:rPr>
      </w:pP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843"/>
        <w:gridCol w:w="6662"/>
        <w:gridCol w:w="709"/>
      </w:tblGrid>
      <w:tr w:rsidR="003D5ADE" w:rsidRPr="000136C4" w14:paraId="55645AA1" w14:textId="77777777" w:rsidTr="003D5ADE">
        <w:trPr>
          <w:cantSplit/>
          <w:tblHeader/>
        </w:trPr>
        <w:tc>
          <w:tcPr>
            <w:tcW w:w="1843" w:type="dxa"/>
            <w:shd w:val="clear" w:color="auto" w:fill="99CCFF"/>
          </w:tcPr>
          <w:p w14:paraId="578DBAB5" w14:textId="77777777" w:rsidR="003D5ADE" w:rsidRPr="000136C4" w:rsidRDefault="003D5ADE" w:rsidP="003D5ADE">
            <w:pPr>
              <w:pStyle w:val="TabelleGross"/>
              <w:rPr>
                <w:b/>
                <w:lang w:val="en-GB"/>
              </w:rPr>
            </w:pPr>
            <w:r w:rsidRPr="000136C4">
              <w:rPr>
                <w:b/>
                <w:lang w:val="en-GB"/>
              </w:rPr>
              <w:t>Identifier</w:t>
            </w:r>
          </w:p>
        </w:tc>
        <w:tc>
          <w:tcPr>
            <w:tcW w:w="6662" w:type="dxa"/>
            <w:shd w:val="clear" w:color="auto" w:fill="99CCFF"/>
          </w:tcPr>
          <w:p w14:paraId="7340A4C4" w14:textId="77777777" w:rsidR="003D5ADE" w:rsidRPr="000136C4" w:rsidRDefault="003D5ADE" w:rsidP="003D5ADE">
            <w:pPr>
              <w:pStyle w:val="TabelleGross"/>
              <w:rPr>
                <w:b/>
                <w:lang w:val="en-GB"/>
              </w:rPr>
            </w:pPr>
            <w:r w:rsidRPr="000136C4">
              <w:rPr>
                <w:b/>
                <w:lang w:val="en-GB"/>
              </w:rPr>
              <w:t>Meaning</w:t>
            </w:r>
          </w:p>
        </w:tc>
        <w:tc>
          <w:tcPr>
            <w:tcW w:w="709" w:type="dxa"/>
            <w:shd w:val="clear" w:color="auto" w:fill="99CCFF"/>
          </w:tcPr>
          <w:p w14:paraId="11FDEC71" w14:textId="77777777" w:rsidR="003D5ADE" w:rsidRPr="000136C4" w:rsidRDefault="003D5ADE" w:rsidP="003D5ADE">
            <w:pPr>
              <w:pStyle w:val="TabelleGross"/>
              <w:rPr>
                <w:b/>
                <w:lang w:val="en-GB"/>
              </w:rPr>
            </w:pPr>
            <w:r w:rsidRPr="000136C4">
              <w:rPr>
                <w:b/>
                <w:lang w:val="en-GB"/>
              </w:rPr>
              <w:t>M/O</w:t>
            </w:r>
          </w:p>
        </w:tc>
      </w:tr>
      <w:tr w:rsidR="003D5ADE" w:rsidRPr="000136C4" w14:paraId="1D020CBA" w14:textId="77777777" w:rsidTr="003D5ADE">
        <w:trPr>
          <w:cantSplit/>
        </w:trPr>
        <w:tc>
          <w:tcPr>
            <w:tcW w:w="1843" w:type="dxa"/>
            <w:shd w:val="clear" w:color="auto" w:fill="auto"/>
          </w:tcPr>
          <w:p w14:paraId="05F5B972" w14:textId="77777777" w:rsidR="003D5ADE" w:rsidRPr="000136C4" w:rsidRDefault="003D5ADE" w:rsidP="003D5ADE">
            <w:pPr>
              <w:pStyle w:val="TabelleGross"/>
              <w:rPr>
                <w:lang w:val="en-GB"/>
              </w:rPr>
            </w:pPr>
            <w:r>
              <w:rPr>
                <w:lang w:val="en-GB"/>
              </w:rPr>
              <w:t>n</w:t>
            </w:r>
            <w:r w:rsidRPr="000136C4">
              <w:rPr>
                <w:lang w:val="en-GB"/>
              </w:rPr>
              <w:t>ame</w:t>
            </w:r>
          </w:p>
        </w:tc>
        <w:tc>
          <w:tcPr>
            <w:tcW w:w="6662" w:type="dxa"/>
            <w:shd w:val="clear" w:color="auto" w:fill="auto"/>
          </w:tcPr>
          <w:p w14:paraId="3ED7ED8E" w14:textId="5E6683CF" w:rsidR="003D5ADE" w:rsidRPr="000136C4" w:rsidRDefault="003D5ADE" w:rsidP="003D5ADE">
            <w:pPr>
              <w:pStyle w:val="TabelleGross"/>
              <w:rPr>
                <w:lang w:val="en-GB"/>
              </w:rPr>
            </w:pPr>
            <w:r w:rsidRPr="000136C4">
              <w:rPr>
                <w:szCs w:val="24"/>
                <w:lang w:val="en-GB"/>
              </w:rPr>
              <w:t>Na</w:t>
            </w:r>
            <w:r w:rsidRPr="000136C4">
              <w:rPr>
                <w:spacing w:val="4"/>
                <w:szCs w:val="24"/>
                <w:lang w:val="en-GB"/>
              </w:rPr>
              <w:t>m</w:t>
            </w:r>
            <w:r w:rsidRPr="000136C4">
              <w:rPr>
                <w:szCs w:val="24"/>
                <w:lang w:val="en-GB"/>
              </w:rPr>
              <w:t>e</w:t>
            </w:r>
            <w:r w:rsidRPr="000136C4">
              <w:rPr>
                <w:spacing w:val="-5"/>
                <w:szCs w:val="24"/>
                <w:lang w:val="en-GB"/>
              </w:rPr>
              <w:t xml:space="preserve"> </w:t>
            </w:r>
            <w:r w:rsidRPr="000136C4">
              <w:rPr>
                <w:spacing w:val="-1"/>
                <w:szCs w:val="24"/>
                <w:lang w:val="en-GB"/>
              </w:rPr>
              <w:t xml:space="preserve">of the </w:t>
            </w:r>
            <w:r>
              <w:rPr>
                <w:spacing w:val="-1"/>
                <w:szCs w:val="24"/>
                <w:lang w:val="en-GB"/>
              </w:rPr>
              <w:t>attribute</w:t>
            </w:r>
          </w:p>
        </w:tc>
        <w:tc>
          <w:tcPr>
            <w:tcW w:w="709" w:type="dxa"/>
            <w:shd w:val="clear" w:color="auto" w:fill="auto"/>
          </w:tcPr>
          <w:p w14:paraId="7CC141B1" w14:textId="77777777" w:rsidR="003D5ADE" w:rsidRPr="000136C4" w:rsidRDefault="003D5ADE" w:rsidP="003D5ADE">
            <w:pPr>
              <w:pStyle w:val="TabelleGross"/>
              <w:rPr>
                <w:lang w:val="en-GB"/>
              </w:rPr>
            </w:pPr>
            <w:r w:rsidRPr="000136C4">
              <w:rPr>
                <w:lang w:val="en-GB"/>
              </w:rPr>
              <w:t>M</w:t>
            </w:r>
          </w:p>
        </w:tc>
      </w:tr>
      <w:tr w:rsidR="003D5ADE" w:rsidRPr="000136C4" w14:paraId="184E81C9" w14:textId="77777777" w:rsidTr="003D5ADE">
        <w:trPr>
          <w:cantSplit/>
        </w:trPr>
        <w:tc>
          <w:tcPr>
            <w:tcW w:w="1843" w:type="dxa"/>
            <w:shd w:val="clear" w:color="auto" w:fill="auto"/>
          </w:tcPr>
          <w:p w14:paraId="72AF04EC" w14:textId="77777777" w:rsidR="003D5ADE" w:rsidRPr="000136C4" w:rsidRDefault="003D5ADE" w:rsidP="003D5ADE">
            <w:pPr>
              <w:pStyle w:val="TabelleGross"/>
              <w:rPr>
                <w:lang w:val="en-GB"/>
              </w:rPr>
            </w:pPr>
            <w:r>
              <w:rPr>
                <w:lang w:val="en-GB"/>
              </w:rPr>
              <w:t>t</w:t>
            </w:r>
            <w:r w:rsidRPr="000136C4">
              <w:rPr>
                <w:lang w:val="en-GB"/>
              </w:rPr>
              <w:t>ype</w:t>
            </w:r>
          </w:p>
        </w:tc>
        <w:tc>
          <w:tcPr>
            <w:tcW w:w="6662" w:type="dxa"/>
            <w:shd w:val="clear" w:color="auto" w:fill="auto"/>
          </w:tcPr>
          <w:p w14:paraId="3F5CCB45" w14:textId="77777777" w:rsidR="003D5ADE" w:rsidRPr="000136C4" w:rsidRDefault="003D5ADE" w:rsidP="003D5ADE">
            <w:pPr>
              <w:pStyle w:val="TabelleGross"/>
              <w:rPr>
                <w:lang w:val="en-GB"/>
              </w:rPr>
            </w:pPr>
            <w:r w:rsidRPr="000136C4">
              <w:rPr>
                <w:spacing w:val="-1"/>
                <w:szCs w:val="24"/>
                <w:lang w:val="en-GB"/>
              </w:rPr>
              <w:t>S</w:t>
            </w:r>
            <w:r w:rsidRPr="000136C4">
              <w:rPr>
                <w:spacing w:val="1"/>
                <w:szCs w:val="24"/>
                <w:lang w:val="en-GB"/>
              </w:rPr>
              <w:t>Q</w:t>
            </w:r>
            <w:r w:rsidRPr="000136C4">
              <w:rPr>
                <w:szCs w:val="24"/>
                <w:lang w:val="en-GB"/>
              </w:rPr>
              <w:t>L:</w:t>
            </w:r>
            <w:r>
              <w:rPr>
                <w:szCs w:val="24"/>
                <w:lang w:val="en-GB"/>
              </w:rPr>
              <w:t>2008</w:t>
            </w:r>
            <w:r w:rsidRPr="000136C4">
              <w:rPr>
                <w:spacing w:val="1"/>
                <w:szCs w:val="24"/>
                <w:lang w:val="en-GB"/>
              </w:rPr>
              <w:t xml:space="preserve"> </w:t>
            </w:r>
            <w:r w:rsidR="00762E2C">
              <w:rPr>
                <w:spacing w:val="1"/>
                <w:szCs w:val="24"/>
                <w:lang w:val="en-GB"/>
              </w:rPr>
              <w:t xml:space="preserve">built-in data </w:t>
            </w:r>
            <w:r w:rsidRPr="000136C4">
              <w:rPr>
                <w:spacing w:val="1"/>
                <w:szCs w:val="24"/>
                <w:lang w:val="en-GB"/>
              </w:rPr>
              <w:t xml:space="preserve">type of the </w:t>
            </w:r>
            <w:r>
              <w:rPr>
                <w:spacing w:val="1"/>
                <w:szCs w:val="24"/>
                <w:lang w:val="en-GB"/>
              </w:rPr>
              <w:t>attribute</w:t>
            </w:r>
          </w:p>
        </w:tc>
        <w:tc>
          <w:tcPr>
            <w:tcW w:w="709" w:type="dxa"/>
            <w:shd w:val="clear" w:color="auto" w:fill="auto"/>
          </w:tcPr>
          <w:p w14:paraId="65EEE184" w14:textId="77777777" w:rsidR="003D5ADE" w:rsidRPr="000136C4" w:rsidRDefault="00762E2C" w:rsidP="003D5ADE">
            <w:pPr>
              <w:pStyle w:val="TabelleGross"/>
              <w:rPr>
                <w:lang w:val="en-GB"/>
              </w:rPr>
            </w:pPr>
            <w:r>
              <w:rPr>
                <w:lang w:val="en-GB"/>
              </w:rPr>
              <w:t>O</w:t>
            </w:r>
          </w:p>
        </w:tc>
      </w:tr>
      <w:tr w:rsidR="00762E2C" w:rsidRPr="00762E2C" w14:paraId="5DB70C25" w14:textId="77777777" w:rsidTr="003D5ADE">
        <w:trPr>
          <w:cantSplit/>
        </w:trPr>
        <w:tc>
          <w:tcPr>
            <w:tcW w:w="1843" w:type="dxa"/>
            <w:shd w:val="clear" w:color="auto" w:fill="auto"/>
          </w:tcPr>
          <w:p w14:paraId="16D5C707" w14:textId="77777777" w:rsidR="00762E2C" w:rsidRPr="000136C4" w:rsidRDefault="00762E2C" w:rsidP="00762E2C">
            <w:pPr>
              <w:pStyle w:val="TabelleGross"/>
              <w:rPr>
                <w:lang w:val="en-GB"/>
              </w:rPr>
            </w:pPr>
            <w:r>
              <w:rPr>
                <w:lang w:val="en-GB"/>
              </w:rPr>
              <w:t>typeOriginal</w:t>
            </w:r>
          </w:p>
        </w:tc>
        <w:tc>
          <w:tcPr>
            <w:tcW w:w="6662" w:type="dxa"/>
            <w:shd w:val="clear" w:color="auto" w:fill="auto"/>
          </w:tcPr>
          <w:p w14:paraId="22410434" w14:textId="77777777" w:rsidR="00762E2C" w:rsidRPr="000136C4" w:rsidRDefault="00762E2C" w:rsidP="00762E2C">
            <w:pPr>
              <w:pStyle w:val="TabelleGross"/>
              <w:rPr>
                <w:rFonts w:cs="Arial"/>
                <w:lang w:val="en-GB"/>
              </w:rPr>
            </w:pPr>
            <w:r w:rsidRPr="000136C4">
              <w:rPr>
                <w:szCs w:val="24"/>
                <w:lang w:val="en-GB"/>
              </w:rPr>
              <w:t>Original column type</w:t>
            </w:r>
            <w:r>
              <w:rPr>
                <w:szCs w:val="24"/>
                <w:lang w:val="en-GB"/>
              </w:rPr>
              <w:t xml:space="preserve"> for the built-in type</w:t>
            </w:r>
          </w:p>
          <w:p w14:paraId="334AFC42" w14:textId="77777777" w:rsidR="00762E2C" w:rsidRPr="000136C4" w:rsidRDefault="00762E2C" w:rsidP="00762E2C">
            <w:pPr>
              <w:pStyle w:val="TabelleGross"/>
              <w:rPr>
                <w:rFonts w:cs="Arial"/>
                <w:lang w:val="en-GB"/>
              </w:rPr>
            </w:pPr>
          </w:p>
          <w:p w14:paraId="5EBC40BF" w14:textId="77777777" w:rsidR="00762E2C" w:rsidRPr="000136C4" w:rsidRDefault="00762E2C" w:rsidP="00762E2C">
            <w:pPr>
              <w:pStyle w:val="TabelleGross"/>
              <w:rPr>
                <w:rFonts w:cs="Arial"/>
                <w:b/>
                <w:lang w:val="en-GB"/>
              </w:rPr>
            </w:pPr>
            <w:r w:rsidRPr="000136C4">
              <w:rPr>
                <w:rFonts w:cs="Arial"/>
                <w:b/>
                <w:lang w:val="en-GB"/>
              </w:rPr>
              <w:t>Note</w:t>
            </w:r>
          </w:p>
          <w:p w14:paraId="770CD83E" w14:textId="77777777" w:rsidR="00762E2C" w:rsidRDefault="00762E2C" w:rsidP="00762E2C">
            <w:pPr>
              <w:pStyle w:val="TabelleGross"/>
              <w:rPr>
                <w:rFonts w:cs="Arial"/>
                <w:lang w:val="en-GB"/>
              </w:rPr>
            </w:pPr>
            <w:r w:rsidRPr="000136C4">
              <w:rPr>
                <w:szCs w:val="24"/>
                <w:lang w:val="en-GB"/>
              </w:rPr>
              <w:t xml:space="preserve">As the various database programs that describe themselves as SQL-compliant permit very different data types, the </w:t>
            </w:r>
            <w:r w:rsidRPr="000136C4">
              <w:rPr>
                <w:i/>
                <w:szCs w:val="24"/>
                <w:lang w:val="en-GB"/>
              </w:rPr>
              <w:t>ori</w:t>
            </w:r>
            <w:r w:rsidRPr="000136C4">
              <w:rPr>
                <w:i/>
                <w:spacing w:val="1"/>
                <w:szCs w:val="24"/>
                <w:lang w:val="en-GB"/>
              </w:rPr>
              <w:t>g</w:t>
            </w:r>
            <w:r w:rsidRPr="000136C4">
              <w:rPr>
                <w:i/>
                <w:spacing w:val="-1"/>
                <w:szCs w:val="24"/>
                <w:lang w:val="en-GB"/>
              </w:rPr>
              <w:t>i</w:t>
            </w:r>
            <w:r w:rsidRPr="000136C4">
              <w:rPr>
                <w:i/>
                <w:szCs w:val="24"/>
                <w:lang w:val="en-GB"/>
              </w:rPr>
              <w:t>n</w:t>
            </w:r>
            <w:r w:rsidRPr="000136C4">
              <w:rPr>
                <w:i/>
                <w:spacing w:val="1"/>
                <w:szCs w:val="24"/>
                <w:lang w:val="en-GB"/>
              </w:rPr>
              <w:t>a</w:t>
            </w:r>
            <w:r w:rsidRPr="000136C4">
              <w:rPr>
                <w:i/>
                <w:spacing w:val="-1"/>
                <w:szCs w:val="24"/>
                <w:lang w:val="en-GB"/>
              </w:rPr>
              <w:t>l</w:t>
            </w:r>
            <w:r w:rsidRPr="000136C4">
              <w:rPr>
                <w:i/>
                <w:spacing w:val="-8"/>
                <w:szCs w:val="24"/>
                <w:lang w:val="en-GB"/>
              </w:rPr>
              <w:t xml:space="preserve"> </w:t>
            </w:r>
            <w:r w:rsidRPr="000136C4">
              <w:rPr>
                <w:spacing w:val="-1"/>
                <w:szCs w:val="24"/>
                <w:lang w:val="en-GB"/>
              </w:rPr>
              <w:t>type is listed here as well as the</w:t>
            </w:r>
            <w:r w:rsidRPr="000136C4">
              <w:rPr>
                <w:spacing w:val="1"/>
                <w:szCs w:val="24"/>
                <w:lang w:val="en-GB"/>
              </w:rPr>
              <w:t xml:space="preserve"> </w:t>
            </w:r>
            <w:r w:rsidRPr="000136C4">
              <w:rPr>
                <w:szCs w:val="24"/>
                <w:lang w:val="en-GB"/>
              </w:rPr>
              <w:t>S</w:t>
            </w:r>
            <w:r w:rsidRPr="000136C4">
              <w:rPr>
                <w:spacing w:val="1"/>
                <w:szCs w:val="24"/>
                <w:lang w:val="en-GB"/>
              </w:rPr>
              <w:t>Q</w:t>
            </w:r>
            <w:r w:rsidRPr="000136C4">
              <w:rPr>
                <w:szCs w:val="24"/>
                <w:lang w:val="en-GB"/>
              </w:rPr>
              <w:t>L:</w:t>
            </w:r>
            <w:r>
              <w:rPr>
                <w:szCs w:val="24"/>
                <w:lang w:val="en-GB"/>
              </w:rPr>
              <w:t>2008</w:t>
            </w:r>
            <w:r w:rsidRPr="000136C4">
              <w:rPr>
                <w:szCs w:val="24"/>
                <w:lang w:val="en-GB"/>
              </w:rPr>
              <w:t xml:space="preserve"> type.</w:t>
            </w:r>
            <w:r w:rsidRPr="000136C4">
              <w:rPr>
                <w:spacing w:val="-9"/>
                <w:szCs w:val="24"/>
                <w:lang w:val="en-GB"/>
              </w:rPr>
              <w:t xml:space="preserve"> </w:t>
            </w:r>
            <w:r w:rsidRPr="000136C4">
              <w:rPr>
                <w:szCs w:val="24"/>
                <w:lang w:val="en-GB"/>
              </w:rPr>
              <w:t xml:space="preserve">A translation of the proprietary types to </w:t>
            </w:r>
            <w:r w:rsidRPr="000136C4">
              <w:rPr>
                <w:spacing w:val="-1"/>
                <w:szCs w:val="24"/>
                <w:lang w:val="en-GB"/>
              </w:rPr>
              <w:t>S</w:t>
            </w:r>
            <w:r w:rsidRPr="000136C4">
              <w:rPr>
                <w:spacing w:val="1"/>
                <w:szCs w:val="24"/>
                <w:lang w:val="en-GB"/>
              </w:rPr>
              <w:t>Q</w:t>
            </w:r>
            <w:r w:rsidRPr="000136C4">
              <w:rPr>
                <w:spacing w:val="2"/>
                <w:szCs w:val="24"/>
                <w:lang w:val="en-GB"/>
              </w:rPr>
              <w:t>L</w:t>
            </w:r>
            <w:r w:rsidRPr="000136C4">
              <w:rPr>
                <w:szCs w:val="24"/>
                <w:lang w:val="en-GB"/>
              </w:rPr>
              <w:t>:</w:t>
            </w:r>
            <w:r>
              <w:rPr>
                <w:szCs w:val="24"/>
                <w:lang w:val="en-GB"/>
              </w:rPr>
              <w:t>2008</w:t>
            </w:r>
            <w:r w:rsidRPr="000136C4">
              <w:rPr>
                <w:spacing w:val="3"/>
                <w:szCs w:val="24"/>
                <w:lang w:val="en-GB"/>
              </w:rPr>
              <w:t xml:space="preserve"> types is to be defined and documented in the corresponding application for each database program that supports the SIARD fo</w:t>
            </w:r>
            <w:r w:rsidRPr="000136C4">
              <w:rPr>
                <w:spacing w:val="3"/>
                <w:szCs w:val="24"/>
                <w:lang w:val="en-GB"/>
              </w:rPr>
              <w:t>r</w:t>
            </w:r>
            <w:r w:rsidRPr="000136C4">
              <w:rPr>
                <w:spacing w:val="3"/>
                <w:szCs w:val="24"/>
                <w:lang w:val="en-GB"/>
              </w:rPr>
              <w:t>mat</w:t>
            </w:r>
            <w:r w:rsidRPr="000136C4">
              <w:rPr>
                <w:rFonts w:cs="Arial"/>
                <w:lang w:val="en-GB"/>
              </w:rPr>
              <w:t>.</w:t>
            </w:r>
          </w:p>
        </w:tc>
        <w:tc>
          <w:tcPr>
            <w:tcW w:w="709" w:type="dxa"/>
            <w:shd w:val="clear" w:color="auto" w:fill="auto"/>
          </w:tcPr>
          <w:p w14:paraId="42D0C234" w14:textId="77777777" w:rsidR="00762E2C" w:rsidRPr="000136C4" w:rsidRDefault="00762E2C" w:rsidP="003D5ADE">
            <w:pPr>
              <w:pStyle w:val="TabelleGross"/>
              <w:rPr>
                <w:lang w:val="en-GB"/>
              </w:rPr>
            </w:pPr>
            <w:r>
              <w:rPr>
                <w:lang w:val="en-GB"/>
              </w:rPr>
              <w:t>O</w:t>
            </w:r>
          </w:p>
        </w:tc>
      </w:tr>
      <w:tr w:rsidR="003D5ADE" w:rsidRPr="000136C4" w14:paraId="2140FEDB" w14:textId="77777777" w:rsidTr="003D5ADE">
        <w:trPr>
          <w:cantSplit/>
        </w:trPr>
        <w:tc>
          <w:tcPr>
            <w:tcW w:w="1843" w:type="dxa"/>
            <w:shd w:val="clear" w:color="auto" w:fill="auto"/>
          </w:tcPr>
          <w:p w14:paraId="5259DDAD" w14:textId="77777777" w:rsidR="003D5ADE" w:rsidRPr="000136C4" w:rsidRDefault="003D5ADE" w:rsidP="00762E2C">
            <w:pPr>
              <w:pStyle w:val="TabelleGross"/>
              <w:rPr>
                <w:lang w:val="en-GB"/>
              </w:rPr>
            </w:pPr>
            <w:r w:rsidRPr="000136C4">
              <w:rPr>
                <w:lang w:val="en-GB"/>
              </w:rPr>
              <w:t>type</w:t>
            </w:r>
            <w:r w:rsidR="00762E2C">
              <w:rPr>
                <w:lang w:val="en-GB"/>
              </w:rPr>
              <w:t>Schema</w:t>
            </w:r>
          </w:p>
        </w:tc>
        <w:tc>
          <w:tcPr>
            <w:tcW w:w="6662" w:type="dxa"/>
            <w:shd w:val="clear" w:color="auto" w:fill="auto"/>
          </w:tcPr>
          <w:p w14:paraId="5C9A27D0" w14:textId="77777777" w:rsidR="003D5ADE" w:rsidRPr="000136C4" w:rsidRDefault="00762E2C" w:rsidP="003D5ADE">
            <w:pPr>
              <w:pStyle w:val="TabelleGross"/>
              <w:rPr>
                <w:rFonts w:cs="Arial"/>
                <w:lang w:val="en-GB"/>
              </w:rPr>
            </w:pPr>
            <w:r>
              <w:rPr>
                <w:rFonts w:cs="Arial"/>
                <w:lang w:val="en-GB"/>
              </w:rPr>
              <w:t>Schema of advanced or structured data type</w:t>
            </w:r>
          </w:p>
        </w:tc>
        <w:tc>
          <w:tcPr>
            <w:tcW w:w="709" w:type="dxa"/>
            <w:shd w:val="clear" w:color="auto" w:fill="auto"/>
          </w:tcPr>
          <w:p w14:paraId="20F63AF8" w14:textId="77777777" w:rsidR="003D5ADE" w:rsidRPr="000136C4" w:rsidRDefault="003D5ADE" w:rsidP="003D5ADE">
            <w:pPr>
              <w:pStyle w:val="TabelleGross"/>
              <w:rPr>
                <w:lang w:val="en-GB"/>
              </w:rPr>
            </w:pPr>
            <w:r w:rsidRPr="000136C4">
              <w:rPr>
                <w:lang w:val="en-GB"/>
              </w:rPr>
              <w:t>O</w:t>
            </w:r>
          </w:p>
        </w:tc>
      </w:tr>
      <w:tr w:rsidR="00762E2C" w:rsidRPr="00762E2C" w14:paraId="1A27422C" w14:textId="77777777" w:rsidTr="003D5ADE">
        <w:trPr>
          <w:cantSplit/>
        </w:trPr>
        <w:tc>
          <w:tcPr>
            <w:tcW w:w="1843" w:type="dxa"/>
            <w:shd w:val="clear" w:color="auto" w:fill="auto"/>
          </w:tcPr>
          <w:p w14:paraId="557DEB54" w14:textId="77777777" w:rsidR="00762E2C" w:rsidRDefault="00762E2C" w:rsidP="003D5ADE">
            <w:pPr>
              <w:pStyle w:val="TabelleGross"/>
              <w:rPr>
                <w:lang w:val="en-GB"/>
              </w:rPr>
            </w:pPr>
            <w:r>
              <w:rPr>
                <w:lang w:val="en-GB"/>
              </w:rPr>
              <w:t>typeName</w:t>
            </w:r>
          </w:p>
        </w:tc>
        <w:tc>
          <w:tcPr>
            <w:tcW w:w="6662" w:type="dxa"/>
            <w:shd w:val="clear" w:color="auto" w:fill="auto"/>
          </w:tcPr>
          <w:p w14:paraId="5AB9D233" w14:textId="77777777" w:rsidR="00762E2C" w:rsidRDefault="00762E2C" w:rsidP="003D5ADE">
            <w:pPr>
              <w:pStyle w:val="TabelleGross"/>
              <w:rPr>
                <w:szCs w:val="24"/>
                <w:lang w:val="en-GB"/>
              </w:rPr>
            </w:pPr>
            <w:r>
              <w:rPr>
                <w:szCs w:val="24"/>
                <w:lang w:val="en-GB"/>
              </w:rPr>
              <w:t>Name of advanced or structured data type</w:t>
            </w:r>
          </w:p>
        </w:tc>
        <w:tc>
          <w:tcPr>
            <w:tcW w:w="709" w:type="dxa"/>
            <w:shd w:val="clear" w:color="auto" w:fill="auto"/>
          </w:tcPr>
          <w:p w14:paraId="25C1E2D1" w14:textId="77777777" w:rsidR="00762E2C" w:rsidRDefault="00762E2C" w:rsidP="003D5ADE">
            <w:pPr>
              <w:pStyle w:val="TabelleGross"/>
              <w:rPr>
                <w:lang w:val="en-GB"/>
              </w:rPr>
            </w:pPr>
            <w:r>
              <w:rPr>
                <w:lang w:val="en-GB"/>
              </w:rPr>
              <w:t>O</w:t>
            </w:r>
          </w:p>
        </w:tc>
      </w:tr>
      <w:tr w:rsidR="00762E2C" w:rsidRPr="000136C4" w14:paraId="03D09DE0" w14:textId="77777777" w:rsidTr="003D5ADE">
        <w:trPr>
          <w:cantSplit/>
        </w:trPr>
        <w:tc>
          <w:tcPr>
            <w:tcW w:w="1843" w:type="dxa"/>
            <w:shd w:val="clear" w:color="auto" w:fill="auto"/>
          </w:tcPr>
          <w:p w14:paraId="6F224814" w14:textId="77777777" w:rsidR="00762E2C" w:rsidRDefault="00762E2C" w:rsidP="00E965AC">
            <w:pPr>
              <w:pStyle w:val="TabelleGross"/>
              <w:rPr>
                <w:lang w:val="en-GB"/>
              </w:rPr>
            </w:pPr>
            <w:r>
              <w:rPr>
                <w:lang w:val="en-GB"/>
              </w:rPr>
              <w:t>attributes</w:t>
            </w:r>
          </w:p>
        </w:tc>
        <w:tc>
          <w:tcPr>
            <w:tcW w:w="6662" w:type="dxa"/>
            <w:shd w:val="clear" w:color="auto" w:fill="auto"/>
          </w:tcPr>
          <w:p w14:paraId="11342D04" w14:textId="77777777" w:rsidR="00762E2C" w:rsidRDefault="00762E2C" w:rsidP="00E965AC">
            <w:pPr>
              <w:pStyle w:val="TabelleGross"/>
              <w:rPr>
                <w:szCs w:val="24"/>
                <w:lang w:val="en-GB"/>
              </w:rPr>
            </w:pPr>
            <w:r>
              <w:rPr>
                <w:szCs w:val="24"/>
                <w:lang w:val="en-GB"/>
              </w:rPr>
              <w:t>List of attributes, if category of type of attribute is “row” or “udt”</w:t>
            </w:r>
          </w:p>
        </w:tc>
        <w:tc>
          <w:tcPr>
            <w:tcW w:w="709" w:type="dxa"/>
            <w:shd w:val="clear" w:color="auto" w:fill="auto"/>
          </w:tcPr>
          <w:p w14:paraId="19AFAEC6" w14:textId="77777777" w:rsidR="00762E2C" w:rsidRDefault="00762E2C" w:rsidP="00E965AC">
            <w:pPr>
              <w:pStyle w:val="TabelleGross"/>
              <w:rPr>
                <w:lang w:val="en-GB"/>
              </w:rPr>
            </w:pPr>
            <w:r>
              <w:rPr>
                <w:lang w:val="en-GB"/>
              </w:rPr>
              <w:t>O</w:t>
            </w:r>
          </w:p>
        </w:tc>
      </w:tr>
      <w:tr w:rsidR="003D5ADE" w:rsidRPr="000136C4" w14:paraId="37BFF10B" w14:textId="77777777" w:rsidTr="003D5ADE">
        <w:trPr>
          <w:cantSplit/>
        </w:trPr>
        <w:tc>
          <w:tcPr>
            <w:tcW w:w="1843" w:type="dxa"/>
            <w:shd w:val="clear" w:color="auto" w:fill="auto"/>
          </w:tcPr>
          <w:p w14:paraId="754559D6" w14:textId="77777777" w:rsidR="003D5ADE" w:rsidRPr="000136C4" w:rsidRDefault="003D5ADE" w:rsidP="003D5ADE">
            <w:pPr>
              <w:pStyle w:val="TabelleGross"/>
              <w:rPr>
                <w:lang w:val="en-GB"/>
              </w:rPr>
            </w:pPr>
            <w:r>
              <w:rPr>
                <w:lang w:val="en-GB"/>
              </w:rPr>
              <w:t>defaultValue</w:t>
            </w:r>
          </w:p>
        </w:tc>
        <w:tc>
          <w:tcPr>
            <w:tcW w:w="6662" w:type="dxa"/>
            <w:shd w:val="clear" w:color="auto" w:fill="auto"/>
          </w:tcPr>
          <w:p w14:paraId="0094612E" w14:textId="77777777" w:rsidR="003D5ADE" w:rsidRPr="000136C4" w:rsidRDefault="003D5ADE" w:rsidP="003D5ADE">
            <w:pPr>
              <w:pStyle w:val="TabelleGross"/>
              <w:rPr>
                <w:szCs w:val="24"/>
                <w:lang w:val="en-GB"/>
              </w:rPr>
            </w:pPr>
            <w:r>
              <w:rPr>
                <w:szCs w:val="24"/>
                <w:lang w:val="en-GB"/>
              </w:rPr>
              <w:t>Default value of attribute</w:t>
            </w:r>
          </w:p>
        </w:tc>
        <w:tc>
          <w:tcPr>
            <w:tcW w:w="709" w:type="dxa"/>
            <w:shd w:val="clear" w:color="auto" w:fill="auto"/>
          </w:tcPr>
          <w:p w14:paraId="5760CDB1" w14:textId="77777777" w:rsidR="003D5ADE" w:rsidRPr="000136C4" w:rsidRDefault="003D5ADE" w:rsidP="003D5ADE">
            <w:pPr>
              <w:pStyle w:val="TabelleGross"/>
              <w:rPr>
                <w:lang w:val="en-GB"/>
              </w:rPr>
            </w:pPr>
            <w:r>
              <w:rPr>
                <w:lang w:val="en-GB"/>
              </w:rPr>
              <w:t>O</w:t>
            </w:r>
          </w:p>
        </w:tc>
      </w:tr>
      <w:tr w:rsidR="003D5ADE" w:rsidRPr="000136C4" w14:paraId="25DA5ED3" w14:textId="77777777" w:rsidTr="003D5ADE">
        <w:trPr>
          <w:cantSplit/>
        </w:trPr>
        <w:tc>
          <w:tcPr>
            <w:tcW w:w="1843" w:type="dxa"/>
            <w:shd w:val="clear" w:color="auto" w:fill="auto"/>
          </w:tcPr>
          <w:p w14:paraId="598F0DF5" w14:textId="77777777" w:rsidR="003D5ADE" w:rsidRPr="000136C4" w:rsidRDefault="003D5ADE" w:rsidP="003D5ADE">
            <w:pPr>
              <w:pStyle w:val="TabelleGross"/>
              <w:rPr>
                <w:lang w:val="en-GB"/>
              </w:rPr>
            </w:pPr>
            <w:r w:rsidRPr="000136C4">
              <w:rPr>
                <w:lang w:val="en-GB"/>
              </w:rPr>
              <w:t>description</w:t>
            </w:r>
          </w:p>
        </w:tc>
        <w:tc>
          <w:tcPr>
            <w:tcW w:w="6662" w:type="dxa"/>
            <w:shd w:val="clear" w:color="auto" w:fill="auto"/>
          </w:tcPr>
          <w:p w14:paraId="60175D79" w14:textId="77777777" w:rsidR="003D5ADE" w:rsidRPr="000136C4" w:rsidRDefault="003D5ADE" w:rsidP="003D5ADE">
            <w:pPr>
              <w:pStyle w:val="TabelleGross"/>
              <w:rPr>
                <w:lang w:val="en-GB"/>
              </w:rPr>
            </w:pPr>
            <w:r w:rsidRPr="000136C4">
              <w:rPr>
                <w:szCs w:val="24"/>
                <w:lang w:val="en-GB"/>
              </w:rPr>
              <w:t>Description of the meaning and function of the routine</w:t>
            </w:r>
          </w:p>
        </w:tc>
        <w:tc>
          <w:tcPr>
            <w:tcW w:w="709" w:type="dxa"/>
            <w:shd w:val="clear" w:color="auto" w:fill="auto"/>
          </w:tcPr>
          <w:p w14:paraId="7B69D341" w14:textId="77777777" w:rsidR="003D5ADE" w:rsidRPr="000136C4" w:rsidRDefault="003D5ADE" w:rsidP="003D5ADE">
            <w:pPr>
              <w:pStyle w:val="TabelleGross"/>
              <w:rPr>
                <w:lang w:val="en-GB"/>
              </w:rPr>
            </w:pPr>
            <w:r w:rsidRPr="000136C4">
              <w:rPr>
                <w:lang w:val="en-GB"/>
              </w:rPr>
              <w:t>O</w:t>
            </w:r>
          </w:p>
        </w:tc>
      </w:tr>
    </w:tbl>
    <w:p w14:paraId="45748205" w14:textId="77777777" w:rsidR="003D5ADE" w:rsidRPr="000136C4" w:rsidRDefault="003D5ADE" w:rsidP="003D5ADE">
      <w:pPr>
        <w:rPr>
          <w:rFonts w:cs="Arial"/>
          <w:lang w:val="en-GB"/>
        </w:rPr>
      </w:pPr>
    </w:p>
    <w:p w14:paraId="21ACCA97" w14:textId="77777777" w:rsidR="003D5ADE" w:rsidRPr="000136C4" w:rsidRDefault="003D5ADE" w:rsidP="005524D2">
      <w:pPr>
        <w:rPr>
          <w:rFonts w:cs="Arial"/>
          <w:lang w:val="en-GB"/>
        </w:rPr>
      </w:pPr>
    </w:p>
    <w:p w14:paraId="7CE4D559" w14:textId="77777777" w:rsidR="005524D2" w:rsidRPr="000136C4" w:rsidRDefault="00E8597B" w:rsidP="00EF7B08">
      <w:pPr>
        <w:pStyle w:val="berschrift2"/>
        <w:rPr>
          <w:lang w:val="en-GB"/>
        </w:rPr>
      </w:pPr>
      <w:bookmarkStart w:id="67" w:name="_Toc423960725"/>
      <w:r w:rsidRPr="000136C4">
        <w:rPr>
          <w:lang w:val="en-GB"/>
        </w:rPr>
        <w:t>Table level metadata</w:t>
      </w:r>
      <w:bookmarkEnd w:id="67"/>
    </w:p>
    <w:p w14:paraId="71D9B702" w14:textId="77777777" w:rsidR="005524D2" w:rsidRPr="000136C4" w:rsidRDefault="00E8597B" w:rsidP="005524D2">
      <w:pPr>
        <w:rPr>
          <w:rFonts w:cs="Arial"/>
          <w:lang w:val="en-GB"/>
        </w:rPr>
      </w:pPr>
      <w:r w:rsidRPr="000136C4">
        <w:rPr>
          <w:spacing w:val="-1"/>
          <w:szCs w:val="24"/>
          <w:lang w:val="en-GB"/>
        </w:rPr>
        <w:t>Like the global information on the database and the schema metadata, table level metadata are archived in the</w:t>
      </w:r>
      <w:r w:rsidRPr="000136C4">
        <w:rPr>
          <w:spacing w:val="1"/>
          <w:szCs w:val="24"/>
          <w:lang w:val="en-GB"/>
        </w:rPr>
        <w:t xml:space="preserve"> </w:t>
      </w:r>
      <w:r w:rsidRPr="000136C4">
        <w:rPr>
          <w:rFonts w:ascii="Courier New" w:hAnsi="Courier New"/>
          <w:szCs w:val="24"/>
          <w:lang w:val="en-GB"/>
        </w:rPr>
        <w:t>m</w:t>
      </w:r>
      <w:r w:rsidRPr="000136C4">
        <w:rPr>
          <w:rFonts w:ascii="Courier New" w:hAnsi="Courier New"/>
          <w:spacing w:val="-3"/>
          <w:szCs w:val="24"/>
          <w:lang w:val="en-GB"/>
        </w:rPr>
        <w:t>e</w:t>
      </w:r>
      <w:r w:rsidRPr="000136C4">
        <w:rPr>
          <w:rFonts w:ascii="Courier New" w:hAnsi="Courier New"/>
          <w:szCs w:val="24"/>
          <w:lang w:val="en-GB"/>
        </w:rPr>
        <w:t>t</w:t>
      </w:r>
      <w:r w:rsidRPr="000136C4">
        <w:rPr>
          <w:rFonts w:ascii="Courier New" w:hAnsi="Courier New"/>
          <w:spacing w:val="-1"/>
          <w:szCs w:val="24"/>
          <w:lang w:val="en-GB"/>
        </w:rPr>
        <w:t>a</w:t>
      </w:r>
      <w:r w:rsidRPr="000136C4">
        <w:rPr>
          <w:rFonts w:ascii="Courier New" w:hAnsi="Courier New"/>
          <w:szCs w:val="24"/>
          <w:lang w:val="en-GB"/>
        </w:rPr>
        <w:t>d</w:t>
      </w:r>
      <w:r w:rsidRPr="000136C4">
        <w:rPr>
          <w:rFonts w:ascii="Courier New" w:hAnsi="Courier New"/>
          <w:spacing w:val="-1"/>
          <w:szCs w:val="24"/>
          <w:lang w:val="en-GB"/>
        </w:rPr>
        <w:t>a</w:t>
      </w:r>
      <w:r w:rsidRPr="000136C4">
        <w:rPr>
          <w:rFonts w:ascii="Courier New" w:hAnsi="Courier New"/>
          <w:szCs w:val="24"/>
          <w:lang w:val="en-GB"/>
        </w:rPr>
        <w:t>t</w:t>
      </w:r>
      <w:r w:rsidRPr="000136C4">
        <w:rPr>
          <w:rFonts w:ascii="Courier New" w:hAnsi="Courier New"/>
          <w:spacing w:val="-1"/>
          <w:szCs w:val="24"/>
          <w:lang w:val="en-GB"/>
        </w:rPr>
        <w:t>a</w:t>
      </w:r>
      <w:r w:rsidRPr="000136C4">
        <w:rPr>
          <w:rFonts w:ascii="Courier New" w:hAnsi="Courier New"/>
          <w:szCs w:val="24"/>
          <w:lang w:val="en-GB"/>
        </w:rPr>
        <w:t>.</w:t>
      </w:r>
      <w:r w:rsidRPr="000136C4">
        <w:rPr>
          <w:rFonts w:ascii="Courier New" w:hAnsi="Courier New"/>
          <w:spacing w:val="-1"/>
          <w:szCs w:val="24"/>
          <w:lang w:val="en-GB"/>
        </w:rPr>
        <w:t>x</w:t>
      </w:r>
      <w:r w:rsidRPr="000136C4">
        <w:rPr>
          <w:rFonts w:ascii="Courier New" w:hAnsi="Courier New"/>
          <w:szCs w:val="24"/>
          <w:lang w:val="en-GB"/>
        </w:rPr>
        <w:t>ml</w:t>
      </w:r>
      <w:r w:rsidRPr="000136C4">
        <w:rPr>
          <w:rFonts w:ascii="Courier New" w:hAnsi="Courier New"/>
          <w:spacing w:val="-71"/>
          <w:szCs w:val="24"/>
          <w:lang w:val="en-GB"/>
        </w:rPr>
        <w:t xml:space="preserve"> </w:t>
      </w:r>
      <w:r w:rsidRPr="000136C4">
        <w:rPr>
          <w:szCs w:val="24"/>
          <w:lang w:val="en-GB"/>
        </w:rPr>
        <w:t>file</w:t>
      </w:r>
      <w:r w:rsidR="005524D2" w:rsidRPr="000136C4">
        <w:rPr>
          <w:rFonts w:cs="Arial"/>
          <w:lang w:val="en-GB"/>
        </w:rPr>
        <w:t>.</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134"/>
        <w:gridCol w:w="7371"/>
        <w:gridCol w:w="709"/>
      </w:tblGrid>
      <w:tr w:rsidR="00DE1C2A" w:rsidRPr="000136C4" w14:paraId="796BCADA" w14:textId="77777777" w:rsidTr="005647F2">
        <w:trPr>
          <w:cantSplit/>
          <w:tblHeader/>
        </w:trPr>
        <w:tc>
          <w:tcPr>
            <w:tcW w:w="1134" w:type="dxa"/>
            <w:shd w:val="clear" w:color="auto" w:fill="99CCFF"/>
          </w:tcPr>
          <w:p w14:paraId="484EB559" w14:textId="77777777" w:rsidR="00DE1C2A" w:rsidRPr="000136C4" w:rsidRDefault="00DE1C2A" w:rsidP="00DE1C2A">
            <w:pPr>
              <w:pStyle w:val="TabelleGross"/>
              <w:rPr>
                <w:b/>
                <w:lang w:val="en-GB"/>
              </w:rPr>
            </w:pPr>
            <w:r w:rsidRPr="000136C4">
              <w:rPr>
                <w:b/>
                <w:lang w:val="en-GB"/>
              </w:rPr>
              <w:t>ID</w:t>
            </w:r>
          </w:p>
        </w:tc>
        <w:tc>
          <w:tcPr>
            <w:tcW w:w="7371" w:type="dxa"/>
            <w:shd w:val="clear" w:color="auto" w:fill="99CCFF"/>
          </w:tcPr>
          <w:p w14:paraId="0E8FE749" w14:textId="77777777" w:rsidR="00DE1C2A" w:rsidRPr="000136C4" w:rsidRDefault="00E54509" w:rsidP="00DE1C2A">
            <w:pPr>
              <w:pStyle w:val="TabelleGross"/>
              <w:rPr>
                <w:b/>
                <w:lang w:val="en-GB"/>
              </w:rPr>
            </w:pPr>
            <w:r w:rsidRPr="000136C4">
              <w:rPr>
                <w:b/>
                <w:lang w:val="en-GB"/>
              </w:rPr>
              <w:t>Description of requirement</w:t>
            </w:r>
          </w:p>
        </w:tc>
        <w:tc>
          <w:tcPr>
            <w:tcW w:w="709" w:type="dxa"/>
            <w:shd w:val="clear" w:color="auto" w:fill="99CCFF"/>
          </w:tcPr>
          <w:p w14:paraId="41A887BA" w14:textId="77777777" w:rsidR="00DE1C2A" w:rsidRPr="000136C4" w:rsidRDefault="00E54509" w:rsidP="00DE1C2A">
            <w:pPr>
              <w:pStyle w:val="TabelleGross"/>
              <w:rPr>
                <w:b/>
                <w:lang w:val="en-GB"/>
              </w:rPr>
            </w:pPr>
            <w:r w:rsidRPr="000136C4">
              <w:rPr>
                <w:b/>
                <w:lang w:val="en-GB"/>
              </w:rPr>
              <w:t>M/O</w:t>
            </w:r>
          </w:p>
        </w:tc>
      </w:tr>
      <w:tr w:rsidR="00DE1C2A" w:rsidRPr="000136C4" w14:paraId="70FE4127" w14:textId="77777777" w:rsidTr="005647F2">
        <w:trPr>
          <w:cantSplit/>
        </w:trPr>
        <w:tc>
          <w:tcPr>
            <w:tcW w:w="1134" w:type="dxa"/>
            <w:shd w:val="clear" w:color="auto" w:fill="auto"/>
          </w:tcPr>
          <w:p w14:paraId="3751F6B2" w14:textId="77777777" w:rsidR="00DE1C2A" w:rsidRPr="000136C4" w:rsidRDefault="00DE1C2A" w:rsidP="00762E2C">
            <w:pPr>
              <w:pStyle w:val="TabelleGross"/>
              <w:rPr>
                <w:sz w:val="16"/>
                <w:szCs w:val="16"/>
                <w:lang w:val="en-GB"/>
              </w:rPr>
            </w:pPr>
            <w:r w:rsidRPr="000136C4">
              <w:rPr>
                <w:lang w:val="en-GB"/>
              </w:rPr>
              <w:t>M_5.</w:t>
            </w:r>
            <w:r w:rsidR="00762E2C">
              <w:rPr>
                <w:lang w:val="en-GB"/>
              </w:rPr>
              <w:t>5</w:t>
            </w:r>
            <w:r w:rsidRPr="000136C4">
              <w:rPr>
                <w:lang w:val="en-GB"/>
              </w:rPr>
              <w:t>-1</w:t>
            </w:r>
          </w:p>
        </w:tc>
        <w:tc>
          <w:tcPr>
            <w:tcW w:w="7371" w:type="dxa"/>
            <w:shd w:val="clear" w:color="auto" w:fill="auto"/>
          </w:tcPr>
          <w:p w14:paraId="5E71DAE9" w14:textId="77777777" w:rsidR="00DE1C2A" w:rsidRPr="000136C4" w:rsidRDefault="00E8597B" w:rsidP="00DE1C2A">
            <w:pPr>
              <w:pStyle w:val="TabelleGross"/>
              <w:rPr>
                <w:lang w:val="en-GB"/>
              </w:rPr>
            </w:pPr>
            <w:r w:rsidRPr="000136C4">
              <w:rPr>
                <w:spacing w:val="-1"/>
                <w:szCs w:val="24"/>
                <w:lang w:val="en-GB"/>
              </w:rPr>
              <w:t>A</w:t>
            </w:r>
            <w:r w:rsidRPr="000136C4">
              <w:rPr>
                <w:spacing w:val="1"/>
                <w:szCs w:val="24"/>
                <w:lang w:val="en-GB"/>
              </w:rPr>
              <w:t>l</w:t>
            </w:r>
            <w:r w:rsidRPr="000136C4">
              <w:rPr>
                <w:spacing w:val="-1"/>
                <w:szCs w:val="24"/>
                <w:lang w:val="en-GB"/>
              </w:rPr>
              <w:t>l me</w:t>
            </w:r>
            <w:r w:rsidRPr="000136C4">
              <w:rPr>
                <w:szCs w:val="24"/>
                <w:lang w:val="en-GB"/>
              </w:rPr>
              <w:t>t</w:t>
            </w:r>
            <w:r w:rsidRPr="000136C4">
              <w:rPr>
                <w:spacing w:val="2"/>
                <w:szCs w:val="24"/>
                <w:lang w:val="en-GB"/>
              </w:rPr>
              <w:t>a</w:t>
            </w:r>
            <w:r w:rsidRPr="000136C4">
              <w:rPr>
                <w:szCs w:val="24"/>
                <w:lang w:val="en-GB"/>
              </w:rPr>
              <w:t>d</w:t>
            </w:r>
            <w:r w:rsidRPr="000136C4">
              <w:rPr>
                <w:spacing w:val="-1"/>
                <w:szCs w:val="24"/>
                <w:lang w:val="en-GB"/>
              </w:rPr>
              <w:t>a</w:t>
            </w:r>
            <w:r w:rsidRPr="000136C4">
              <w:rPr>
                <w:spacing w:val="2"/>
                <w:szCs w:val="24"/>
                <w:lang w:val="en-GB"/>
              </w:rPr>
              <w:t>ta</w:t>
            </w:r>
            <w:r w:rsidRPr="000136C4">
              <w:rPr>
                <w:spacing w:val="-1"/>
                <w:szCs w:val="24"/>
                <w:lang w:val="en-GB"/>
              </w:rPr>
              <w:t xml:space="preserve"> that are designated as mandatory in </w:t>
            </w:r>
            <w:r w:rsidRPr="000136C4">
              <w:rPr>
                <w:rFonts w:ascii="Courier New" w:hAnsi="Courier New"/>
                <w:w w:val="99"/>
                <w:szCs w:val="24"/>
                <w:lang w:val="en-GB"/>
              </w:rPr>
              <w:t>m</w:t>
            </w:r>
            <w:r w:rsidRPr="000136C4">
              <w:rPr>
                <w:rFonts w:ascii="Courier New" w:hAnsi="Courier New"/>
                <w:spacing w:val="1"/>
                <w:w w:val="99"/>
                <w:szCs w:val="24"/>
                <w:lang w:val="en-GB"/>
              </w:rPr>
              <w:t>e</w:t>
            </w:r>
            <w:r w:rsidRPr="000136C4">
              <w:rPr>
                <w:rFonts w:ascii="Courier New" w:hAnsi="Courier New"/>
                <w:spacing w:val="3"/>
                <w:w w:val="99"/>
                <w:szCs w:val="24"/>
                <w:lang w:val="en-GB"/>
              </w:rPr>
              <w:t>t</w:t>
            </w:r>
            <w:r w:rsidRPr="000136C4">
              <w:rPr>
                <w:rFonts w:ascii="Courier New" w:hAnsi="Courier New"/>
                <w:w w:val="99"/>
                <w:szCs w:val="24"/>
                <w:lang w:val="en-GB"/>
              </w:rPr>
              <w:t>a</w:t>
            </w:r>
            <w:r w:rsidRPr="000136C4">
              <w:rPr>
                <w:rFonts w:ascii="Courier New" w:hAnsi="Courier New"/>
                <w:spacing w:val="1"/>
                <w:w w:val="99"/>
                <w:szCs w:val="24"/>
                <w:lang w:val="en-GB"/>
              </w:rPr>
              <w:t>d</w:t>
            </w:r>
            <w:r w:rsidRPr="000136C4">
              <w:rPr>
                <w:rFonts w:ascii="Courier New" w:hAnsi="Courier New"/>
                <w:w w:val="99"/>
                <w:szCs w:val="24"/>
                <w:lang w:val="en-GB"/>
              </w:rPr>
              <w:t>a</w:t>
            </w:r>
            <w:r w:rsidRPr="000136C4">
              <w:rPr>
                <w:rFonts w:ascii="Courier New" w:hAnsi="Courier New"/>
                <w:spacing w:val="1"/>
                <w:w w:val="99"/>
                <w:szCs w:val="24"/>
                <w:lang w:val="en-GB"/>
              </w:rPr>
              <w:t>t</w:t>
            </w:r>
            <w:r w:rsidRPr="000136C4">
              <w:rPr>
                <w:rFonts w:ascii="Courier New" w:hAnsi="Courier New"/>
                <w:w w:val="99"/>
                <w:szCs w:val="24"/>
                <w:lang w:val="en-GB"/>
              </w:rPr>
              <w:t>a</w:t>
            </w:r>
            <w:r w:rsidRPr="000136C4">
              <w:rPr>
                <w:rFonts w:ascii="Courier New" w:hAnsi="Courier New"/>
                <w:spacing w:val="1"/>
                <w:w w:val="99"/>
                <w:szCs w:val="24"/>
                <w:lang w:val="en-GB"/>
              </w:rPr>
              <w:t>.</w:t>
            </w:r>
            <w:r w:rsidRPr="000136C4">
              <w:rPr>
                <w:rFonts w:ascii="Courier New" w:hAnsi="Courier New"/>
                <w:w w:val="99"/>
                <w:szCs w:val="24"/>
                <w:lang w:val="en-GB"/>
              </w:rPr>
              <w:t>x</w:t>
            </w:r>
            <w:r w:rsidRPr="000136C4">
              <w:rPr>
                <w:rFonts w:ascii="Courier New" w:hAnsi="Courier New"/>
                <w:spacing w:val="1"/>
                <w:w w:val="99"/>
                <w:szCs w:val="24"/>
                <w:lang w:val="en-GB"/>
              </w:rPr>
              <w:t>s</w:t>
            </w:r>
            <w:r w:rsidRPr="000136C4">
              <w:rPr>
                <w:rFonts w:ascii="Courier New" w:hAnsi="Courier New"/>
                <w:w w:val="99"/>
                <w:szCs w:val="24"/>
                <w:lang w:val="en-GB"/>
              </w:rPr>
              <w:t>d</w:t>
            </w:r>
            <w:r w:rsidRPr="000136C4">
              <w:rPr>
                <w:spacing w:val="-63"/>
                <w:szCs w:val="24"/>
                <w:lang w:val="en-GB"/>
              </w:rPr>
              <w:t xml:space="preserve"> </w:t>
            </w:r>
            <w:r w:rsidRPr="000136C4">
              <w:rPr>
                <w:szCs w:val="24"/>
                <w:lang w:val="en-GB"/>
              </w:rPr>
              <w:t>at table level must be completed accordingly</w:t>
            </w:r>
            <w:r w:rsidR="00DE1C2A" w:rsidRPr="000136C4">
              <w:rPr>
                <w:lang w:val="en-GB"/>
              </w:rPr>
              <w:t>.</w:t>
            </w:r>
          </w:p>
        </w:tc>
        <w:tc>
          <w:tcPr>
            <w:tcW w:w="709" w:type="dxa"/>
            <w:shd w:val="clear" w:color="auto" w:fill="auto"/>
          </w:tcPr>
          <w:p w14:paraId="50E80B17" w14:textId="77777777" w:rsidR="00DE1C2A" w:rsidRPr="000136C4" w:rsidRDefault="00DE1C2A" w:rsidP="00DE1C2A">
            <w:pPr>
              <w:pStyle w:val="TabelleGross"/>
              <w:rPr>
                <w:lang w:val="en-GB"/>
              </w:rPr>
            </w:pPr>
            <w:r w:rsidRPr="000136C4">
              <w:rPr>
                <w:lang w:val="en-GB"/>
              </w:rPr>
              <w:t>M</w:t>
            </w:r>
          </w:p>
        </w:tc>
      </w:tr>
    </w:tbl>
    <w:p w14:paraId="6516602A" w14:textId="77777777" w:rsidR="00DE1C2A" w:rsidRPr="000136C4" w:rsidRDefault="00DE1C2A" w:rsidP="00DE1C2A">
      <w:pPr>
        <w:rPr>
          <w:rFonts w:cs="Arial"/>
          <w:lang w:val="en-GB"/>
        </w:rPr>
      </w:pPr>
    </w:p>
    <w:p w14:paraId="267413C9" w14:textId="77777777" w:rsidR="00DE1C2A" w:rsidRPr="000136C4" w:rsidRDefault="00E8597B" w:rsidP="00DE1C2A">
      <w:pPr>
        <w:rPr>
          <w:rFonts w:cs="Arial"/>
          <w:lang w:val="en-GB"/>
        </w:rPr>
      </w:pPr>
      <w:r w:rsidRPr="000136C4">
        <w:rPr>
          <w:spacing w:val="-1"/>
          <w:szCs w:val="24"/>
          <w:lang w:val="en-GB"/>
        </w:rPr>
        <w:t xml:space="preserve">The following table metadata are stored in the </w:t>
      </w:r>
      <w:r w:rsidRPr="000136C4">
        <w:rPr>
          <w:rFonts w:ascii="Courier New" w:hAnsi="Courier New"/>
          <w:szCs w:val="24"/>
          <w:lang w:val="en-GB"/>
        </w:rPr>
        <w:t>metadata.xml</w:t>
      </w:r>
      <w:r w:rsidRPr="000136C4">
        <w:rPr>
          <w:spacing w:val="-73"/>
          <w:szCs w:val="24"/>
          <w:lang w:val="en-GB"/>
        </w:rPr>
        <w:t xml:space="preserve"> </w:t>
      </w:r>
      <w:r w:rsidRPr="000136C4">
        <w:rPr>
          <w:spacing w:val="2"/>
          <w:szCs w:val="24"/>
          <w:lang w:val="en-GB"/>
        </w:rPr>
        <w:t>file</w:t>
      </w:r>
      <w:r w:rsidR="00DE1C2A" w:rsidRPr="000136C4">
        <w:rPr>
          <w:rFonts w:cs="Arial"/>
          <w:lang w:val="en-GB"/>
        </w:rPr>
        <w:t>:</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843"/>
        <w:gridCol w:w="6662"/>
        <w:gridCol w:w="709"/>
      </w:tblGrid>
      <w:tr w:rsidR="00DE1C2A" w:rsidRPr="000136C4" w14:paraId="4DDE6B6E" w14:textId="77777777" w:rsidTr="007723AE">
        <w:trPr>
          <w:cantSplit/>
          <w:tblHeader/>
        </w:trPr>
        <w:tc>
          <w:tcPr>
            <w:tcW w:w="1843" w:type="dxa"/>
            <w:shd w:val="clear" w:color="auto" w:fill="99CCFF"/>
          </w:tcPr>
          <w:p w14:paraId="4E27C868" w14:textId="77777777" w:rsidR="00DE1C2A" w:rsidRPr="000136C4" w:rsidRDefault="00E8597B" w:rsidP="00DE1C2A">
            <w:pPr>
              <w:pStyle w:val="TabelleGross"/>
              <w:rPr>
                <w:b/>
                <w:lang w:val="en-GB"/>
              </w:rPr>
            </w:pPr>
            <w:r w:rsidRPr="000136C4">
              <w:rPr>
                <w:b/>
                <w:lang w:val="en-GB"/>
              </w:rPr>
              <w:t>Identifier</w:t>
            </w:r>
          </w:p>
        </w:tc>
        <w:tc>
          <w:tcPr>
            <w:tcW w:w="6662" w:type="dxa"/>
            <w:shd w:val="clear" w:color="auto" w:fill="99CCFF"/>
          </w:tcPr>
          <w:p w14:paraId="67401512" w14:textId="77777777" w:rsidR="00DE1C2A" w:rsidRPr="000136C4" w:rsidRDefault="00E8597B" w:rsidP="00DE1C2A">
            <w:pPr>
              <w:pStyle w:val="TabelleGross"/>
              <w:rPr>
                <w:b/>
                <w:lang w:val="en-GB"/>
              </w:rPr>
            </w:pPr>
            <w:r w:rsidRPr="000136C4">
              <w:rPr>
                <w:b/>
                <w:lang w:val="en-GB"/>
              </w:rPr>
              <w:t>Meaning</w:t>
            </w:r>
          </w:p>
        </w:tc>
        <w:tc>
          <w:tcPr>
            <w:tcW w:w="709" w:type="dxa"/>
            <w:shd w:val="clear" w:color="auto" w:fill="99CCFF"/>
          </w:tcPr>
          <w:p w14:paraId="207544D5" w14:textId="77777777" w:rsidR="00DE1C2A" w:rsidRPr="000136C4" w:rsidRDefault="00E54509" w:rsidP="00DE1C2A">
            <w:pPr>
              <w:pStyle w:val="TabelleGross"/>
              <w:rPr>
                <w:b/>
                <w:lang w:val="en-GB"/>
              </w:rPr>
            </w:pPr>
            <w:r w:rsidRPr="000136C4">
              <w:rPr>
                <w:b/>
                <w:lang w:val="en-GB"/>
              </w:rPr>
              <w:t>M/O</w:t>
            </w:r>
          </w:p>
        </w:tc>
      </w:tr>
      <w:tr w:rsidR="00DE1C2A" w:rsidRPr="000136C4" w14:paraId="75200185" w14:textId="77777777" w:rsidTr="007723AE">
        <w:trPr>
          <w:cantSplit/>
        </w:trPr>
        <w:tc>
          <w:tcPr>
            <w:tcW w:w="1843" w:type="dxa"/>
            <w:shd w:val="clear" w:color="auto" w:fill="auto"/>
          </w:tcPr>
          <w:p w14:paraId="68CC42CF" w14:textId="77777777" w:rsidR="00DE1C2A" w:rsidRPr="000136C4" w:rsidRDefault="00DE1C2A" w:rsidP="00DE1C2A">
            <w:pPr>
              <w:pStyle w:val="TabelleGross"/>
              <w:rPr>
                <w:lang w:val="en-GB"/>
              </w:rPr>
            </w:pPr>
            <w:r w:rsidRPr="000136C4">
              <w:rPr>
                <w:lang w:val="en-GB"/>
              </w:rPr>
              <w:t>name</w:t>
            </w:r>
          </w:p>
        </w:tc>
        <w:tc>
          <w:tcPr>
            <w:tcW w:w="6662" w:type="dxa"/>
            <w:shd w:val="clear" w:color="auto" w:fill="auto"/>
          </w:tcPr>
          <w:p w14:paraId="7F2BF5F5" w14:textId="77777777" w:rsidR="00DE1C2A" w:rsidRPr="000136C4" w:rsidRDefault="00E8597B" w:rsidP="00DE1C2A">
            <w:pPr>
              <w:pStyle w:val="TabelleGross"/>
              <w:rPr>
                <w:lang w:val="en-GB"/>
              </w:rPr>
            </w:pPr>
            <w:r w:rsidRPr="000136C4">
              <w:rPr>
                <w:szCs w:val="24"/>
                <w:lang w:val="en-GB"/>
              </w:rPr>
              <w:t>Table name in the schema</w:t>
            </w:r>
          </w:p>
        </w:tc>
        <w:tc>
          <w:tcPr>
            <w:tcW w:w="709" w:type="dxa"/>
            <w:shd w:val="clear" w:color="auto" w:fill="auto"/>
          </w:tcPr>
          <w:p w14:paraId="5487B462" w14:textId="77777777" w:rsidR="00DE1C2A" w:rsidRPr="000136C4" w:rsidRDefault="00DE1C2A" w:rsidP="00DE1C2A">
            <w:pPr>
              <w:pStyle w:val="TabelleGross"/>
              <w:rPr>
                <w:lang w:val="en-GB"/>
              </w:rPr>
            </w:pPr>
            <w:r w:rsidRPr="000136C4">
              <w:rPr>
                <w:lang w:val="en-GB"/>
              </w:rPr>
              <w:t>M</w:t>
            </w:r>
          </w:p>
        </w:tc>
      </w:tr>
      <w:tr w:rsidR="00DE1C2A" w:rsidRPr="000136C4" w14:paraId="637BE99F" w14:textId="77777777" w:rsidTr="007723AE">
        <w:trPr>
          <w:cantSplit/>
        </w:trPr>
        <w:tc>
          <w:tcPr>
            <w:tcW w:w="1843" w:type="dxa"/>
            <w:shd w:val="clear" w:color="auto" w:fill="auto"/>
          </w:tcPr>
          <w:p w14:paraId="67E73710" w14:textId="77777777" w:rsidR="00DE1C2A" w:rsidRPr="000136C4" w:rsidRDefault="00DE1C2A" w:rsidP="00DE1C2A">
            <w:pPr>
              <w:pStyle w:val="TabelleGross"/>
              <w:rPr>
                <w:lang w:val="en-GB"/>
              </w:rPr>
            </w:pPr>
            <w:r w:rsidRPr="000136C4">
              <w:rPr>
                <w:lang w:val="en-GB"/>
              </w:rPr>
              <w:t>folder</w:t>
            </w:r>
          </w:p>
        </w:tc>
        <w:tc>
          <w:tcPr>
            <w:tcW w:w="6662" w:type="dxa"/>
            <w:shd w:val="clear" w:color="auto" w:fill="auto"/>
          </w:tcPr>
          <w:p w14:paraId="2C384272" w14:textId="77777777" w:rsidR="00DE1C2A" w:rsidRPr="000136C4" w:rsidRDefault="00E8597B" w:rsidP="00DE1C2A">
            <w:pPr>
              <w:pStyle w:val="TabelleGross"/>
              <w:rPr>
                <w:lang w:val="en-GB"/>
              </w:rPr>
            </w:pPr>
            <w:r w:rsidRPr="000136C4">
              <w:rPr>
                <w:szCs w:val="24"/>
                <w:lang w:val="en-GB"/>
              </w:rPr>
              <w:t>Name of the table folder in the schema folder</w:t>
            </w:r>
          </w:p>
        </w:tc>
        <w:tc>
          <w:tcPr>
            <w:tcW w:w="709" w:type="dxa"/>
            <w:shd w:val="clear" w:color="auto" w:fill="auto"/>
          </w:tcPr>
          <w:p w14:paraId="0559DCE5" w14:textId="77777777" w:rsidR="00DE1C2A" w:rsidRPr="000136C4" w:rsidRDefault="00DE1C2A" w:rsidP="00DE1C2A">
            <w:pPr>
              <w:pStyle w:val="TabelleGross"/>
              <w:rPr>
                <w:lang w:val="en-GB"/>
              </w:rPr>
            </w:pPr>
            <w:r w:rsidRPr="000136C4">
              <w:rPr>
                <w:lang w:val="en-GB"/>
              </w:rPr>
              <w:t>M</w:t>
            </w:r>
          </w:p>
        </w:tc>
      </w:tr>
      <w:tr w:rsidR="00DE1C2A" w:rsidRPr="000136C4" w14:paraId="3A29829E" w14:textId="77777777" w:rsidTr="007723AE">
        <w:trPr>
          <w:cantSplit/>
        </w:trPr>
        <w:tc>
          <w:tcPr>
            <w:tcW w:w="1843" w:type="dxa"/>
            <w:shd w:val="clear" w:color="auto" w:fill="auto"/>
          </w:tcPr>
          <w:p w14:paraId="23BE6DF4" w14:textId="77777777" w:rsidR="00DE1C2A" w:rsidRPr="000136C4" w:rsidRDefault="00DE1C2A" w:rsidP="00DE1C2A">
            <w:pPr>
              <w:pStyle w:val="TabelleGross"/>
              <w:rPr>
                <w:lang w:val="en-GB"/>
              </w:rPr>
            </w:pPr>
            <w:r w:rsidRPr="000136C4">
              <w:rPr>
                <w:lang w:val="en-GB"/>
              </w:rPr>
              <w:lastRenderedPageBreak/>
              <w:t>description</w:t>
            </w:r>
          </w:p>
        </w:tc>
        <w:tc>
          <w:tcPr>
            <w:tcW w:w="6662" w:type="dxa"/>
            <w:shd w:val="clear" w:color="auto" w:fill="auto"/>
          </w:tcPr>
          <w:p w14:paraId="5B8CE069" w14:textId="77777777" w:rsidR="00DE1C2A" w:rsidRPr="000136C4" w:rsidRDefault="00E8597B" w:rsidP="00DE1C2A">
            <w:pPr>
              <w:pStyle w:val="TabelleGross"/>
              <w:rPr>
                <w:lang w:val="en-GB"/>
              </w:rPr>
            </w:pPr>
            <w:r w:rsidRPr="000136C4">
              <w:rPr>
                <w:szCs w:val="24"/>
                <w:lang w:val="en-GB"/>
              </w:rPr>
              <w:t>Description of the meaning and content of the table</w:t>
            </w:r>
          </w:p>
        </w:tc>
        <w:tc>
          <w:tcPr>
            <w:tcW w:w="709" w:type="dxa"/>
            <w:shd w:val="clear" w:color="auto" w:fill="auto"/>
          </w:tcPr>
          <w:p w14:paraId="468A13E1" w14:textId="77777777" w:rsidR="00DE1C2A" w:rsidRPr="000136C4" w:rsidRDefault="00E8597B" w:rsidP="00DE1C2A">
            <w:pPr>
              <w:pStyle w:val="TabelleGross"/>
              <w:rPr>
                <w:lang w:val="en-GB"/>
              </w:rPr>
            </w:pPr>
            <w:r w:rsidRPr="000136C4">
              <w:rPr>
                <w:lang w:val="en-GB"/>
              </w:rPr>
              <w:t>O</w:t>
            </w:r>
          </w:p>
        </w:tc>
      </w:tr>
      <w:tr w:rsidR="00DE1C2A" w:rsidRPr="000136C4" w14:paraId="006406FA" w14:textId="77777777" w:rsidTr="007723AE">
        <w:trPr>
          <w:cantSplit/>
        </w:trPr>
        <w:tc>
          <w:tcPr>
            <w:tcW w:w="1843" w:type="dxa"/>
            <w:shd w:val="clear" w:color="auto" w:fill="auto"/>
          </w:tcPr>
          <w:p w14:paraId="6584C61B" w14:textId="77777777" w:rsidR="00DE1C2A" w:rsidRPr="000136C4" w:rsidRDefault="00DE1C2A" w:rsidP="00DE1C2A">
            <w:pPr>
              <w:pStyle w:val="TabelleGross"/>
              <w:rPr>
                <w:lang w:val="en-GB"/>
              </w:rPr>
            </w:pPr>
            <w:r w:rsidRPr="000136C4">
              <w:rPr>
                <w:lang w:val="en-GB"/>
              </w:rPr>
              <w:t>columns</w:t>
            </w:r>
          </w:p>
        </w:tc>
        <w:tc>
          <w:tcPr>
            <w:tcW w:w="6662" w:type="dxa"/>
            <w:shd w:val="clear" w:color="auto" w:fill="auto"/>
          </w:tcPr>
          <w:p w14:paraId="31B0EA6D" w14:textId="77777777" w:rsidR="00DE1C2A" w:rsidRPr="000136C4" w:rsidRDefault="00E8597B" w:rsidP="00DE1C2A">
            <w:pPr>
              <w:pStyle w:val="TabelleGross"/>
              <w:rPr>
                <w:lang w:val="en-GB"/>
              </w:rPr>
            </w:pPr>
            <w:r w:rsidRPr="000136C4">
              <w:rPr>
                <w:szCs w:val="24"/>
                <w:lang w:val="en-GB"/>
              </w:rPr>
              <w:t>List of the columns in the table</w:t>
            </w:r>
          </w:p>
        </w:tc>
        <w:tc>
          <w:tcPr>
            <w:tcW w:w="709" w:type="dxa"/>
            <w:shd w:val="clear" w:color="auto" w:fill="auto"/>
          </w:tcPr>
          <w:p w14:paraId="6B1E31A9" w14:textId="77777777" w:rsidR="00DE1C2A" w:rsidRPr="000136C4" w:rsidRDefault="00DE1C2A" w:rsidP="00DE1C2A">
            <w:pPr>
              <w:pStyle w:val="TabelleGross"/>
              <w:rPr>
                <w:lang w:val="en-GB"/>
              </w:rPr>
            </w:pPr>
            <w:r w:rsidRPr="000136C4">
              <w:rPr>
                <w:lang w:val="en-GB"/>
              </w:rPr>
              <w:t>M</w:t>
            </w:r>
          </w:p>
        </w:tc>
      </w:tr>
      <w:tr w:rsidR="00DE1C2A" w:rsidRPr="000136C4" w14:paraId="1D6441D2" w14:textId="77777777" w:rsidTr="007723AE">
        <w:trPr>
          <w:cantSplit/>
        </w:trPr>
        <w:tc>
          <w:tcPr>
            <w:tcW w:w="1843" w:type="dxa"/>
            <w:shd w:val="clear" w:color="auto" w:fill="auto"/>
          </w:tcPr>
          <w:p w14:paraId="186C4B90" w14:textId="77777777" w:rsidR="00DE1C2A" w:rsidRPr="000136C4" w:rsidRDefault="00DE1C2A" w:rsidP="00DE1C2A">
            <w:pPr>
              <w:pStyle w:val="TabelleGross"/>
              <w:rPr>
                <w:lang w:val="en-GB"/>
              </w:rPr>
            </w:pPr>
            <w:r w:rsidRPr="000136C4">
              <w:rPr>
                <w:lang w:val="en-GB"/>
              </w:rPr>
              <w:t>primaryKey</w:t>
            </w:r>
          </w:p>
        </w:tc>
        <w:tc>
          <w:tcPr>
            <w:tcW w:w="6662" w:type="dxa"/>
            <w:shd w:val="clear" w:color="auto" w:fill="auto"/>
          </w:tcPr>
          <w:p w14:paraId="0D9B8345" w14:textId="77777777" w:rsidR="00DE1C2A" w:rsidRPr="000136C4" w:rsidRDefault="00E8597B" w:rsidP="00DE1C2A">
            <w:pPr>
              <w:pStyle w:val="TabelleGross"/>
              <w:rPr>
                <w:lang w:val="en-GB"/>
              </w:rPr>
            </w:pPr>
            <w:r w:rsidRPr="000136C4">
              <w:rPr>
                <w:szCs w:val="24"/>
                <w:lang w:val="en-GB"/>
              </w:rPr>
              <w:t>Primary key of the table</w:t>
            </w:r>
          </w:p>
        </w:tc>
        <w:tc>
          <w:tcPr>
            <w:tcW w:w="709" w:type="dxa"/>
            <w:shd w:val="clear" w:color="auto" w:fill="auto"/>
          </w:tcPr>
          <w:p w14:paraId="2207B981" w14:textId="77777777" w:rsidR="00DE1C2A" w:rsidRPr="000136C4" w:rsidRDefault="00E8597B" w:rsidP="00DE1C2A">
            <w:pPr>
              <w:pStyle w:val="TabelleGross"/>
              <w:rPr>
                <w:lang w:val="en-GB"/>
              </w:rPr>
            </w:pPr>
            <w:r w:rsidRPr="000136C4">
              <w:rPr>
                <w:lang w:val="en-GB"/>
              </w:rPr>
              <w:t>O</w:t>
            </w:r>
          </w:p>
        </w:tc>
      </w:tr>
      <w:tr w:rsidR="00DE1C2A" w:rsidRPr="000136C4" w14:paraId="5F15BC12" w14:textId="77777777" w:rsidTr="007723AE">
        <w:trPr>
          <w:cantSplit/>
        </w:trPr>
        <w:tc>
          <w:tcPr>
            <w:tcW w:w="1843" w:type="dxa"/>
            <w:shd w:val="clear" w:color="auto" w:fill="auto"/>
          </w:tcPr>
          <w:p w14:paraId="2A3DC492" w14:textId="77777777" w:rsidR="00DE1C2A" w:rsidRPr="000136C4" w:rsidRDefault="00DE1C2A" w:rsidP="00DE1C2A">
            <w:pPr>
              <w:pStyle w:val="TabelleGross"/>
              <w:rPr>
                <w:lang w:val="en-GB"/>
              </w:rPr>
            </w:pPr>
            <w:r w:rsidRPr="000136C4">
              <w:rPr>
                <w:lang w:val="en-GB"/>
              </w:rPr>
              <w:t>foreignKeys</w:t>
            </w:r>
          </w:p>
        </w:tc>
        <w:tc>
          <w:tcPr>
            <w:tcW w:w="6662" w:type="dxa"/>
            <w:shd w:val="clear" w:color="auto" w:fill="auto"/>
          </w:tcPr>
          <w:p w14:paraId="1EAAE01F" w14:textId="77777777" w:rsidR="00DE1C2A" w:rsidRPr="000136C4" w:rsidRDefault="00E8597B" w:rsidP="00DE1C2A">
            <w:pPr>
              <w:pStyle w:val="TabelleGross"/>
              <w:rPr>
                <w:lang w:val="en-GB"/>
              </w:rPr>
            </w:pPr>
            <w:r w:rsidRPr="000136C4">
              <w:rPr>
                <w:szCs w:val="24"/>
                <w:lang w:val="en-GB"/>
              </w:rPr>
              <w:t>List of the foreign keys in the table</w:t>
            </w:r>
          </w:p>
        </w:tc>
        <w:tc>
          <w:tcPr>
            <w:tcW w:w="709" w:type="dxa"/>
            <w:shd w:val="clear" w:color="auto" w:fill="auto"/>
          </w:tcPr>
          <w:p w14:paraId="1C64B8E4" w14:textId="77777777" w:rsidR="00DE1C2A" w:rsidRPr="000136C4" w:rsidRDefault="00E8597B" w:rsidP="00DE1C2A">
            <w:pPr>
              <w:pStyle w:val="TabelleGross"/>
              <w:rPr>
                <w:lang w:val="en-GB"/>
              </w:rPr>
            </w:pPr>
            <w:r w:rsidRPr="000136C4">
              <w:rPr>
                <w:lang w:val="en-GB"/>
              </w:rPr>
              <w:t>O</w:t>
            </w:r>
          </w:p>
        </w:tc>
      </w:tr>
      <w:tr w:rsidR="00DE1C2A" w:rsidRPr="000136C4" w14:paraId="3C884DCA" w14:textId="77777777" w:rsidTr="007723AE">
        <w:trPr>
          <w:cantSplit/>
        </w:trPr>
        <w:tc>
          <w:tcPr>
            <w:tcW w:w="1843" w:type="dxa"/>
            <w:shd w:val="clear" w:color="auto" w:fill="auto"/>
          </w:tcPr>
          <w:p w14:paraId="5FDCF60C" w14:textId="77777777" w:rsidR="00DE1C2A" w:rsidRPr="000136C4" w:rsidRDefault="00DE1C2A" w:rsidP="00DE1C2A">
            <w:pPr>
              <w:pStyle w:val="TabelleGross"/>
              <w:rPr>
                <w:lang w:val="en-GB"/>
              </w:rPr>
            </w:pPr>
            <w:r w:rsidRPr="000136C4">
              <w:rPr>
                <w:lang w:val="en-GB"/>
              </w:rPr>
              <w:t>candidateKeys</w:t>
            </w:r>
          </w:p>
        </w:tc>
        <w:tc>
          <w:tcPr>
            <w:tcW w:w="6662" w:type="dxa"/>
            <w:shd w:val="clear" w:color="auto" w:fill="auto"/>
          </w:tcPr>
          <w:p w14:paraId="3AD81FB3" w14:textId="77777777" w:rsidR="00DE1C2A" w:rsidRPr="000136C4" w:rsidRDefault="00E8597B" w:rsidP="00DE1C2A">
            <w:pPr>
              <w:pStyle w:val="TabelleGross"/>
              <w:rPr>
                <w:lang w:val="en-GB"/>
              </w:rPr>
            </w:pPr>
            <w:r w:rsidRPr="000136C4">
              <w:rPr>
                <w:szCs w:val="24"/>
                <w:lang w:val="en-GB"/>
              </w:rPr>
              <w:t>List of the candidate keys in the table</w:t>
            </w:r>
          </w:p>
        </w:tc>
        <w:tc>
          <w:tcPr>
            <w:tcW w:w="709" w:type="dxa"/>
            <w:shd w:val="clear" w:color="auto" w:fill="auto"/>
          </w:tcPr>
          <w:p w14:paraId="1044DABD" w14:textId="77777777" w:rsidR="00DE1C2A" w:rsidRPr="000136C4" w:rsidRDefault="00E8597B" w:rsidP="00DE1C2A">
            <w:pPr>
              <w:pStyle w:val="TabelleGross"/>
              <w:rPr>
                <w:lang w:val="en-GB"/>
              </w:rPr>
            </w:pPr>
            <w:r w:rsidRPr="000136C4">
              <w:rPr>
                <w:lang w:val="en-GB"/>
              </w:rPr>
              <w:t>O</w:t>
            </w:r>
          </w:p>
        </w:tc>
      </w:tr>
      <w:tr w:rsidR="00DE1C2A" w:rsidRPr="000136C4" w14:paraId="339359FD" w14:textId="77777777" w:rsidTr="007723AE">
        <w:trPr>
          <w:cantSplit/>
        </w:trPr>
        <w:tc>
          <w:tcPr>
            <w:tcW w:w="1843" w:type="dxa"/>
            <w:shd w:val="clear" w:color="auto" w:fill="auto"/>
          </w:tcPr>
          <w:p w14:paraId="541D2303" w14:textId="77777777" w:rsidR="00DE1C2A" w:rsidRPr="000136C4" w:rsidRDefault="00DE1C2A" w:rsidP="00DE1C2A">
            <w:pPr>
              <w:pStyle w:val="TabelleGross"/>
              <w:rPr>
                <w:lang w:val="en-GB"/>
              </w:rPr>
            </w:pPr>
            <w:r w:rsidRPr="000136C4">
              <w:rPr>
                <w:lang w:val="en-GB"/>
              </w:rPr>
              <w:t>checkConstraints</w:t>
            </w:r>
          </w:p>
        </w:tc>
        <w:tc>
          <w:tcPr>
            <w:tcW w:w="6662" w:type="dxa"/>
            <w:shd w:val="clear" w:color="auto" w:fill="auto"/>
          </w:tcPr>
          <w:p w14:paraId="7CD501C1" w14:textId="77777777" w:rsidR="00DE1C2A" w:rsidRPr="000136C4" w:rsidRDefault="00E8597B" w:rsidP="00DE1C2A">
            <w:pPr>
              <w:pStyle w:val="TabelleGross"/>
              <w:rPr>
                <w:lang w:val="en-GB"/>
              </w:rPr>
            </w:pPr>
            <w:r w:rsidRPr="000136C4">
              <w:rPr>
                <w:szCs w:val="24"/>
                <w:lang w:val="en-GB"/>
              </w:rPr>
              <w:t>List of the constraints in the table</w:t>
            </w:r>
          </w:p>
        </w:tc>
        <w:tc>
          <w:tcPr>
            <w:tcW w:w="709" w:type="dxa"/>
            <w:shd w:val="clear" w:color="auto" w:fill="auto"/>
          </w:tcPr>
          <w:p w14:paraId="12B136E3" w14:textId="77777777" w:rsidR="00DE1C2A" w:rsidRPr="000136C4" w:rsidRDefault="00E8597B" w:rsidP="00DE1C2A">
            <w:pPr>
              <w:pStyle w:val="TabelleGross"/>
              <w:rPr>
                <w:lang w:val="en-GB"/>
              </w:rPr>
            </w:pPr>
            <w:r w:rsidRPr="000136C4">
              <w:rPr>
                <w:lang w:val="en-GB"/>
              </w:rPr>
              <w:t>O</w:t>
            </w:r>
          </w:p>
        </w:tc>
      </w:tr>
      <w:tr w:rsidR="00DE1C2A" w:rsidRPr="000136C4" w14:paraId="37BEDD61" w14:textId="77777777" w:rsidTr="007723AE">
        <w:trPr>
          <w:cantSplit/>
        </w:trPr>
        <w:tc>
          <w:tcPr>
            <w:tcW w:w="1843" w:type="dxa"/>
            <w:shd w:val="clear" w:color="auto" w:fill="auto"/>
          </w:tcPr>
          <w:p w14:paraId="36F0093D" w14:textId="77777777" w:rsidR="00DE1C2A" w:rsidRPr="000136C4" w:rsidRDefault="00DE1C2A" w:rsidP="00DE1C2A">
            <w:pPr>
              <w:pStyle w:val="TabelleGross"/>
              <w:rPr>
                <w:lang w:val="en-GB"/>
              </w:rPr>
            </w:pPr>
            <w:r w:rsidRPr="000136C4">
              <w:rPr>
                <w:lang w:val="en-GB"/>
              </w:rPr>
              <w:t>triggers</w:t>
            </w:r>
          </w:p>
        </w:tc>
        <w:tc>
          <w:tcPr>
            <w:tcW w:w="6662" w:type="dxa"/>
            <w:shd w:val="clear" w:color="auto" w:fill="auto"/>
          </w:tcPr>
          <w:p w14:paraId="319F4A32" w14:textId="77777777" w:rsidR="00DE1C2A" w:rsidRPr="000136C4" w:rsidRDefault="00E8597B" w:rsidP="00DE1C2A">
            <w:pPr>
              <w:pStyle w:val="TabelleGross"/>
              <w:rPr>
                <w:lang w:val="en-GB"/>
              </w:rPr>
            </w:pPr>
            <w:r w:rsidRPr="000136C4">
              <w:rPr>
                <w:szCs w:val="24"/>
                <w:lang w:val="en-GB"/>
              </w:rPr>
              <w:t>List of the triggers in the table</w:t>
            </w:r>
          </w:p>
        </w:tc>
        <w:tc>
          <w:tcPr>
            <w:tcW w:w="709" w:type="dxa"/>
            <w:shd w:val="clear" w:color="auto" w:fill="auto"/>
          </w:tcPr>
          <w:p w14:paraId="46EE1C42" w14:textId="77777777" w:rsidR="00DE1C2A" w:rsidRPr="000136C4" w:rsidRDefault="00E8597B" w:rsidP="00DE1C2A">
            <w:pPr>
              <w:pStyle w:val="TabelleGross"/>
              <w:rPr>
                <w:lang w:val="en-GB"/>
              </w:rPr>
            </w:pPr>
            <w:r w:rsidRPr="000136C4">
              <w:rPr>
                <w:lang w:val="en-GB"/>
              </w:rPr>
              <w:t>O</w:t>
            </w:r>
          </w:p>
        </w:tc>
      </w:tr>
      <w:tr w:rsidR="00DE1C2A" w:rsidRPr="000136C4" w14:paraId="6198A212" w14:textId="77777777" w:rsidTr="007723AE">
        <w:trPr>
          <w:cantSplit/>
        </w:trPr>
        <w:tc>
          <w:tcPr>
            <w:tcW w:w="1843" w:type="dxa"/>
            <w:shd w:val="clear" w:color="auto" w:fill="auto"/>
          </w:tcPr>
          <w:p w14:paraId="303F9E11" w14:textId="77777777" w:rsidR="00DE1C2A" w:rsidRPr="000136C4" w:rsidRDefault="00DE1C2A" w:rsidP="00DE1C2A">
            <w:pPr>
              <w:pStyle w:val="TabelleGross"/>
              <w:rPr>
                <w:lang w:val="en-GB"/>
              </w:rPr>
            </w:pPr>
            <w:r w:rsidRPr="000136C4">
              <w:rPr>
                <w:lang w:val="en-GB"/>
              </w:rPr>
              <w:t>rows</w:t>
            </w:r>
          </w:p>
        </w:tc>
        <w:tc>
          <w:tcPr>
            <w:tcW w:w="6662" w:type="dxa"/>
            <w:shd w:val="clear" w:color="auto" w:fill="auto"/>
          </w:tcPr>
          <w:p w14:paraId="139FC520" w14:textId="77777777" w:rsidR="00DE1C2A" w:rsidRPr="000136C4" w:rsidRDefault="00E8597B" w:rsidP="00DE1C2A">
            <w:pPr>
              <w:pStyle w:val="TabelleGross"/>
              <w:rPr>
                <w:lang w:val="en-GB"/>
              </w:rPr>
            </w:pPr>
            <w:r w:rsidRPr="000136C4">
              <w:rPr>
                <w:szCs w:val="24"/>
                <w:lang w:val="en-GB"/>
              </w:rPr>
              <w:t>Number of datasets</w:t>
            </w:r>
          </w:p>
        </w:tc>
        <w:tc>
          <w:tcPr>
            <w:tcW w:w="709" w:type="dxa"/>
            <w:shd w:val="clear" w:color="auto" w:fill="auto"/>
          </w:tcPr>
          <w:p w14:paraId="735A1305" w14:textId="77777777" w:rsidR="00DE1C2A" w:rsidRPr="000136C4" w:rsidRDefault="00DE1C2A" w:rsidP="00DE1C2A">
            <w:pPr>
              <w:pStyle w:val="TabelleGross"/>
              <w:rPr>
                <w:lang w:val="en-GB"/>
              </w:rPr>
            </w:pPr>
            <w:r w:rsidRPr="000136C4">
              <w:rPr>
                <w:lang w:val="en-GB"/>
              </w:rPr>
              <w:t>M</w:t>
            </w:r>
          </w:p>
        </w:tc>
      </w:tr>
    </w:tbl>
    <w:p w14:paraId="378E8519" w14:textId="77777777" w:rsidR="005524D2" w:rsidRPr="000136C4" w:rsidRDefault="005524D2" w:rsidP="005524D2">
      <w:pPr>
        <w:rPr>
          <w:rFonts w:cs="Arial"/>
          <w:lang w:val="en-GB"/>
        </w:rPr>
      </w:pPr>
    </w:p>
    <w:p w14:paraId="7194F3E2" w14:textId="77777777" w:rsidR="00830938" w:rsidRPr="000136C4" w:rsidRDefault="00830938">
      <w:pPr>
        <w:spacing w:after="0" w:line="240" w:lineRule="auto"/>
        <w:rPr>
          <w:b/>
          <w:sz w:val="24"/>
          <w:lang w:val="en-GB"/>
        </w:rPr>
      </w:pPr>
      <w:bookmarkStart w:id="68" w:name="_Toc264549056"/>
      <w:r w:rsidRPr="000136C4">
        <w:rPr>
          <w:lang w:val="en-GB"/>
        </w:rPr>
        <w:br w:type="page"/>
      </w:r>
    </w:p>
    <w:p w14:paraId="7A5D2334" w14:textId="77777777" w:rsidR="005524D2" w:rsidRPr="000136C4" w:rsidRDefault="00E8597B" w:rsidP="00EF7B08">
      <w:pPr>
        <w:pStyle w:val="berschrift2"/>
        <w:rPr>
          <w:lang w:val="en-GB"/>
        </w:rPr>
      </w:pPr>
      <w:bookmarkStart w:id="69" w:name="_Toc423960726"/>
      <w:bookmarkEnd w:id="68"/>
      <w:r w:rsidRPr="000136C4">
        <w:rPr>
          <w:lang w:val="en-GB"/>
        </w:rPr>
        <w:lastRenderedPageBreak/>
        <w:t>Column level metadata</w:t>
      </w:r>
      <w:bookmarkEnd w:id="69"/>
    </w:p>
    <w:p w14:paraId="621C76B4" w14:textId="77777777" w:rsidR="005524D2" w:rsidRPr="000136C4" w:rsidRDefault="00E8597B" w:rsidP="005524D2">
      <w:pPr>
        <w:rPr>
          <w:rFonts w:cs="Arial"/>
          <w:lang w:val="en-GB"/>
        </w:rPr>
      </w:pPr>
      <w:r w:rsidRPr="000136C4">
        <w:rPr>
          <w:spacing w:val="-1"/>
          <w:szCs w:val="24"/>
          <w:lang w:val="en-GB"/>
        </w:rPr>
        <w:t>Like the global information on the database, the schema metadata and the table level metad</w:t>
      </w:r>
      <w:r w:rsidRPr="000136C4">
        <w:rPr>
          <w:spacing w:val="-1"/>
          <w:szCs w:val="24"/>
          <w:lang w:val="en-GB"/>
        </w:rPr>
        <w:t>a</w:t>
      </w:r>
      <w:r w:rsidRPr="000136C4">
        <w:rPr>
          <w:spacing w:val="-1"/>
          <w:szCs w:val="24"/>
          <w:lang w:val="en-GB"/>
        </w:rPr>
        <w:t>ta, the column level metadata are archived in the</w:t>
      </w:r>
      <w:r w:rsidRPr="000136C4">
        <w:rPr>
          <w:spacing w:val="1"/>
          <w:szCs w:val="24"/>
          <w:lang w:val="en-GB"/>
        </w:rPr>
        <w:t xml:space="preserve"> </w:t>
      </w:r>
      <w:r w:rsidRPr="000136C4">
        <w:rPr>
          <w:rFonts w:ascii="Courier New" w:hAnsi="Courier New"/>
          <w:szCs w:val="24"/>
          <w:lang w:val="en-GB"/>
        </w:rPr>
        <w:t>m</w:t>
      </w:r>
      <w:r w:rsidRPr="000136C4">
        <w:rPr>
          <w:rFonts w:ascii="Courier New" w:hAnsi="Courier New"/>
          <w:spacing w:val="-3"/>
          <w:szCs w:val="24"/>
          <w:lang w:val="en-GB"/>
        </w:rPr>
        <w:t>e</w:t>
      </w:r>
      <w:r w:rsidRPr="000136C4">
        <w:rPr>
          <w:rFonts w:ascii="Courier New" w:hAnsi="Courier New"/>
          <w:szCs w:val="24"/>
          <w:lang w:val="en-GB"/>
        </w:rPr>
        <w:t>t</w:t>
      </w:r>
      <w:r w:rsidRPr="000136C4">
        <w:rPr>
          <w:rFonts w:ascii="Courier New" w:hAnsi="Courier New"/>
          <w:spacing w:val="-1"/>
          <w:szCs w:val="24"/>
          <w:lang w:val="en-GB"/>
        </w:rPr>
        <w:t>a</w:t>
      </w:r>
      <w:r w:rsidRPr="000136C4">
        <w:rPr>
          <w:rFonts w:ascii="Courier New" w:hAnsi="Courier New"/>
          <w:szCs w:val="24"/>
          <w:lang w:val="en-GB"/>
        </w:rPr>
        <w:t>d</w:t>
      </w:r>
      <w:r w:rsidRPr="000136C4">
        <w:rPr>
          <w:rFonts w:ascii="Courier New" w:hAnsi="Courier New"/>
          <w:spacing w:val="-1"/>
          <w:szCs w:val="24"/>
          <w:lang w:val="en-GB"/>
        </w:rPr>
        <w:t>a</w:t>
      </w:r>
      <w:r w:rsidRPr="000136C4">
        <w:rPr>
          <w:rFonts w:ascii="Courier New" w:hAnsi="Courier New"/>
          <w:szCs w:val="24"/>
          <w:lang w:val="en-GB"/>
        </w:rPr>
        <w:t>t</w:t>
      </w:r>
      <w:r w:rsidRPr="000136C4">
        <w:rPr>
          <w:rFonts w:ascii="Courier New" w:hAnsi="Courier New"/>
          <w:spacing w:val="-1"/>
          <w:szCs w:val="24"/>
          <w:lang w:val="en-GB"/>
        </w:rPr>
        <w:t>a</w:t>
      </w:r>
      <w:r w:rsidRPr="000136C4">
        <w:rPr>
          <w:rFonts w:ascii="Courier New" w:hAnsi="Courier New"/>
          <w:szCs w:val="24"/>
          <w:lang w:val="en-GB"/>
        </w:rPr>
        <w:t>.</w:t>
      </w:r>
      <w:r w:rsidRPr="000136C4">
        <w:rPr>
          <w:rFonts w:ascii="Courier New" w:hAnsi="Courier New"/>
          <w:spacing w:val="-1"/>
          <w:szCs w:val="24"/>
          <w:lang w:val="en-GB"/>
        </w:rPr>
        <w:t>x</w:t>
      </w:r>
      <w:r w:rsidRPr="000136C4">
        <w:rPr>
          <w:rFonts w:ascii="Courier New" w:hAnsi="Courier New"/>
          <w:szCs w:val="24"/>
          <w:lang w:val="en-GB"/>
        </w:rPr>
        <w:t>ml</w:t>
      </w:r>
      <w:r w:rsidRPr="000136C4">
        <w:rPr>
          <w:spacing w:val="-71"/>
          <w:szCs w:val="24"/>
          <w:lang w:val="en-GB"/>
        </w:rPr>
        <w:t xml:space="preserve"> </w:t>
      </w:r>
      <w:r w:rsidRPr="000136C4">
        <w:rPr>
          <w:szCs w:val="24"/>
          <w:lang w:val="en-GB"/>
        </w:rPr>
        <w:t>file</w:t>
      </w:r>
      <w:r w:rsidR="005524D2" w:rsidRPr="000136C4">
        <w:rPr>
          <w:rFonts w:cs="Arial"/>
          <w:lang w:val="en-GB"/>
        </w:rPr>
        <w:t>.</w:t>
      </w:r>
      <w:r w:rsidR="000E1819">
        <w:rPr>
          <w:rFonts w:cs="Arial"/>
          <w:lang w:val="en-GB"/>
        </w:rPr>
        <w:t xml:space="preserve"> Column metadata d</w:t>
      </w:r>
      <w:r w:rsidR="000E1819">
        <w:rPr>
          <w:rFonts w:cs="Arial"/>
          <w:lang w:val="en-GB"/>
        </w:rPr>
        <w:t>e</w:t>
      </w:r>
      <w:r w:rsidR="000E1819">
        <w:rPr>
          <w:rFonts w:cs="Arial"/>
          <w:lang w:val="en-GB"/>
        </w:rPr>
        <w:t>scribe a column in a table</w:t>
      </w:r>
      <w:r w:rsidR="00762E2C">
        <w:rPr>
          <w:rFonts w:cs="Arial"/>
          <w:lang w:val="en-GB"/>
        </w:rPr>
        <w:t xml:space="preserve"> or a view</w:t>
      </w:r>
      <w:r w:rsidR="000E1819">
        <w:rPr>
          <w:rFonts w:cs="Arial"/>
          <w:lang w:val="en-GB"/>
        </w:rPr>
        <w:t>.</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134"/>
        <w:gridCol w:w="7371"/>
        <w:gridCol w:w="709"/>
      </w:tblGrid>
      <w:tr w:rsidR="00DE1C2A" w:rsidRPr="000136C4" w14:paraId="54C45C39" w14:textId="77777777" w:rsidTr="005647F2">
        <w:trPr>
          <w:cantSplit/>
          <w:tblHeader/>
        </w:trPr>
        <w:tc>
          <w:tcPr>
            <w:tcW w:w="1134" w:type="dxa"/>
            <w:shd w:val="clear" w:color="auto" w:fill="99CCFF"/>
          </w:tcPr>
          <w:p w14:paraId="7902B81F" w14:textId="77777777" w:rsidR="00DE1C2A" w:rsidRPr="000136C4" w:rsidRDefault="00DE1C2A" w:rsidP="00DE1C2A">
            <w:pPr>
              <w:pStyle w:val="TabelleGross"/>
              <w:rPr>
                <w:b/>
                <w:lang w:val="en-GB"/>
              </w:rPr>
            </w:pPr>
            <w:r w:rsidRPr="000136C4">
              <w:rPr>
                <w:b/>
                <w:lang w:val="en-GB"/>
              </w:rPr>
              <w:t>ID</w:t>
            </w:r>
          </w:p>
        </w:tc>
        <w:tc>
          <w:tcPr>
            <w:tcW w:w="7371" w:type="dxa"/>
            <w:shd w:val="clear" w:color="auto" w:fill="99CCFF"/>
          </w:tcPr>
          <w:p w14:paraId="785E6A34" w14:textId="77777777" w:rsidR="00DE1C2A" w:rsidRPr="000136C4" w:rsidRDefault="00E54509" w:rsidP="00DE1C2A">
            <w:pPr>
              <w:pStyle w:val="TabelleGross"/>
              <w:rPr>
                <w:b/>
                <w:lang w:val="en-GB"/>
              </w:rPr>
            </w:pPr>
            <w:r w:rsidRPr="000136C4">
              <w:rPr>
                <w:b/>
                <w:lang w:val="en-GB"/>
              </w:rPr>
              <w:t>Description of requirement</w:t>
            </w:r>
          </w:p>
        </w:tc>
        <w:tc>
          <w:tcPr>
            <w:tcW w:w="709" w:type="dxa"/>
            <w:shd w:val="clear" w:color="auto" w:fill="99CCFF"/>
          </w:tcPr>
          <w:p w14:paraId="591D514A" w14:textId="77777777" w:rsidR="00DE1C2A" w:rsidRPr="000136C4" w:rsidRDefault="00E54509" w:rsidP="00DE1C2A">
            <w:pPr>
              <w:pStyle w:val="TabelleGross"/>
              <w:rPr>
                <w:b/>
                <w:lang w:val="en-GB"/>
              </w:rPr>
            </w:pPr>
            <w:r w:rsidRPr="000136C4">
              <w:rPr>
                <w:b/>
                <w:lang w:val="en-GB"/>
              </w:rPr>
              <w:t>M/O</w:t>
            </w:r>
          </w:p>
        </w:tc>
      </w:tr>
      <w:tr w:rsidR="00DE1C2A" w:rsidRPr="000136C4" w14:paraId="3D696E5B" w14:textId="77777777" w:rsidTr="005647F2">
        <w:trPr>
          <w:cantSplit/>
        </w:trPr>
        <w:tc>
          <w:tcPr>
            <w:tcW w:w="1134" w:type="dxa"/>
            <w:shd w:val="clear" w:color="auto" w:fill="auto"/>
          </w:tcPr>
          <w:p w14:paraId="0C12D678" w14:textId="77777777" w:rsidR="00DE1C2A" w:rsidRPr="000136C4" w:rsidRDefault="00DE1C2A" w:rsidP="00762E2C">
            <w:pPr>
              <w:pStyle w:val="TabelleGross"/>
              <w:rPr>
                <w:sz w:val="16"/>
                <w:szCs w:val="16"/>
                <w:lang w:val="en-GB"/>
              </w:rPr>
            </w:pPr>
            <w:r w:rsidRPr="000136C4">
              <w:rPr>
                <w:lang w:val="en-GB"/>
              </w:rPr>
              <w:t>M_5.</w:t>
            </w:r>
            <w:r w:rsidR="00762E2C">
              <w:rPr>
                <w:lang w:val="en-GB"/>
              </w:rPr>
              <w:t>6</w:t>
            </w:r>
            <w:r w:rsidRPr="000136C4">
              <w:rPr>
                <w:lang w:val="en-GB"/>
              </w:rPr>
              <w:t>-1</w:t>
            </w:r>
          </w:p>
        </w:tc>
        <w:tc>
          <w:tcPr>
            <w:tcW w:w="7371" w:type="dxa"/>
            <w:shd w:val="clear" w:color="auto" w:fill="auto"/>
          </w:tcPr>
          <w:p w14:paraId="49BA7250" w14:textId="77777777" w:rsidR="00DE1C2A" w:rsidRPr="000136C4" w:rsidRDefault="00E8597B" w:rsidP="009E05B9">
            <w:pPr>
              <w:pStyle w:val="TabelleGross"/>
              <w:rPr>
                <w:lang w:val="en-GB"/>
              </w:rPr>
            </w:pPr>
            <w:r w:rsidRPr="000136C4">
              <w:rPr>
                <w:spacing w:val="-1"/>
                <w:szCs w:val="24"/>
                <w:lang w:val="en-GB"/>
              </w:rPr>
              <w:t>A</w:t>
            </w:r>
            <w:r w:rsidRPr="000136C4">
              <w:rPr>
                <w:spacing w:val="1"/>
                <w:szCs w:val="24"/>
                <w:lang w:val="en-GB"/>
              </w:rPr>
              <w:t>l</w:t>
            </w:r>
            <w:r w:rsidRPr="000136C4">
              <w:rPr>
                <w:spacing w:val="-1"/>
                <w:szCs w:val="24"/>
                <w:lang w:val="en-GB"/>
              </w:rPr>
              <w:t>l me</w:t>
            </w:r>
            <w:r w:rsidRPr="000136C4">
              <w:rPr>
                <w:szCs w:val="24"/>
                <w:lang w:val="en-GB"/>
              </w:rPr>
              <w:t>t</w:t>
            </w:r>
            <w:r w:rsidRPr="000136C4">
              <w:rPr>
                <w:spacing w:val="2"/>
                <w:szCs w:val="24"/>
                <w:lang w:val="en-GB"/>
              </w:rPr>
              <w:t>a</w:t>
            </w:r>
            <w:r w:rsidRPr="000136C4">
              <w:rPr>
                <w:szCs w:val="24"/>
                <w:lang w:val="en-GB"/>
              </w:rPr>
              <w:t>d</w:t>
            </w:r>
            <w:r w:rsidRPr="000136C4">
              <w:rPr>
                <w:spacing w:val="-1"/>
                <w:szCs w:val="24"/>
                <w:lang w:val="en-GB"/>
              </w:rPr>
              <w:t>a</w:t>
            </w:r>
            <w:r w:rsidRPr="000136C4">
              <w:rPr>
                <w:spacing w:val="2"/>
                <w:szCs w:val="24"/>
                <w:lang w:val="en-GB"/>
              </w:rPr>
              <w:t>ta</w:t>
            </w:r>
            <w:r w:rsidRPr="000136C4">
              <w:rPr>
                <w:spacing w:val="-1"/>
                <w:szCs w:val="24"/>
                <w:lang w:val="en-GB"/>
              </w:rPr>
              <w:t xml:space="preserve"> that are designated as mandatory in the</w:t>
            </w:r>
            <w:r w:rsidRPr="000136C4">
              <w:rPr>
                <w:spacing w:val="2"/>
                <w:szCs w:val="24"/>
                <w:lang w:val="en-GB"/>
              </w:rPr>
              <w:t xml:space="preserve"> </w:t>
            </w:r>
            <w:r w:rsidRPr="000136C4">
              <w:rPr>
                <w:rFonts w:ascii="Courier New" w:hAnsi="Courier New"/>
                <w:w w:val="99"/>
                <w:szCs w:val="24"/>
                <w:lang w:val="en-GB"/>
              </w:rPr>
              <w:t>m</w:t>
            </w:r>
            <w:r w:rsidRPr="000136C4">
              <w:rPr>
                <w:rFonts w:ascii="Courier New" w:hAnsi="Courier New"/>
                <w:spacing w:val="1"/>
                <w:w w:val="99"/>
                <w:szCs w:val="24"/>
                <w:lang w:val="en-GB"/>
              </w:rPr>
              <w:t>e</w:t>
            </w:r>
            <w:r w:rsidRPr="000136C4">
              <w:rPr>
                <w:rFonts w:ascii="Courier New" w:hAnsi="Courier New"/>
                <w:spacing w:val="3"/>
                <w:w w:val="99"/>
                <w:szCs w:val="24"/>
                <w:lang w:val="en-GB"/>
              </w:rPr>
              <w:t>t</w:t>
            </w:r>
            <w:r w:rsidRPr="000136C4">
              <w:rPr>
                <w:rFonts w:ascii="Courier New" w:hAnsi="Courier New"/>
                <w:w w:val="99"/>
                <w:szCs w:val="24"/>
                <w:lang w:val="en-GB"/>
              </w:rPr>
              <w:t>a</w:t>
            </w:r>
            <w:r w:rsidRPr="000136C4">
              <w:rPr>
                <w:rFonts w:ascii="Courier New" w:hAnsi="Courier New"/>
                <w:spacing w:val="1"/>
                <w:w w:val="99"/>
                <w:szCs w:val="24"/>
                <w:lang w:val="en-GB"/>
              </w:rPr>
              <w:t>d</w:t>
            </w:r>
            <w:r w:rsidRPr="000136C4">
              <w:rPr>
                <w:rFonts w:ascii="Courier New" w:hAnsi="Courier New"/>
                <w:w w:val="99"/>
                <w:szCs w:val="24"/>
                <w:lang w:val="en-GB"/>
              </w:rPr>
              <w:t>a</w:t>
            </w:r>
            <w:r w:rsidRPr="000136C4">
              <w:rPr>
                <w:rFonts w:ascii="Courier New" w:hAnsi="Courier New"/>
                <w:spacing w:val="1"/>
                <w:w w:val="99"/>
                <w:szCs w:val="24"/>
                <w:lang w:val="en-GB"/>
              </w:rPr>
              <w:t>t</w:t>
            </w:r>
            <w:r w:rsidRPr="000136C4">
              <w:rPr>
                <w:rFonts w:ascii="Courier New" w:hAnsi="Courier New"/>
                <w:w w:val="99"/>
                <w:szCs w:val="24"/>
                <w:lang w:val="en-GB"/>
              </w:rPr>
              <w:t>a</w:t>
            </w:r>
            <w:r w:rsidRPr="000136C4">
              <w:rPr>
                <w:rFonts w:ascii="Courier New" w:hAnsi="Courier New"/>
                <w:spacing w:val="1"/>
                <w:w w:val="99"/>
                <w:szCs w:val="24"/>
                <w:lang w:val="en-GB"/>
              </w:rPr>
              <w:t>.</w:t>
            </w:r>
            <w:r w:rsidRPr="000136C4">
              <w:rPr>
                <w:rFonts w:ascii="Courier New" w:hAnsi="Courier New"/>
                <w:w w:val="99"/>
                <w:szCs w:val="24"/>
                <w:lang w:val="en-GB"/>
              </w:rPr>
              <w:t>x</w:t>
            </w:r>
            <w:r w:rsidRPr="000136C4">
              <w:rPr>
                <w:rFonts w:ascii="Courier New" w:hAnsi="Courier New"/>
                <w:spacing w:val="1"/>
                <w:w w:val="99"/>
                <w:szCs w:val="24"/>
                <w:lang w:val="en-GB"/>
              </w:rPr>
              <w:t>s</w:t>
            </w:r>
            <w:r w:rsidRPr="000136C4">
              <w:rPr>
                <w:rFonts w:ascii="Courier New" w:hAnsi="Courier New"/>
                <w:w w:val="99"/>
                <w:szCs w:val="24"/>
                <w:lang w:val="en-GB"/>
              </w:rPr>
              <w:t>d</w:t>
            </w:r>
            <w:r w:rsidRPr="000136C4">
              <w:rPr>
                <w:spacing w:val="-63"/>
                <w:szCs w:val="24"/>
                <w:lang w:val="en-GB"/>
              </w:rPr>
              <w:t xml:space="preserve"> </w:t>
            </w:r>
            <w:r w:rsidRPr="000136C4">
              <w:rPr>
                <w:szCs w:val="24"/>
                <w:lang w:val="en-GB"/>
              </w:rPr>
              <w:t>at column level must be completed appropriately</w:t>
            </w:r>
            <w:r w:rsidR="00DE1C2A" w:rsidRPr="000136C4">
              <w:rPr>
                <w:lang w:val="en-GB"/>
              </w:rPr>
              <w:t>.</w:t>
            </w:r>
          </w:p>
        </w:tc>
        <w:tc>
          <w:tcPr>
            <w:tcW w:w="709" w:type="dxa"/>
            <w:shd w:val="clear" w:color="auto" w:fill="auto"/>
          </w:tcPr>
          <w:p w14:paraId="10C05429" w14:textId="77777777" w:rsidR="00DE1C2A" w:rsidRPr="000136C4" w:rsidRDefault="00DE1C2A" w:rsidP="00DE1C2A">
            <w:pPr>
              <w:pStyle w:val="TabelleGross"/>
              <w:rPr>
                <w:lang w:val="en-GB"/>
              </w:rPr>
            </w:pPr>
            <w:r w:rsidRPr="000136C4">
              <w:rPr>
                <w:lang w:val="en-GB"/>
              </w:rPr>
              <w:t>M</w:t>
            </w:r>
          </w:p>
        </w:tc>
      </w:tr>
    </w:tbl>
    <w:p w14:paraId="10BB5B26" w14:textId="77777777" w:rsidR="00DE1C2A" w:rsidRPr="000136C4" w:rsidRDefault="00DE1C2A" w:rsidP="00DE1C2A">
      <w:pPr>
        <w:rPr>
          <w:rFonts w:cs="Arial"/>
          <w:lang w:val="en-GB"/>
        </w:rPr>
      </w:pPr>
    </w:p>
    <w:p w14:paraId="7EA47C38" w14:textId="77777777" w:rsidR="00DE1C2A" w:rsidRPr="000136C4" w:rsidRDefault="00E8597B" w:rsidP="00DE1C2A">
      <w:pPr>
        <w:rPr>
          <w:rFonts w:cs="Arial"/>
          <w:lang w:val="en-GB"/>
        </w:rPr>
      </w:pPr>
      <w:r w:rsidRPr="000136C4">
        <w:rPr>
          <w:spacing w:val="-1"/>
          <w:szCs w:val="24"/>
          <w:lang w:val="en-GB"/>
        </w:rPr>
        <w:t xml:space="preserve">The following column metadata are stored in the </w:t>
      </w:r>
      <w:r w:rsidRPr="000136C4">
        <w:rPr>
          <w:rFonts w:ascii="Courier New" w:hAnsi="Courier New"/>
          <w:szCs w:val="24"/>
          <w:lang w:val="en-GB"/>
        </w:rPr>
        <w:t>metadata.xml</w:t>
      </w:r>
      <w:r w:rsidRPr="000136C4">
        <w:rPr>
          <w:spacing w:val="-73"/>
          <w:szCs w:val="24"/>
          <w:lang w:val="en-GB"/>
        </w:rPr>
        <w:t xml:space="preserve"> </w:t>
      </w:r>
      <w:r w:rsidRPr="000136C4">
        <w:rPr>
          <w:spacing w:val="2"/>
          <w:szCs w:val="24"/>
          <w:lang w:val="en-GB"/>
        </w:rPr>
        <w:t>file</w:t>
      </w:r>
      <w:r w:rsidR="00DE1C2A" w:rsidRPr="000136C4">
        <w:rPr>
          <w:rFonts w:cs="Arial"/>
          <w:lang w:val="en-GB"/>
        </w:rPr>
        <w:t>:</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843"/>
        <w:gridCol w:w="6662"/>
        <w:gridCol w:w="709"/>
      </w:tblGrid>
      <w:tr w:rsidR="00DE1C2A" w:rsidRPr="000136C4" w14:paraId="5AF96298" w14:textId="77777777" w:rsidTr="007723AE">
        <w:trPr>
          <w:cantSplit/>
          <w:tblHeader/>
        </w:trPr>
        <w:tc>
          <w:tcPr>
            <w:tcW w:w="1843" w:type="dxa"/>
            <w:shd w:val="clear" w:color="auto" w:fill="99CCFF"/>
          </w:tcPr>
          <w:p w14:paraId="073E7220" w14:textId="77777777" w:rsidR="00DE1C2A" w:rsidRPr="000136C4" w:rsidRDefault="001F2144" w:rsidP="00DE1C2A">
            <w:pPr>
              <w:pStyle w:val="TabelleGross"/>
              <w:rPr>
                <w:b/>
                <w:lang w:val="en-GB"/>
              </w:rPr>
            </w:pPr>
            <w:r w:rsidRPr="000136C4">
              <w:rPr>
                <w:b/>
                <w:lang w:val="en-GB"/>
              </w:rPr>
              <w:t>Identifier</w:t>
            </w:r>
          </w:p>
        </w:tc>
        <w:tc>
          <w:tcPr>
            <w:tcW w:w="6662" w:type="dxa"/>
            <w:shd w:val="clear" w:color="auto" w:fill="99CCFF"/>
          </w:tcPr>
          <w:p w14:paraId="01ACD9D2" w14:textId="77777777" w:rsidR="00DE1C2A" w:rsidRPr="000136C4" w:rsidRDefault="001F2144" w:rsidP="00DE1C2A">
            <w:pPr>
              <w:pStyle w:val="TabelleGross"/>
              <w:rPr>
                <w:b/>
                <w:lang w:val="en-GB"/>
              </w:rPr>
            </w:pPr>
            <w:r w:rsidRPr="000136C4">
              <w:rPr>
                <w:b/>
                <w:lang w:val="en-GB"/>
              </w:rPr>
              <w:t>Meaning</w:t>
            </w:r>
          </w:p>
        </w:tc>
        <w:tc>
          <w:tcPr>
            <w:tcW w:w="709" w:type="dxa"/>
            <w:shd w:val="clear" w:color="auto" w:fill="99CCFF"/>
          </w:tcPr>
          <w:p w14:paraId="5F2CF680" w14:textId="77777777" w:rsidR="00DE1C2A" w:rsidRPr="000136C4" w:rsidRDefault="00E54509" w:rsidP="00DE1C2A">
            <w:pPr>
              <w:pStyle w:val="TabelleGross"/>
              <w:rPr>
                <w:b/>
                <w:lang w:val="en-GB"/>
              </w:rPr>
            </w:pPr>
            <w:r w:rsidRPr="000136C4">
              <w:rPr>
                <w:b/>
                <w:lang w:val="en-GB"/>
              </w:rPr>
              <w:t>M/O</w:t>
            </w:r>
          </w:p>
        </w:tc>
      </w:tr>
      <w:tr w:rsidR="00DE1C2A" w:rsidRPr="000136C4" w14:paraId="3275AC74" w14:textId="77777777" w:rsidTr="007723AE">
        <w:trPr>
          <w:cantSplit/>
        </w:trPr>
        <w:tc>
          <w:tcPr>
            <w:tcW w:w="1843" w:type="dxa"/>
            <w:shd w:val="clear" w:color="auto" w:fill="auto"/>
          </w:tcPr>
          <w:p w14:paraId="2C4846C0" w14:textId="77777777" w:rsidR="00DE1C2A" w:rsidRPr="000136C4" w:rsidRDefault="00DE1C2A" w:rsidP="00DE1C2A">
            <w:pPr>
              <w:pStyle w:val="TabelleGross"/>
              <w:rPr>
                <w:lang w:val="en-GB"/>
              </w:rPr>
            </w:pPr>
            <w:r w:rsidRPr="000136C4">
              <w:rPr>
                <w:lang w:val="en-GB"/>
              </w:rPr>
              <w:t>name</w:t>
            </w:r>
          </w:p>
        </w:tc>
        <w:tc>
          <w:tcPr>
            <w:tcW w:w="6662" w:type="dxa"/>
            <w:shd w:val="clear" w:color="auto" w:fill="auto"/>
          </w:tcPr>
          <w:p w14:paraId="6BCEEBF2" w14:textId="1DDB7C8F" w:rsidR="00497966" w:rsidRPr="000136C4" w:rsidRDefault="001F2144" w:rsidP="00DE1C2A">
            <w:pPr>
              <w:pStyle w:val="TabelleGross"/>
              <w:rPr>
                <w:rFonts w:cs="Arial"/>
                <w:lang w:val="en-GB"/>
              </w:rPr>
            </w:pPr>
            <w:r w:rsidRPr="000136C4">
              <w:rPr>
                <w:szCs w:val="24"/>
                <w:lang w:val="en-GB"/>
              </w:rPr>
              <w:t>Column name in the table</w:t>
            </w:r>
            <w:r w:rsidR="00682DAB">
              <w:rPr>
                <w:szCs w:val="24"/>
                <w:lang w:val="en-GB"/>
              </w:rPr>
              <w:t xml:space="preserve"> or view</w:t>
            </w:r>
          </w:p>
          <w:p w14:paraId="7C3E8597" w14:textId="77777777" w:rsidR="00DE1C2A" w:rsidRPr="000136C4" w:rsidRDefault="001F2144" w:rsidP="00DE1C2A">
            <w:pPr>
              <w:pStyle w:val="TabelleGross"/>
              <w:rPr>
                <w:lang w:val="en-GB"/>
              </w:rPr>
            </w:pPr>
            <w:r w:rsidRPr="000136C4">
              <w:rPr>
                <w:szCs w:val="24"/>
                <w:lang w:val="en-GB"/>
              </w:rPr>
              <w:t>The column name must be unambiguous within a given table</w:t>
            </w:r>
            <w:r w:rsidR="00497966" w:rsidRPr="000136C4">
              <w:rPr>
                <w:rFonts w:cs="Arial"/>
                <w:lang w:val="en-GB"/>
              </w:rPr>
              <w:t>.</w:t>
            </w:r>
          </w:p>
        </w:tc>
        <w:tc>
          <w:tcPr>
            <w:tcW w:w="709" w:type="dxa"/>
            <w:shd w:val="clear" w:color="auto" w:fill="auto"/>
          </w:tcPr>
          <w:p w14:paraId="0597FA9A" w14:textId="77777777" w:rsidR="00DE1C2A" w:rsidRPr="000136C4" w:rsidRDefault="00243E93" w:rsidP="00DE1C2A">
            <w:pPr>
              <w:pStyle w:val="TabelleGross"/>
              <w:rPr>
                <w:lang w:val="en-GB"/>
              </w:rPr>
            </w:pPr>
            <w:r w:rsidRPr="000136C4">
              <w:rPr>
                <w:lang w:val="en-GB"/>
              </w:rPr>
              <w:t>M</w:t>
            </w:r>
          </w:p>
        </w:tc>
      </w:tr>
      <w:tr w:rsidR="00DE1C2A" w:rsidRPr="000136C4" w14:paraId="7D77B232" w14:textId="77777777" w:rsidTr="007723AE">
        <w:trPr>
          <w:cantSplit/>
        </w:trPr>
        <w:tc>
          <w:tcPr>
            <w:tcW w:w="1843" w:type="dxa"/>
            <w:shd w:val="clear" w:color="auto" w:fill="auto"/>
          </w:tcPr>
          <w:p w14:paraId="6765B50E" w14:textId="77777777" w:rsidR="003D43B5" w:rsidRPr="000136C4" w:rsidRDefault="003D43B5" w:rsidP="00DE1C2A">
            <w:pPr>
              <w:pStyle w:val="TabelleGross"/>
              <w:rPr>
                <w:lang w:val="en-GB"/>
              </w:rPr>
            </w:pPr>
            <w:r>
              <w:rPr>
                <w:lang w:val="en-GB"/>
              </w:rPr>
              <w:t>f</w:t>
            </w:r>
            <w:r w:rsidR="00DE1C2A" w:rsidRPr="000136C4">
              <w:rPr>
                <w:lang w:val="en-GB"/>
              </w:rPr>
              <w:t>older</w:t>
            </w:r>
          </w:p>
        </w:tc>
        <w:tc>
          <w:tcPr>
            <w:tcW w:w="6662" w:type="dxa"/>
            <w:shd w:val="clear" w:color="auto" w:fill="auto"/>
          </w:tcPr>
          <w:p w14:paraId="43DFCEE6" w14:textId="77777777" w:rsidR="00EC07EB" w:rsidRDefault="00762E2C" w:rsidP="00EC07EB">
            <w:pPr>
              <w:pStyle w:val="TabelleGross"/>
              <w:rPr>
                <w:szCs w:val="24"/>
                <w:lang w:val="en-GB"/>
              </w:rPr>
            </w:pPr>
            <w:r>
              <w:rPr>
                <w:szCs w:val="24"/>
                <w:lang w:val="en-GB"/>
              </w:rPr>
              <w:t>Entry n</w:t>
            </w:r>
            <w:r w:rsidR="00EC07EB">
              <w:rPr>
                <w:szCs w:val="24"/>
                <w:lang w:val="en-GB"/>
              </w:rPr>
              <w:t>ame of the LOB folder in the table folder, if the</w:t>
            </w:r>
            <w:r w:rsidR="000E1819">
              <w:rPr>
                <w:szCs w:val="24"/>
                <w:lang w:val="en-GB"/>
              </w:rPr>
              <w:t xml:space="preserve"> column is</w:t>
            </w:r>
            <w:r w:rsidR="00EC07EB">
              <w:rPr>
                <w:szCs w:val="24"/>
                <w:lang w:val="en-GB"/>
              </w:rPr>
              <w:t xml:space="preserve"> stored internally to the SIARD archive.</w:t>
            </w:r>
          </w:p>
          <w:p w14:paraId="10206C74" w14:textId="7FED9324" w:rsidR="00682DAB" w:rsidRDefault="00682DAB" w:rsidP="00EC07EB">
            <w:pPr>
              <w:pStyle w:val="TabelleGross"/>
              <w:rPr>
                <w:lang w:val="en-GB"/>
              </w:rPr>
            </w:pPr>
            <w:r>
              <w:rPr>
                <w:szCs w:val="24"/>
                <w:lang w:val="en-GB"/>
              </w:rPr>
              <w:t xml:space="preserve">This method of indicating the location of the LOB folder in version 1,0 of the SIARD Format Specification is </w:t>
            </w:r>
            <w:r w:rsidR="00730CCF">
              <w:rPr>
                <w:szCs w:val="24"/>
                <w:lang w:val="en-GB"/>
              </w:rPr>
              <w:t xml:space="preserve">made </w:t>
            </w:r>
            <w:r>
              <w:rPr>
                <w:szCs w:val="24"/>
                <w:lang w:val="en-GB"/>
              </w:rPr>
              <w:t xml:space="preserve">obsolete by the new </w:t>
            </w:r>
            <w:r w:rsidRPr="00E74ABD">
              <w:rPr>
                <w:i/>
                <w:szCs w:val="24"/>
                <w:lang w:val="en-GB"/>
              </w:rPr>
              <w:t>lobFolder</w:t>
            </w:r>
            <w:r>
              <w:rPr>
                <w:szCs w:val="24"/>
                <w:lang w:val="en-GB"/>
              </w:rPr>
              <w:t xml:space="preserve"> element (see below). It is retained here to ensure the validity of older SIARD files under the new version 2.0 of the SIARD Format Specific</w:t>
            </w:r>
            <w:r>
              <w:rPr>
                <w:szCs w:val="24"/>
                <w:lang w:val="en-GB"/>
              </w:rPr>
              <w:t>a</w:t>
            </w:r>
            <w:r>
              <w:rPr>
                <w:szCs w:val="24"/>
                <w:lang w:val="en-GB"/>
              </w:rPr>
              <w:t xml:space="preserve">tion. Applications should support it when they read a SIARD file but use </w:t>
            </w:r>
            <w:r w:rsidRPr="00E74ABD">
              <w:rPr>
                <w:i/>
                <w:szCs w:val="24"/>
                <w:lang w:val="en-GB"/>
              </w:rPr>
              <w:t>lobFolder</w:t>
            </w:r>
            <w:r>
              <w:rPr>
                <w:szCs w:val="24"/>
                <w:lang w:val="en-GB"/>
              </w:rPr>
              <w:t xml:space="preserve"> instead, when they write a SIARD archive. N.B.: The sema</w:t>
            </w:r>
            <w:r>
              <w:rPr>
                <w:szCs w:val="24"/>
                <w:lang w:val="en-GB"/>
              </w:rPr>
              <w:t>n</w:t>
            </w:r>
            <w:r>
              <w:rPr>
                <w:szCs w:val="24"/>
                <w:lang w:val="en-GB"/>
              </w:rPr>
              <w:t xml:space="preserve">tics of </w:t>
            </w:r>
            <w:r w:rsidRPr="00E74ABD">
              <w:rPr>
                <w:i/>
                <w:szCs w:val="24"/>
                <w:lang w:val="en-GB"/>
              </w:rPr>
              <w:t>folder</w:t>
            </w:r>
            <w:r>
              <w:rPr>
                <w:szCs w:val="24"/>
                <w:lang w:val="en-GB"/>
              </w:rPr>
              <w:t xml:space="preserve"> and </w:t>
            </w:r>
            <w:r w:rsidRPr="00E74ABD">
              <w:rPr>
                <w:i/>
                <w:szCs w:val="24"/>
                <w:lang w:val="en-GB"/>
              </w:rPr>
              <w:t>lobFolder</w:t>
            </w:r>
            <w:r>
              <w:rPr>
                <w:szCs w:val="24"/>
                <w:lang w:val="en-GB"/>
              </w:rPr>
              <w:t xml:space="preserve"> are different. </w:t>
            </w:r>
            <w:r w:rsidRPr="00E74ABD">
              <w:rPr>
                <w:i/>
                <w:szCs w:val="24"/>
                <w:lang w:val="en-GB"/>
              </w:rPr>
              <w:t>lobFolder</w:t>
            </w:r>
            <w:r>
              <w:rPr>
                <w:szCs w:val="24"/>
                <w:lang w:val="en-GB"/>
              </w:rPr>
              <w:t xml:space="preserve"> holds a “file:” URI, whereas </w:t>
            </w:r>
            <w:r w:rsidRPr="00E74ABD">
              <w:rPr>
                <w:i/>
                <w:szCs w:val="24"/>
                <w:lang w:val="en-GB"/>
              </w:rPr>
              <w:t>folder</w:t>
            </w:r>
            <w:r>
              <w:rPr>
                <w:szCs w:val="24"/>
                <w:lang w:val="en-GB"/>
              </w:rPr>
              <w:t xml:space="preserve"> has a ZIP entry name.</w:t>
            </w:r>
          </w:p>
          <w:p w14:paraId="7C112E35" w14:textId="1E03326D" w:rsidR="00551191" w:rsidRPr="000136C4" w:rsidRDefault="00551191" w:rsidP="00551191">
            <w:pPr>
              <w:pStyle w:val="TabelleGross"/>
              <w:rPr>
                <w:lang w:val="en-GB"/>
              </w:rPr>
            </w:pPr>
          </w:p>
          <w:p w14:paraId="3A26B398" w14:textId="77777777" w:rsidR="00551191" w:rsidRPr="000136C4" w:rsidRDefault="00F32787" w:rsidP="00551191">
            <w:pPr>
              <w:pStyle w:val="TabelleGross"/>
              <w:rPr>
                <w:b/>
                <w:lang w:val="en-GB"/>
              </w:rPr>
            </w:pPr>
            <w:r w:rsidRPr="000136C4">
              <w:rPr>
                <w:b/>
                <w:lang w:val="en-GB"/>
              </w:rPr>
              <w:t>Note</w:t>
            </w:r>
          </w:p>
          <w:p w14:paraId="79C4B04C" w14:textId="77777777" w:rsidR="002C6655" w:rsidRPr="000136C4" w:rsidRDefault="00F32787" w:rsidP="002C6655">
            <w:pPr>
              <w:pStyle w:val="TabelleGross"/>
              <w:rPr>
                <w:rFonts w:cs="Arial"/>
                <w:lang w:val="en-GB"/>
              </w:rPr>
            </w:pPr>
            <w:r w:rsidRPr="000136C4">
              <w:rPr>
                <w:szCs w:val="24"/>
                <w:lang w:val="en-GB"/>
              </w:rPr>
              <w:t>The</w:t>
            </w:r>
            <w:r w:rsidRPr="000136C4">
              <w:rPr>
                <w:spacing w:val="-3"/>
                <w:szCs w:val="24"/>
                <w:lang w:val="en-GB"/>
              </w:rPr>
              <w:t xml:space="preserve"> </w:t>
            </w:r>
            <w:r w:rsidRPr="000136C4">
              <w:rPr>
                <w:szCs w:val="24"/>
                <w:lang w:val="en-GB"/>
              </w:rPr>
              <w:t>o</w:t>
            </w:r>
            <w:r w:rsidRPr="000136C4">
              <w:rPr>
                <w:spacing w:val="-1"/>
                <w:szCs w:val="24"/>
                <w:lang w:val="en-GB"/>
              </w:rPr>
              <w:t>p</w:t>
            </w:r>
            <w:r w:rsidRPr="000136C4">
              <w:rPr>
                <w:spacing w:val="2"/>
                <w:szCs w:val="24"/>
                <w:lang w:val="en-GB"/>
              </w:rPr>
              <w:t>t</w:t>
            </w:r>
            <w:r w:rsidRPr="000136C4">
              <w:rPr>
                <w:spacing w:val="-1"/>
                <w:szCs w:val="24"/>
                <w:lang w:val="en-GB"/>
              </w:rPr>
              <w:t>i</w:t>
            </w:r>
            <w:r w:rsidRPr="000136C4">
              <w:rPr>
                <w:spacing w:val="2"/>
                <w:szCs w:val="24"/>
                <w:lang w:val="en-GB"/>
              </w:rPr>
              <w:t>o</w:t>
            </w:r>
            <w:r w:rsidRPr="000136C4">
              <w:rPr>
                <w:szCs w:val="24"/>
                <w:lang w:val="en-GB"/>
              </w:rPr>
              <w:t>n</w:t>
            </w:r>
            <w:r w:rsidRPr="000136C4">
              <w:rPr>
                <w:spacing w:val="-1"/>
                <w:szCs w:val="24"/>
                <w:lang w:val="en-GB"/>
              </w:rPr>
              <w:t>a</w:t>
            </w:r>
            <w:r w:rsidRPr="000136C4">
              <w:rPr>
                <w:spacing w:val="1"/>
                <w:szCs w:val="24"/>
                <w:lang w:val="en-GB"/>
              </w:rPr>
              <w:t>l</w:t>
            </w:r>
            <w:r w:rsidRPr="000136C4">
              <w:rPr>
                <w:spacing w:val="-8"/>
                <w:szCs w:val="24"/>
                <w:lang w:val="en-GB"/>
              </w:rPr>
              <w:t xml:space="preserve"> </w:t>
            </w:r>
            <w:r w:rsidRPr="000136C4">
              <w:rPr>
                <w:spacing w:val="-1"/>
                <w:szCs w:val="24"/>
                <w:lang w:val="en-GB"/>
              </w:rPr>
              <w:t>L</w:t>
            </w:r>
            <w:r w:rsidRPr="000136C4">
              <w:rPr>
                <w:spacing w:val="3"/>
                <w:szCs w:val="24"/>
                <w:lang w:val="en-GB"/>
              </w:rPr>
              <w:t>O</w:t>
            </w:r>
            <w:r w:rsidRPr="000136C4">
              <w:rPr>
                <w:spacing w:val="1"/>
                <w:szCs w:val="24"/>
                <w:lang w:val="en-GB"/>
              </w:rPr>
              <w:t>B folder name is only needed for columns of the l</w:t>
            </w:r>
            <w:r w:rsidRPr="000136C4">
              <w:rPr>
                <w:szCs w:val="24"/>
                <w:lang w:val="en-GB"/>
              </w:rPr>
              <w:t>arg</w:t>
            </w:r>
            <w:r w:rsidRPr="000136C4">
              <w:rPr>
                <w:spacing w:val="3"/>
                <w:szCs w:val="24"/>
                <w:lang w:val="en-GB"/>
              </w:rPr>
              <w:t>e o</w:t>
            </w:r>
            <w:r w:rsidRPr="000136C4">
              <w:rPr>
                <w:szCs w:val="24"/>
                <w:lang w:val="en-GB"/>
              </w:rPr>
              <w:t>b</w:t>
            </w:r>
            <w:r w:rsidRPr="000136C4">
              <w:rPr>
                <w:spacing w:val="1"/>
                <w:szCs w:val="24"/>
                <w:lang w:val="en-GB"/>
              </w:rPr>
              <w:t>j</w:t>
            </w:r>
            <w:r w:rsidRPr="000136C4">
              <w:rPr>
                <w:szCs w:val="24"/>
                <w:lang w:val="en-GB"/>
              </w:rPr>
              <w:t>e</w:t>
            </w:r>
            <w:r w:rsidRPr="000136C4">
              <w:rPr>
                <w:spacing w:val="1"/>
                <w:szCs w:val="24"/>
                <w:lang w:val="en-GB"/>
              </w:rPr>
              <w:t>ct types</w:t>
            </w:r>
            <w:r w:rsidRPr="000136C4">
              <w:rPr>
                <w:spacing w:val="-6"/>
                <w:szCs w:val="24"/>
                <w:lang w:val="en-GB"/>
              </w:rPr>
              <w:t xml:space="preserve"> </w:t>
            </w:r>
            <w:r w:rsidRPr="000136C4">
              <w:rPr>
                <w:spacing w:val="3"/>
                <w:szCs w:val="24"/>
                <w:lang w:val="en-GB"/>
              </w:rPr>
              <w:t>(e.g.</w:t>
            </w:r>
            <w:r w:rsidRPr="000136C4">
              <w:rPr>
                <w:spacing w:val="-3"/>
                <w:szCs w:val="24"/>
                <w:lang w:val="en-GB"/>
              </w:rPr>
              <w:t xml:space="preserve"> </w:t>
            </w:r>
            <w:r w:rsidRPr="000136C4">
              <w:rPr>
                <w:spacing w:val="-1"/>
                <w:szCs w:val="24"/>
                <w:lang w:val="en-GB"/>
              </w:rPr>
              <w:t>B</w:t>
            </w:r>
            <w:r w:rsidRPr="000136C4">
              <w:rPr>
                <w:szCs w:val="24"/>
                <w:lang w:val="en-GB"/>
              </w:rPr>
              <w:t>LOB</w:t>
            </w:r>
            <w:r w:rsidR="00F23CDC">
              <w:rPr>
                <w:szCs w:val="24"/>
                <w:lang w:val="en-GB"/>
              </w:rPr>
              <w:t>,</w:t>
            </w:r>
            <w:r w:rsidRPr="000136C4">
              <w:rPr>
                <w:spacing w:val="-4"/>
                <w:szCs w:val="24"/>
                <w:lang w:val="en-GB"/>
              </w:rPr>
              <w:t xml:space="preserve"> </w:t>
            </w:r>
            <w:r w:rsidRPr="000136C4">
              <w:rPr>
                <w:szCs w:val="24"/>
                <w:lang w:val="en-GB"/>
              </w:rPr>
              <w:t>C</w:t>
            </w:r>
            <w:r w:rsidRPr="000136C4">
              <w:rPr>
                <w:spacing w:val="2"/>
                <w:szCs w:val="24"/>
                <w:lang w:val="en-GB"/>
              </w:rPr>
              <w:t>L</w:t>
            </w:r>
            <w:r w:rsidRPr="000136C4">
              <w:rPr>
                <w:spacing w:val="1"/>
                <w:szCs w:val="24"/>
                <w:lang w:val="en-GB"/>
              </w:rPr>
              <w:t>O</w:t>
            </w:r>
            <w:r w:rsidRPr="000136C4">
              <w:rPr>
                <w:spacing w:val="-1"/>
                <w:szCs w:val="24"/>
                <w:lang w:val="en-GB"/>
              </w:rPr>
              <w:t>B</w:t>
            </w:r>
            <w:r w:rsidR="00F23CDC">
              <w:rPr>
                <w:spacing w:val="-1"/>
                <w:szCs w:val="24"/>
                <w:lang w:val="en-GB"/>
              </w:rPr>
              <w:t xml:space="preserve"> or XML</w:t>
            </w:r>
            <w:r w:rsidRPr="000136C4">
              <w:rPr>
                <w:spacing w:val="-1"/>
                <w:szCs w:val="24"/>
                <w:lang w:val="en-GB"/>
              </w:rPr>
              <w:t>)</w:t>
            </w:r>
            <w:r w:rsidR="00EC07EB">
              <w:rPr>
                <w:spacing w:val="-1"/>
                <w:szCs w:val="24"/>
                <w:lang w:val="en-GB"/>
              </w:rPr>
              <w:t xml:space="preserve"> which are stored internally in the SIARD archive.</w:t>
            </w:r>
          </w:p>
          <w:p w14:paraId="09AC4AE6" w14:textId="77777777" w:rsidR="00EC07EB" w:rsidRPr="000136C4" w:rsidRDefault="00F32787" w:rsidP="00EC07EB">
            <w:pPr>
              <w:pStyle w:val="TabelleGross"/>
              <w:rPr>
                <w:lang w:val="en-GB"/>
              </w:rPr>
            </w:pPr>
            <w:r w:rsidRPr="000136C4">
              <w:rPr>
                <w:szCs w:val="24"/>
                <w:lang w:val="en-GB"/>
              </w:rPr>
              <w:t>The files that the la</w:t>
            </w:r>
            <w:r w:rsidRPr="000136C4">
              <w:rPr>
                <w:spacing w:val="3"/>
                <w:szCs w:val="24"/>
                <w:lang w:val="en-GB"/>
              </w:rPr>
              <w:t>r</w:t>
            </w:r>
            <w:r w:rsidRPr="000136C4">
              <w:rPr>
                <w:szCs w:val="24"/>
                <w:lang w:val="en-GB"/>
              </w:rPr>
              <w:t>g</w:t>
            </w:r>
            <w:r w:rsidRPr="000136C4">
              <w:rPr>
                <w:spacing w:val="2"/>
                <w:szCs w:val="24"/>
                <w:lang w:val="en-GB"/>
              </w:rPr>
              <w:t>e o</w:t>
            </w:r>
            <w:r w:rsidRPr="000136C4">
              <w:rPr>
                <w:szCs w:val="24"/>
                <w:lang w:val="en-GB"/>
              </w:rPr>
              <w:t>b</w:t>
            </w:r>
            <w:r w:rsidRPr="000136C4">
              <w:rPr>
                <w:spacing w:val="1"/>
                <w:szCs w:val="24"/>
                <w:lang w:val="en-GB"/>
              </w:rPr>
              <w:t>j</w:t>
            </w:r>
            <w:r w:rsidRPr="000136C4">
              <w:rPr>
                <w:szCs w:val="24"/>
                <w:lang w:val="en-GB"/>
              </w:rPr>
              <w:t>e</w:t>
            </w:r>
            <w:r w:rsidRPr="000136C4">
              <w:rPr>
                <w:spacing w:val="1"/>
                <w:szCs w:val="24"/>
                <w:lang w:val="en-GB"/>
              </w:rPr>
              <w:t>ct fields represent are stored in these folders and are called</w:t>
            </w:r>
            <w:r w:rsidRPr="000136C4">
              <w:rPr>
                <w:spacing w:val="-4"/>
                <w:szCs w:val="24"/>
                <w:lang w:val="en-GB"/>
              </w:rPr>
              <w:t xml:space="preserve"> </w:t>
            </w:r>
            <w:r w:rsidRPr="000136C4">
              <w:rPr>
                <w:rFonts w:ascii="Courier New" w:hAnsi="Courier New"/>
                <w:szCs w:val="24"/>
                <w:lang w:val="en-GB"/>
              </w:rPr>
              <w:t>record0.tx</w:t>
            </w:r>
            <w:r w:rsidRPr="000136C4">
              <w:rPr>
                <w:rFonts w:ascii="Courier New" w:hAnsi="Courier New"/>
                <w:spacing w:val="3"/>
                <w:szCs w:val="24"/>
                <w:lang w:val="en-GB"/>
              </w:rPr>
              <w:t>t</w:t>
            </w:r>
            <w:r w:rsidRPr="000136C4">
              <w:rPr>
                <w:szCs w:val="24"/>
                <w:lang w:val="en-GB"/>
              </w:rPr>
              <w:t>,</w:t>
            </w:r>
            <w:r w:rsidRPr="000136C4">
              <w:rPr>
                <w:spacing w:val="-12"/>
                <w:szCs w:val="24"/>
                <w:lang w:val="en-GB"/>
              </w:rPr>
              <w:t xml:space="preserve"> </w:t>
            </w:r>
            <w:r w:rsidRPr="000136C4">
              <w:rPr>
                <w:rFonts w:ascii="Courier New" w:hAnsi="Courier New"/>
                <w:szCs w:val="24"/>
                <w:lang w:val="en-GB"/>
              </w:rPr>
              <w:t>record1.tx</w:t>
            </w:r>
            <w:r w:rsidRPr="000136C4">
              <w:rPr>
                <w:rFonts w:ascii="Courier New" w:hAnsi="Courier New"/>
                <w:spacing w:val="1"/>
                <w:szCs w:val="24"/>
                <w:lang w:val="en-GB"/>
              </w:rPr>
              <w:t>t</w:t>
            </w:r>
            <w:r w:rsidRPr="000136C4">
              <w:rPr>
                <w:szCs w:val="24"/>
                <w:lang w:val="en-GB"/>
              </w:rPr>
              <w:t xml:space="preserve">, </w:t>
            </w:r>
            <w:r w:rsidRPr="000136C4">
              <w:rPr>
                <w:spacing w:val="2"/>
                <w:szCs w:val="24"/>
                <w:lang w:val="en-GB"/>
              </w:rPr>
              <w:t>and</w:t>
            </w:r>
            <w:r w:rsidRPr="000136C4">
              <w:rPr>
                <w:spacing w:val="-1"/>
                <w:szCs w:val="24"/>
                <w:lang w:val="en-GB"/>
              </w:rPr>
              <w:t xml:space="preserve"> </w:t>
            </w:r>
            <w:r w:rsidRPr="000136C4">
              <w:rPr>
                <w:rFonts w:ascii="Courier New" w:hAnsi="Courier New"/>
                <w:szCs w:val="24"/>
                <w:lang w:val="en-GB"/>
              </w:rPr>
              <w:t>record0.bin</w:t>
            </w:r>
            <w:r w:rsidRPr="000136C4">
              <w:rPr>
                <w:szCs w:val="24"/>
                <w:lang w:val="en-GB"/>
              </w:rPr>
              <w:t>,</w:t>
            </w:r>
            <w:r w:rsidRPr="000136C4">
              <w:rPr>
                <w:spacing w:val="-15"/>
                <w:szCs w:val="24"/>
                <w:lang w:val="en-GB"/>
              </w:rPr>
              <w:t xml:space="preserve"> </w:t>
            </w:r>
            <w:r w:rsidRPr="000136C4">
              <w:rPr>
                <w:rFonts w:ascii="Courier New" w:hAnsi="Courier New"/>
                <w:w w:val="99"/>
                <w:szCs w:val="24"/>
                <w:lang w:val="en-GB"/>
              </w:rPr>
              <w:t>r</w:t>
            </w:r>
            <w:r w:rsidRPr="000136C4">
              <w:rPr>
                <w:rFonts w:ascii="Courier New" w:hAnsi="Courier New"/>
                <w:spacing w:val="1"/>
                <w:w w:val="99"/>
                <w:szCs w:val="24"/>
                <w:lang w:val="en-GB"/>
              </w:rPr>
              <w:t>e</w:t>
            </w:r>
            <w:r w:rsidRPr="000136C4">
              <w:rPr>
                <w:rFonts w:ascii="Courier New" w:hAnsi="Courier New"/>
                <w:w w:val="99"/>
                <w:szCs w:val="24"/>
                <w:lang w:val="en-GB"/>
              </w:rPr>
              <w:t>c</w:t>
            </w:r>
            <w:r w:rsidRPr="000136C4">
              <w:rPr>
                <w:rFonts w:ascii="Courier New" w:hAnsi="Courier New"/>
                <w:spacing w:val="3"/>
                <w:w w:val="99"/>
                <w:szCs w:val="24"/>
                <w:lang w:val="en-GB"/>
              </w:rPr>
              <w:t>o</w:t>
            </w:r>
            <w:r w:rsidRPr="000136C4">
              <w:rPr>
                <w:rFonts w:ascii="Courier New" w:hAnsi="Courier New"/>
                <w:w w:val="99"/>
                <w:szCs w:val="24"/>
                <w:lang w:val="en-GB"/>
              </w:rPr>
              <w:t>r</w:t>
            </w:r>
            <w:r w:rsidRPr="000136C4">
              <w:rPr>
                <w:rFonts w:ascii="Courier New" w:hAnsi="Courier New"/>
                <w:spacing w:val="1"/>
                <w:w w:val="99"/>
                <w:szCs w:val="24"/>
                <w:lang w:val="en-GB"/>
              </w:rPr>
              <w:t>d</w:t>
            </w:r>
            <w:r w:rsidRPr="000136C4">
              <w:rPr>
                <w:rFonts w:ascii="Courier New" w:hAnsi="Courier New"/>
                <w:w w:val="99"/>
                <w:szCs w:val="24"/>
                <w:lang w:val="en-GB"/>
              </w:rPr>
              <w:t>1</w:t>
            </w:r>
            <w:r w:rsidRPr="000136C4">
              <w:rPr>
                <w:rFonts w:ascii="Courier New" w:hAnsi="Courier New"/>
                <w:spacing w:val="1"/>
                <w:w w:val="99"/>
                <w:szCs w:val="24"/>
                <w:lang w:val="en-GB"/>
              </w:rPr>
              <w:t>.</w:t>
            </w:r>
            <w:r w:rsidRPr="000136C4">
              <w:rPr>
                <w:rFonts w:ascii="Courier New" w:hAnsi="Courier New"/>
                <w:w w:val="99"/>
                <w:szCs w:val="24"/>
                <w:lang w:val="en-GB"/>
              </w:rPr>
              <w:t>b</w:t>
            </w:r>
            <w:r w:rsidRPr="000136C4">
              <w:rPr>
                <w:rFonts w:ascii="Courier New" w:hAnsi="Courier New"/>
                <w:spacing w:val="1"/>
                <w:w w:val="99"/>
                <w:szCs w:val="24"/>
                <w:lang w:val="en-GB"/>
              </w:rPr>
              <w:t>i</w:t>
            </w:r>
            <w:r w:rsidRPr="000136C4">
              <w:rPr>
                <w:rFonts w:ascii="Courier New" w:hAnsi="Courier New"/>
                <w:w w:val="99"/>
                <w:szCs w:val="24"/>
                <w:lang w:val="en-GB"/>
              </w:rPr>
              <w:t>n</w:t>
            </w:r>
            <w:r w:rsidRPr="000136C4">
              <w:rPr>
                <w:szCs w:val="24"/>
                <w:lang w:val="en-GB"/>
              </w:rPr>
              <w:t>, …</w:t>
            </w:r>
            <w:r w:rsidR="00EC07EB">
              <w:rPr>
                <w:szCs w:val="24"/>
                <w:lang w:val="en-GB"/>
              </w:rPr>
              <w:t xml:space="preserve"> or a1/record2.bin, r1/record234.txt, …</w:t>
            </w:r>
            <w:r w:rsidRPr="000136C4">
              <w:rPr>
                <w:spacing w:val="-3"/>
                <w:szCs w:val="24"/>
                <w:lang w:val="en-GB"/>
              </w:rPr>
              <w:t xml:space="preserve"> </w:t>
            </w:r>
            <w:r w:rsidRPr="000136C4">
              <w:rPr>
                <w:szCs w:val="24"/>
                <w:lang w:val="en-GB"/>
              </w:rPr>
              <w:t>These are re</w:t>
            </w:r>
            <w:r w:rsidRPr="000136C4">
              <w:rPr>
                <w:szCs w:val="24"/>
                <w:lang w:val="en-GB"/>
              </w:rPr>
              <w:t>f</w:t>
            </w:r>
            <w:r w:rsidRPr="000136C4">
              <w:rPr>
                <w:szCs w:val="24"/>
                <w:lang w:val="en-GB"/>
              </w:rPr>
              <w:t>erenced in the data XML file</w:t>
            </w:r>
            <w:r w:rsidR="00551191" w:rsidRPr="000136C4">
              <w:rPr>
                <w:rFonts w:cs="Arial"/>
                <w:lang w:val="en-GB"/>
              </w:rPr>
              <w:t>.</w:t>
            </w:r>
          </w:p>
        </w:tc>
        <w:tc>
          <w:tcPr>
            <w:tcW w:w="709" w:type="dxa"/>
            <w:shd w:val="clear" w:color="auto" w:fill="auto"/>
          </w:tcPr>
          <w:p w14:paraId="31C213A0" w14:textId="77777777" w:rsidR="00DE1C2A" w:rsidRPr="000136C4" w:rsidRDefault="001F2144" w:rsidP="00DE1C2A">
            <w:pPr>
              <w:pStyle w:val="TabelleGross"/>
              <w:rPr>
                <w:lang w:val="en-GB"/>
              </w:rPr>
            </w:pPr>
            <w:r w:rsidRPr="000136C4">
              <w:rPr>
                <w:lang w:val="en-GB"/>
              </w:rPr>
              <w:t>O</w:t>
            </w:r>
          </w:p>
        </w:tc>
      </w:tr>
      <w:tr w:rsidR="003D43B5" w:rsidRPr="003D43B5" w14:paraId="741ABE09" w14:textId="77777777" w:rsidTr="007723AE">
        <w:trPr>
          <w:cantSplit/>
        </w:trPr>
        <w:tc>
          <w:tcPr>
            <w:tcW w:w="1843" w:type="dxa"/>
            <w:shd w:val="clear" w:color="auto" w:fill="auto"/>
          </w:tcPr>
          <w:p w14:paraId="73FC1688" w14:textId="77777777" w:rsidR="003D43B5" w:rsidRDefault="003D43B5" w:rsidP="00DE1C2A">
            <w:pPr>
              <w:pStyle w:val="TabelleGross"/>
              <w:rPr>
                <w:lang w:val="en-GB"/>
              </w:rPr>
            </w:pPr>
            <w:r>
              <w:rPr>
                <w:lang w:val="en-GB"/>
              </w:rPr>
              <w:lastRenderedPageBreak/>
              <w:t>lobFolder</w:t>
            </w:r>
          </w:p>
        </w:tc>
        <w:tc>
          <w:tcPr>
            <w:tcW w:w="6662" w:type="dxa"/>
            <w:shd w:val="clear" w:color="auto" w:fill="auto"/>
          </w:tcPr>
          <w:p w14:paraId="28F94EAD" w14:textId="77777777" w:rsidR="00F23CDC" w:rsidRDefault="00F23CDC" w:rsidP="00F23CDC">
            <w:pPr>
              <w:pStyle w:val="TabelleGross"/>
              <w:rPr>
                <w:spacing w:val="-1"/>
                <w:szCs w:val="24"/>
                <w:lang w:val="en-GB"/>
              </w:rPr>
            </w:pPr>
            <w:r>
              <w:rPr>
                <w:spacing w:val="-1"/>
                <w:szCs w:val="24"/>
                <w:lang w:val="en-GB"/>
              </w:rPr>
              <w:t>Name of the LOB folder given as a relative or absolute “file:” URI – poss</w:t>
            </w:r>
            <w:r>
              <w:rPr>
                <w:spacing w:val="-1"/>
                <w:szCs w:val="24"/>
                <w:lang w:val="en-GB"/>
              </w:rPr>
              <w:t>i</w:t>
            </w:r>
            <w:r>
              <w:rPr>
                <w:spacing w:val="-1"/>
                <w:szCs w:val="24"/>
                <w:lang w:val="en-GB"/>
              </w:rPr>
              <w:t>bly in the external file system.</w:t>
            </w:r>
            <w:r w:rsidR="00EC07EB">
              <w:rPr>
                <w:spacing w:val="-1"/>
                <w:szCs w:val="24"/>
                <w:lang w:val="en-GB"/>
              </w:rPr>
              <w:t xml:space="preserve"> It may be used for internal as well as e</w:t>
            </w:r>
            <w:r w:rsidR="00EC07EB">
              <w:rPr>
                <w:spacing w:val="-1"/>
                <w:szCs w:val="24"/>
                <w:lang w:val="en-GB"/>
              </w:rPr>
              <w:t>x</w:t>
            </w:r>
            <w:r w:rsidR="00EC07EB">
              <w:rPr>
                <w:spacing w:val="-1"/>
                <w:szCs w:val="24"/>
                <w:lang w:val="en-GB"/>
              </w:rPr>
              <w:t>ternal storage of large objects.</w:t>
            </w:r>
          </w:p>
          <w:p w14:paraId="7F4C12A5" w14:textId="53966AB8" w:rsidR="00EC07EB" w:rsidRDefault="00682DAB" w:rsidP="00F23CDC">
            <w:pPr>
              <w:pStyle w:val="TabelleGross"/>
              <w:rPr>
                <w:spacing w:val="-1"/>
                <w:szCs w:val="24"/>
                <w:lang w:val="en-GB"/>
              </w:rPr>
            </w:pPr>
            <w:r>
              <w:rPr>
                <w:spacing w:val="-1"/>
                <w:szCs w:val="24"/>
                <w:lang w:val="en-GB"/>
              </w:rPr>
              <w:t xml:space="preserve">The </w:t>
            </w:r>
            <w:r w:rsidRPr="00E74ABD">
              <w:rPr>
                <w:i/>
                <w:spacing w:val="-1"/>
                <w:szCs w:val="24"/>
                <w:lang w:val="en-GB"/>
              </w:rPr>
              <w:t>lobFolder</w:t>
            </w:r>
            <w:r>
              <w:rPr>
                <w:spacing w:val="-1"/>
                <w:szCs w:val="24"/>
                <w:lang w:val="en-GB"/>
              </w:rPr>
              <w:t xml:space="preserve"> element cannot be used simultaneously with the folder e</w:t>
            </w:r>
            <w:r>
              <w:rPr>
                <w:spacing w:val="-1"/>
                <w:szCs w:val="24"/>
                <w:lang w:val="en-GB"/>
              </w:rPr>
              <w:t>l</w:t>
            </w:r>
            <w:r>
              <w:rPr>
                <w:spacing w:val="-1"/>
                <w:szCs w:val="24"/>
                <w:lang w:val="en-GB"/>
              </w:rPr>
              <w:t xml:space="preserve">ement, which it obsoletes. When writing a SIARD file the </w:t>
            </w:r>
            <w:r w:rsidRPr="00E74ABD">
              <w:rPr>
                <w:i/>
                <w:spacing w:val="-1"/>
                <w:szCs w:val="24"/>
                <w:lang w:val="en-GB"/>
              </w:rPr>
              <w:t>lobFolder</w:t>
            </w:r>
            <w:r>
              <w:rPr>
                <w:spacing w:val="-1"/>
                <w:szCs w:val="24"/>
                <w:lang w:val="en-GB"/>
              </w:rPr>
              <w:t xml:space="preserve"> el</w:t>
            </w:r>
            <w:r>
              <w:rPr>
                <w:spacing w:val="-1"/>
                <w:szCs w:val="24"/>
                <w:lang w:val="en-GB"/>
              </w:rPr>
              <w:t>e</w:t>
            </w:r>
            <w:r>
              <w:rPr>
                <w:spacing w:val="-1"/>
                <w:szCs w:val="24"/>
                <w:lang w:val="en-GB"/>
              </w:rPr>
              <w:t>ment must be used.</w:t>
            </w:r>
          </w:p>
          <w:p w14:paraId="24742EF1" w14:textId="77777777" w:rsidR="00EC07EB" w:rsidRDefault="00EC07EB" w:rsidP="00F23CDC">
            <w:pPr>
              <w:pStyle w:val="TabelleGross"/>
              <w:rPr>
                <w:b/>
                <w:spacing w:val="-1"/>
                <w:szCs w:val="24"/>
                <w:lang w:val="en-GB"/>
              </w:rPr>
            </w:pPr>
            <w:r w:rsidRPr="00EC07EB">
              <w:rPr>
                <w:b/>
                <w:spacing w:val="-1"/>
                <w:szCs w:val="24"/>
                <w:lang w:val="en-GB"/>
              </w:rPr>
              <w:t>Note</w:t>
            </w:r>
          </w:p>
          <w:p w14:paraId="183995B7" w14:textId="77777777" w:rsidR="00F23CDC" w:rsidRDefault="00F23CDC" w:rsidP="00F23CDC">
            <w:pPr>
              <w:pStyle w:val="TabelleGross"/>
              <w:rPr>
                <w:spacing w:val="-1"/>
                <w:szCs w:val="24"/>
                <w:lang w:val="en-GB"/>
              </w:rPr>
            </w:pPr>
            <w:r>
              <w:rPr>
                <w:spacing w:val="-1"/>
                <w:szCs w:val="24"/>
                <w:lang w:val="en-GB"/>
              </w:rPr>
              <w:t xml:space="preserve">This entry </w:t>
            </w:r>
            <w:r w:rsidR="00EC07EB">
              <w:rPr>
                <w:spacing w:val="-1"/>
                <w:szCs w:val="24"/>
                <w:lang w:val="en-GB"/>
              </w:rPr>
              <w:t>is only meaningful</w:t>
            </w:r>
            <w:r>
              <w:rPr>
                <w:spacing w:val="-1"/>
                <w:szCs w:val="24"/>
                <w:lang w:val="en-GB"/>
              </w:rPr>
              <w:t>, if the column is a LOB column (e.g. type BLOB, CLOB or XML).</w:t>
            </w:r>
          </w:p>
          <w:p w14:paraId="74314FDD" w14:textId="27B1B68A" w:rsidR="00F23CDC" w:rsidRDefault="00EC07EB" w:rsidP="00F23CDC">
            <w:pPr>
              <w:pStyle w:val="TabelleGross"/>
              <w:rPr>
                <w:spacing w:val="-1"/>
                <w:szCs w:val="24"/>
                <w:lang w:val="en-GB"/>
              </w:rPr>
            </w:pPr>
            <w:r>
              <w:rPr>
                <w:spacing w:val="-1"/>
                <w:szCs w:val="24"/>
                <w:lang w:val="en-GB"/>
              </w:rPr>
              <w:t xml:space="preserve">If it is missing, it is assumed to equal “.”, e.g. to refer to </w:t>
            </w:r>
            <w:r w:rsidR="000E1819">
              <w:rPr>
                <w:spacing w:val="-1"/>
                <w:szCs w:val="24"/>
                <w:lang w:val="en-GB"/>
              </w:rPr>
              <w:t xml:space="preserve">to </w:t>
            </w:r>
            <w:r w:rsidR="00942C07">
              <w:rPr>
                <w:spacing w:val="-1"/>
                <w:szCs w:val="24"/>
                <w:lang w:val="en-GB"/>
              </w:rPr>
              <w:t xml:space="preserve">the </w:t>
            </w:r>
            <w:r>
              <w:rPr>
                <w:spacing w:val="-1"/>
                <w:szCs w:val="24"/>
                <w:lang w:val="en-GB"/>
              </w:rPr>
              <w:t xml:space="preserve">same folder as the </w:t>
            </w:r>
            <w:r w:rsidR="001A37F2">
              <w:rPr>
                <w:i/>
                <w:spacing w:val="-1"/>
                <w:szCs w:val="24"/>
                <w:lang w:val="en-GB"/>
              </w:rPr>
              <w:t>lobFolder</w:t>
            </w:r>
            <w:r>
              <w:rPr>
                <w:spacing w:val="-1"/>
                <w:szCs w:val="24"/>
                <w:lang w:val="en-GB"/>
              </w:rPr>
              <w:t xml:space="preserve"> on the database level. Otherwise its value must b</w:t>
            </w:r>
            <w:r w:rsidR="00F23CDC">
              <w:rPr>
                <w:spacing w:val="-1"/>
                <w:szCs w:val="24"/>
                <w:lang w:val="en-GB"/>
              </w:rPr>
              <w:t>e a – preferably relative – “file:” URI, indicating the folder, where the files of this LOB column are to be stored.</w:t>
            </w:r>
          </w:p>
          <w:p w14:paraId="22D1CEF1" w14:textId="0DC0077E" w:rsidR="00F23CDC" w:rsidRDefault="00F23CDC" w:rsidP="00F23CDC">
            <w:pPr>
              <w:pStyle w:val="TabelleGross"/>
              <w:rPr>
                <w:spacing w:val="-1"/>
                <w:szCs w:val="24"/>
                <w:lang w:val="en-GB"/>
              </w:rPr>
            </w:pPr>
            <w:r>
              <w:rPr>
                <w:spacing w:val="-1"/>
                <w:szCs w:val="24"/>
                <w:lang w:val="en-GB"/>
              </w:rPr>
              <w:t xml:space="preserve">If this value is a relative URI, it is assumed to be relative to </w:t>
            </w:r>
            <w:r w:rsidR="000E1819">
              <w:rPr>
                <w:spacing w:val="-1"/>
                <w:szCs w:val="24"/>
                <w:lang w:val="en-GB"/>
              </w:rPr>
              <w:t xml:space="preserve">the </w:t>
            </w:r>
            <w:r>
              <w:rPr>
                <w:spacing w:val="-1"/>
                <w:szCs w:val="24"/>
                <w:lang w:val="en-GB"/>
              </w:rPr>
              <w:t xml:space="preserve">global </w:t>
            </w:r>
            <w:r w:rsidR="001A37F2">
              <w:rPr>
                <w:i/>
                <w:spacing w:val="-1"/>
                <w:szCs w:val="24"/>
                <w:lang w:val="en-GB"/>
              </w:rPr>
              <w:t>lobFolder</w:t>
            </w:r>
            <w:r>
              <w:rPr>
                <w:spacing w:val="-1"/>
                <w:szCs w:val="24"/>
                <w:lang w:val="en-GB"/>
              </w:rPr>
              <w:t xml:space="preserve"> entry at the database level.</w:t>
            </w:r>
          </w:p>
          <w:p w14:paraId="65FCBE8D" w14:textId="4635EE49" w:rsidR="00F23CDC" w:rsidRDefault="00F23CDC" w:rsidP="00F23CDC">
            <w:pPr>
              <w:pStyle w:val="TabelleGross"/>
              <w:rPr>
                <w:spacing w:val="-1"/>
                <w:szCs w:val="24"/>
                <w:lang w:val="en-GB"/>
              </w:rPr>
            </w:pPr>
            <w:r>
              <w:rPr>
                <w:spacing w:val="-1"/>
                <w:szCs w:val="24"/>
                <w:lang w:val="en-GB"/>
              </w:rPr>
              <w:t>The</w:t>
            </w:r>
            <w:r w:rsidR="00942C07">
              <w:rPr>
                <w:spacing w:val="-1"/>
                <w:szCs w:val="24"/>
                <w:lang w:val="en-GB"/>
              </w:rPr>
              <w:t xml:space="preserve"> relative</w:t>
            </w:r>
            <w:r>
              <w:rPr>
                <w:spacing w:val="-1"/>
                <w:szCs w:val="24"/>
                <w:lang w:val="en-GB"/>
              </w:rPr>
              <w:t xml:space="preserve"> </w:t>
            </w:r>
            <w:r w:rsidRPr="00F23CDC">
              <w:rPr>
                <w:i/>
                <w:spacing w:val="-1"/>
                <w:szCs w:val="24"/>
                <w:lang w:val="en-GB"/>
              </w:rPr>
              <w:t>file</w:t>
            </w:r>
            <w:r>
              <w:rPr>
                <w:spacing w:val="-1"/>
                <w:szCs w:val="24"/>
                <w:lang w:val="en-GB"/>
              </w:rPr>
              <w:t xml:space="preserve"> attributes of the cells in this column are interpreted as </w:t>
            </w:r>
            <w:r w:rsidR="00EC07EB">
              <w:rPr>
                <w:spacing w:val="-1"/>
                <w:szCs w:val="24"/>
                <w:lang w:val="en-GB"/>
              </w:rPr>
              <w:t xml:space="preserve">being </w:t>
            </w:r>
            <w:r>
              <w:rPr>
                <w:spacing w:val="-1"/>
                <w:szCs w:val="24"/>
                <w:lang w:val="en-GB"/>
              </w:rPr>
              <w:t>relative to this folder.</w:t>
            </w:r>
          </w:p>
        </w:tc>
        <w:tc>
          <w:tcPr>
            <w:tcW w:w="709" w:type="dxa"/>
            <w:shd w:val="clear" w:color="auto" w:fill="auto"/>
          </w:tcPr>
          <w:p w14:paraId="2C27209C" w14:textId="77777777" w:rsidR="003D43B5" w:rsidRDefault="003D43B5" w:rsidP="00DE1C2A">
            <w:pPr>
              <w:pStyle w:val="TabelleGross"/>
              <w:rPr>
                <w:lang w:val="en-GB"/>
              </w:rPr>
            </w:pPr>
            <w:r>
              <w:rPr>
                <w:lang w:val="en-GB"/>
              </w:rPr>
              <w:t>O</w:t>
            </w:r>
          </w:p>
        </w:tc>
      </w:tr>
      <w:tr w:rsidR="00DE1C2A" w:rsidRPr="00D20950" w14:paraId="188322F5" w14:textId="77777777" w:rsidTr="007723AE">
        <w:trPr>
          <w:cantSplit/>
        </w:trPr>
        <w:tc>
          <w:tcPr>
            <w:tcW w:w="1843" w:type="dxa"/>
            <w:shd w:val="clear" w:color="auto" w:fill="auto"/>
          </w:tcPr>
          <w:p w14:paraId="40F95668" w14:textId="77777777" w:rsidR="00DE1C2A" w:rsidRPr="000136C4" w:rsidRDefault="001324EA" w:rsidP="00DE1C2A">
            <w:pPr>
              <w:pStyle w:val="TabelleGross"/>
              <w:rPr>
                <w:lang w:val="en-GB"/>
              </w:rPr>
            </w:pPr>
            <w:r>
              <w:rPr>
                <w:lang w:val="en-GB"/>
              </w:rPr>
              <w:t>t</w:t>
            </w:r>
            <w:r w:rsidR="00DE1C2A" w:rsidRPr="000136C4">
              <w:rPr>
                <w:lang w:val="en-GB"/>
              </w:rPr>
              <w:t>ype</w:t>
            </w:r>
          </w:p>
        </w:tc>
        <w:tc>
          <w:tcPr>
            <w:tcW w:w="6662" w:type="dxa"/>
            <w:shd w:val="clear" w:color="auto" w:fill="auto"/>
          </w:tcPr>
          <w:p w14:paraId="3874A66E" w14:textId="77777777" w:rsidR="001324EA" w:rsidRDefault="00F32787" w:rsidP="001324EA">
            <w:pPr>
              <w:pStyle w:val="TabelleGross"/>
              <w:rPr>
                <w:spacing w:val="1"/>
                <w:szCs w:val="24"/>
                <w:lang w:val="en-GB"/>
              </w:rPr>
            </w:pPr>
            <w:r w:rsidRPr="000136C4">
              <w:rPr>
                <w:spacing w:val="-1"/>
                <w:szCs w:val="24"/>
                <w:lang w:val="en-GB"/>
              </w:rPr>
              <w:t>S</w:t>
            </w:r>
            <w:r w:rsidRPr="000136C4">
              <w:rPr>
                <w:spacing w:val="1"/>
                <w:szCs w:val="24"/>
                <w:lang w:val="en-GB"/>
              </w:rPr>
              <w:t>Q</w:t>
            </w:r>
            <w:r w:rsidRPr="000136C4">
              <w:rPr>
                <w:szCs w:val="24"/>
                <w:lang w:val="en-GB"/>
              </w:rPr>
              <w:t>L:</w:t>
            </w:r>
            <w:r w:rsidR="00164633">
              <w:rPr>
                <w:szCs w:val="24"/>
                <w:lang w:val="en-GB"/>
              </w:rPr>
              <w:t>2008</w:t>
            </w:r>
            <w:r w:rsidRPr="000136C4">
              <w:rPr>
                <w:spacing w:val="1"/>
                <w:szCs w:val="24"/>
                <w:lang w:val="en-GB"/>
              </w:rPr>
              <w:t xml:space="preserve"> </w:t>
            </w:r>
            <w:r w:rsidR="00D20950">
              <w:rPr>
                <w:spacing w:val="1"/>
                <w:szCs w:val="24"/>
                <w:lang w:val="en-GB"/>
              </w:rPr>
              <w:t>built-in data</w:t>
            </w:r>
            <w:r w:rsidRPr="000136C4">
              <w:rPr>
                <w:spacing w:val="1"/>
                <w:szCs w:val="24"/>
                <w:lang w:val="en-GB"/>
              </w:rPr>
              <w:t xml:space="preserve"> type</w:t>
            </w:r>
            <w:r w:rsidR="00D20950">
              <w:rPr>
                <w:spacing w:val="1"/>
                <w:szCs w:val="24"/>
                <w:lang w:val="en-GB"/>
              </w:rPr>
              <w:t xml:space="preserve"> of the column</w:t>
            </w:r>
          </w:p>
          <w:p w14:paraId="6E218AD9" w14:textId="77777777" w:rsidR="00DE1C2A" w:rsidRDefault="001324EA" w:rsidP="001324EA">
            <w:pPr>
              <w:pStyle w:val="TabelleGross"/>
              <w:rPr>
                <w:b/>
                <w:spacing w:val="1"/>
                <w:szCs w:val="24"/>
                <w:lang w:val="en-GB"/>
              </w:rPr>
            </w:pPr>
            <w:r w:rsidRPr="001324EA">
              <w:rPr>
                <w:b/>
                <w:spacing w:val="1"/>
                <w:szCs w:val="24"/>
                <w:lang w:val="en-GB"/>
              </w:rPr>
              <w:t>Note</w:t>
            </w:r>
          </w:p>
          <w:p w14:paraId="17D88C36" w14:textId="77777777" w:rsidR="001324EA" w:rsidRPr="001324EA" w:rsidRDefault="00D20950" w:rsidP="001324EA">
            <w:pPr>
              <w:pStyle w:val="TabelleGross"/>
              <w:rPr>
                <w:lang w:val="en-GB"/>
              </w:rPr>
            </w:pPr>
            <w:r>
              <w:rPr>
                <w:lang w:val="en-GB"/>
              </w:rPr>
              <w:t xml:space="preserve">If the data type of this column is a built-in data type, this field must be used. Otherwise the field </w:t>
            </w:r>
            <w:r w:rsidRPr="00D20950">
              <w:rPr>
                <w:rFonts w:ascii="Courier New" w:hAnsi="Courier New" w:cs="Courier New"/>
                <w:lang w:val="en-GB"/>
              </w:rPr>
              <w:t>typeName</w:t>
            </w:r>
            <w:r>
              <w:rPr>
                <w:lang w:val="en-GB"/>
              </w:rPr>
              <w:t xml:space="preserve"> must refer to a defined type in the types list.</w:t>
            </w:r>
          </w:p>
        </w:tc>
        <w:tc>
          <w:tcPr>
            <w:tcW w:w="709" w:type="dxa"/>
            <w:shd w:val="clear" w:color="auto" w:fill="auto"/>
          </w:tcPr>
          <w:p w14:paraId="6987C450" w14:textId="77777777" w:rsidR="00DE1C2A" w:rsidRPr="000136C4" w:rsidRDefault="00D20950" w:rsidP="00DE1C2A">
            <w:pPr>
              <w:pStyle w:val="TabelleGross"/>
              <w:rPr>
                <w:lang w:val="en-GB"/>
              </w:rPr>
            </w:pPr>
            <w:r>
              <w:rPr>
                <w:lang w:val="en-GB"/>
              </w:rPr>
              <w:t>O</w:t>
            </w:r>
          </w:p>
        </w:tc>
      </w:tr>
      <w:tr w:rsidR="00DE1C2A" w:rsidRPr="000136C4" w14:paraId="6B76DE68" w14:textId="77777777" w:rsidTr="007723AE">
        <w:trPr>
          <w:cantSplit/>
        </w:trPr>
        <w:tc>
          <w:tcPr>
            <w:tcW w:w="1843" w:type="dxa"/>
            <w:shd w:val="clear" w:color="auto" w:fill="auto"/>
          </w:tcPr>
          <w:p w14:paraId="79E0C813" w14:textId="77777777" w:rsidR="00DE1C2A" w:rsidRPr="000136C4" w:rsidRDefault="00DE1C2A" w:rsidP="00DE1C2A">
            <w:pPr>
              <w:pStyle w:val="TabelleGross"/>
              <w:rPr>
                <w:lang w:val="en-GB"/>
              </w:rPr>
            </w:pPr>
            <w:r w:rsidRPr="000136C4">
              <w:rPr>
                <w:lang w:val="en-GB"/>
              </w:rPr>
              <w:t>typeOriginal</w:t>
            </w:r>
          </w:p>
        </w:tc>
        <w:tc>
          <w:tcPr>
            <w:tcW w:w="6662" w:type="dxa"/>
            <w:shd w:val="clear" w:color="auto" w:fill="auto"/>
          </w:tcPr>
          <w:p w14:paraId="3F686E26" w14:textId="77777777" w:rsidR="00DE1C2A" w:rsidRPr="000136C4" w:rsidRDefault="00F32787" w:rsidP="00551191">
            <w:pPr>
              <w:pStyle w:val="TabelleGross"/>
              <w:rPr>
                <w:rFonts w:cs="Arial"/>
                <w:lang w:val="en-GB"/>
              </w:rPr>
            </w:pPr>
            <w:r w:rsidRPr="000136C4">
              <w:rPr>
                <w:szCs w:val="24"/>
                <w:lang w:val="en-GB"/>
              </w:rPr>
              <w:t>Original column type</w:t>
            </w:r>
          </w:p>
          <w:p w14:paraId="24567B5A" w14:textId="77777777" w:rsidR="00EE1F8D" w:rsidRPr="000136C4" w:rsidRDefault="00EE1F8D" w:rsidP="00551191">
            <w:pPr>
              <w:pStyle w:val="TabelleGross"/>
              <w:rPr>
                <w:rFonts w:cs="Arial"/>
                <w:lang w:val="en-GB"/>
              </w:rPr>
            </w:pPr>
          </w:p>
          <w:p w14:paraId="24C6F37B" w14:textId="77777777" w:rsidR="00551191" w:rsidRPr="000136C4" w:rsidRDefault="00F32787" w:rsidP="00551191">
            <w:pPr>
              <w:pStyle w:val="TabelleGross"/>
              <w:rPr>
                <w:rFonts w:cs="Arial"/>
                <w:b/>
                <w:lang w:val="en-GB"/>
              </w:rPr>
            </w:pPr>
            <w:r w:rsidRPr="000136C4">
              <w:rPr>
                <w:rFonts w:cs="Arial"/>
                <w:b/>
                <w:lang w:val="en-GB"/>
              </w:rPr>
              <w:t>Note</w:t>
            </w:r>
          </w:p>
          <w:p w14:paraId="7F77699B" w14:textId="77777777" w:rsidR="00551191" w:rsidRPr="000136C4" w:rsidRDefault="00F32787" w:rsidP="00164633">
            <w:pPr>
              <w:pStyle w:val="TabelleGross"/>
              <w:rPr>
                <w:lang w:val="en-GB"/>
              </w:rPr>
            </w:pPr>
            <w:r w:rsidRPr="000136C4">
              <w:rPr>
                <w:szCs w:val="24"/>
                <w:lang w:val="en-GB"/>
              </w:rPr>
              <w:t xml:space="preserve">As the various database programs that describe themselves as SQL-compliant permit very different data types, the </w:t>
            </w:r>
            <w:r w:rsidRPr="000136C4">
              <w:rPr>
                <w:i/>
                <w:szCs w:val="24"/>
                <w:lang w:val="en-GB"/>
              </w:rPr>
              <w:t>ori</w:t>
            </w:r>
            <w:r w:rsidRPr="000136C4">
              <w:rPr>
                <w:i/>
                <w:spacing w:val="1"/>
                <w:szCs w:val="24"/>
                <w:lang w:val="en-GB"/>
              </w:rPr>
              <w:t>g</w:t>
            </w:r>
            <w:r w:rsidRPr="000136C4">
              <w:rPr>
                <w:i/>
                <w:spacing w:val="-1"/>
                <w:szCs w:val="24"/>
                <w:lang w:val="en-GB"/>
              </w:rPr>
              <w:t>i</w:t>
            </w:r>
            <w:r w:rsidRPr="000136C4">
              <w:rPr>
                <w:i/>
                <w:szCs w:val="24"/>
                <w:lang w:val="en-GB"/>
              </w:rPr>
              <w:t>n</w:t>
            </w:r>
            <w:r w:rsidRPr="000136C4">
              <w:rPr>
                <w:i/>
                <w:spacing w:val="1"/>
                <w:szCs w:val="24"/>
                <w:lang w:val="en-GB"/>
              </w:rPr>
              <w:t>a</w:t>
            </w:r>
            <w:r w:rsidRPr="000136C4">
              <w:rPr>
                <w:i/>
                <w:spacing w:val="-1"/>
                <w:szCs w:val="24"/>
                <w:lang w:val="en-GB"/>
              </w:rPr>
              <w:t>l</w:t>
            </w:r>
            <w:r w:rsidRPr="000136C4">
              <w:rPr>
                <w:i/>
                <w:spacing w:val="-8"/>
                <w:szCs w:val="24"/>
                <w:lang w:val="en-GB"/>
              </w:rPr>
              <w:t xml:space="preserve"> </w:t>
            </w:r>
            <w:r w:rsidRPr="000136C4">
              <w:rPr>
                <w:spacing w:val="-1"/>
                <w:szCs w:val="24"/>
                <w:lang w:val="en-GB"/>
              </w:rPr>
              <w:t>type is listed here as well as the</w:t>
            </w:r>
            <w:r w:rsidRPr="000136C4">
              <w:rPr>
                <w:spacing w:val="1"/>
                <w:szCs w:val="24"/>
                <w:lang w:val="en-GB"/>
              </w:rPr>
              <w:t xml:space="preserve"> </w:t>
            </w:r>
            <w:r w:rsidRPr="000136C4">
              <w:rPr>
                <w:szCs w:val="24"/>
                <w:lang w:val="en-GB"/>
              </w:rPr>
              <w:t>S</w:t>
            </w:r>
            <w:r w:rsidRPr="000136C4">
              <w:rPr>
                <w:spacing w:val="1"/>
                <w:szCs w:val="24"/>
                <w:lang w:val="en-GB"/>
              </w:rPr>
              <w:t>Q</w:t>
            </w:r>
            <w:r w:rsidRPr="000136C4">
              <w:rPr>
                <w:szCs w:val="24"/>
                <w:lang w:val="en-GB"/>
              </w:rPr>
              <w:t>L:</w:t>
            </w:r>
            <w:r w:rsidR="00164633">
              <w:rPr>
                <w:szCs w:val="24"/>
                <w:lang w:val="en-GB"/>
              </w:rPr>
              <w:t>2008</w:t>
            </w:r>
            <w:r w:rsidRPr="000136C4">
              <w:rPr>
                <w:szCs w:val="24"/>
                <w:lang w:val="en-GB"/>
              </w:rPr>
              <w:t xml:space="preserve"> type.</w:t>
            </w:r>
            <w:r w:rsidRPr="000136C4">
              <w:rPr>
                <w:spacing w:val="-9"/>
                <w:szCs w:val="24"/>
                <w:lang w:val="en-GB"/>
              </w:rPr>
              <w:t xml:space="preserve"> </w:t>
            </w:r>
            <w:r w:rsidRPr="000136C4">
              <w:rPr>
                <w:szCs w:val="24"/>
                <w:lang w:val="en-GB"/>
              </w:rPr>
              <w:t xml:space="preserve">A translation of the proprietary types to </w:t>
            </w:r>
            <w:r w:rsidRPr="000136C4">
              <w:rPr>
                <w:spacing w:val="-1"/>
                <w:szCs w:val="24"/>
                <w:lang w:val="en-GB"/>
              </w:rPr>
              <w:t>S</w:t>
            </w:r>
            <w:r w:rsidRPr="000136C4">
              <w:rPr>
                <w:spacing w:val="1"/>
                <w:szCs w:val="24"/>
                <w:lang w:val="en-GB"/>
              </w:rPr>
              <w:t>Q</w:t>
            </w:r>
            <w:r w:rsidRPr="000136C4">
              <w:rPr>
                <w:spacing w:val="2"/>
                <w:szCs w:val="24"/>
                <w:lang w:val="en-GB"/>
              </w:rPr>
              <w:t>L</w:t>
            </w:r>
            <w:r w:rsidRPr="000136C4">
              <w:rPr>
                <w:szCs w:val="24"/>
                <w:lang w:val="en-GB"/>
              </w:rPr>
              <w:t>:</w:t>
            </w:r>
            <w:r w:rsidR="00164633">
              <w:rPr>
                <w:szCs w:val="24"/>
                <w:lang w:val="en-GB"/>
              </w:rPr>
              <w:t>2008</w:t>
            </w:r>
            <w:r w:rsidRPr="000136C4">
              <w:rPr>
                <w:spacing w:val="3"/>
                <w:szCs w:val="24"/>
                <w:lang w:val="en-GB"/>
              </w:rPr>
              <w:t xml:space="preserve"> types is to be defined and documented in the corresponding application for each database program that supports the SIARD fo</w:t>
            </w:r>
            <w:r w:rsidRPr="000136C4">
              <w:rPr>
                <w:spacing w:val="3"/>
                <w:szCs w:val="24"/>
                <w:lang w:val="en-GB"/>
              </w:rPr>
              <w:t>r</w:t>
            </w:r>
            <w:r w:rsidRPr="000136C4">
              <w:rPr>
                <w:spacing w:val="3"/>
                <w:szCs w:val="24"/>
                <w:lang w:val="en-GB"/>
              </w:rPr>
              <w:t>mat</w:t>
            </w:r>
            <w:r w:rsidR="00551191" w:rsidRPr="000136C4">
              <w:rPr>
                <w:rFonts w:cs="Arial"/>
                <w:lang w:val="en-GB"/>
              </w:rPr>
              <w:t>.</w:t>
            </w:r>
          </w:p>
        </w:tc>
        <w:tc>
          <w:tcPr>
            <w:tcW w:w="709" w:type="dxa"/>
            <w:shd w:val="clear" w:color="auto" w:fill="auto"/>
          </w:tcPr>
          <w:p w14:paraId="231B5ACB" w14:textId="77777777" w:rsidR="00DE1C2A" w:rsidRPr="000136C4" w:rsidRDefault="001F2144" w:rsidP="00DE1C2A">
            <w:pPr>
              <w:pStyle w:val="TabelleGross"/>
              <w:rPr>
                <w:lang w:val="en-GB"/>
              </w:rPr>
            </w:pPr>
            <w:r w:rsidRPr="000136C4">
              <w:rPr>
                <w:lang w:val="en-GB"/>
              </w:rPr>
              <w:t>O</w:t>
            </w:r>
          </w:p>
        </w:tc>
      </w:tr>
      <w:tr w:rsidR="00D20950" w:rsidRPr="000136C4" w14:paraId="3143F21C" w14:textId="77777777" w:rsidTr="007723AE">
        <w:trPr>
          <w:cantSplit/>
        </w:trPr>
        <w:tc>
          <w:tcPr>
            <w:tcW w:w="1843" w:type="dxa"/>
            <w:shd w:val="clear" w:color="auto" w:fill="auto"/>
          </w:tcPr>
          <w:p w14:paraId="4A3F329E" w14:textId="77777777" w:rsidR="00D20950" w:rsidRPr="000136C4" w:rsidRDefault="00D20950" w:rsidP="00E965AC">
            <w:pPr>
              <w:pStyle w:val="TabelleGross"/>
              <w:rPr>
                <w:lang w:val="en-GB"/>
              </w:rPr>
            </w:pPr>
            <w:r w:rsidRPr="000136C4">
              <w:rPr>
                <w:lang w:val="en-GB"/>
              </w:rPr>
              <w:t>nullable</w:t>
            </w:r>
          </w:p>
        </w:tc>
        <w:tc>
          <w:tcPr>
            <w:tcW w:w="6662" w:type="dxa"/>
            <w:shd w:val="clear" w:color="auto" w:fill="auto"/>
          </w:tcPr>
          <w:p w14:paraId="7585B488" w14:textId="77777777" w:rsidR="00D20950" w:rsidRPr="000136C4" w:rsidRDefault="00D20950" w:rsidP="00E965AC">
            <w:pPr>
              <w:pStyle w:val="TabelleGross"/>
              <w:rPr>
                <w:lang w:val="en-GB"/>
              </w:rPr>
            </w:pPr>
            <w:r w:rsidRPr="000136C4">
              <w:rPr>
                <w:szCs w:val="24"/>
                <w:lang w:val="en-GB"/>
              </w:rPr>
              <w:t>Optional entry</w:t>
            </w:r>
          </w:p>
        </w:tc>
        <w:tc>
          <w:tcPr>
            <w:tcW w:w="709" w:type="dxa"/>
            <w:shd w:val="clear" w:color="auto" w:fill="auto"/>
          </w:tcPr>
          <w:p w14:paraId="256BBD25" w14:textId="77777777" w:rsidR="00D20950" w:rsidRPr="000136C4" w:rsidRDefault="00D20950" w:rsidP="00E965AC">
            <w:pPr>
              <w:pStyle w:val="TabelleGross"/>
              <w:rPr>
                <w:lang w:val="en-GB"/>
              </w:rPr>
            </w:pPr>
            <w:r>
              <w:rPr>
                <w:lang w:val="en-GB"/>
              </w:rPr>
              <w:t>O</w:t>
            </w:r>
          </w:p>
        </w:tc>
      </w:tr>
      <w:tr w:rsidR="00D20950" w:rsidRPr="00D20950" w14:paraId="2B669CBD" w14:textId="77777777" w:rsidTr="007723AE">
        <w:trPr>
          <w:cantSplit/>
        </w:trPr>
        <w:tc>
          <w:tcPr>
            <w:tcW w:w="1843" w:type="dxa"/>
            <w:shd w:val="clear" w:color="auto" w:fill="auto"/>
          </w:tcPr>
          <w:p w14:paraId="16ABE275" w14:textId="77777777" w:rsidR="00D20950" w:rsidRPr="000136C4" w:rsidRDefault="00D20950" w:rsidP="00DE1C2A">
            <w:pPr>
              <w:pStyle w:val="TabelleGross"/>
              <w:rPr>
                <w:lang w:val="en-GB"/>
              </w:rPr>
            </w:pPr>
            <w:r>
              <w:rPr>
                <w:lang w:val="en-GB"/>
              </w:rPr>
              <w:t>typeSchema</w:t>
            </w:r>
          </w:p>
        </w:tc>
        <w:tc>
          <w:tcPr>
            <w:tcW w:w="6662" w:type="dxa"/>
            <w:shd w:val="clear" w:color="auto" w:fill="auto"/>
          </w:tcPr>
          <w:p w14:paraId="5B1B6484" w14:textId="77777777" w:rsidR="00D20950" w:rsidRPr="000136C4" w:rsidRDefault="00D20950" w:rsidP="00DE1C2A">
            <w:pPr>
              <w:pStyle w:val="TabelleGross"/>
              <w:rPr>
                <w:szCs w:val="24"/>
                <w:lang w:val="en-GB"/>
              </w:rPr>
            </w:pPr>
            <w:r>
              <w:rPr>
                <w:szCs w:val="24"/>
                <w:lang w:val="en-GB"/>
              </w:rPr>
              <w:t>Schema of named type if the column is not a built-in data type and the named data type is not defined in the same schema as the table of this column.</w:t>
            </w:r>
          </w:p>
        </w:tc>
        <w:tc>
          <w:tcPr>
            <w:tcW w:w="709" w:type="dxa"/>
            <w:shd w:val="clear" w:color="auto" w:fill="auto"/>
          </w:tcPr>
          <w:p w14:paraId="44EBF6C4" w14:textId="77777777" w:rsidR="00D20950" w:rsidRPr="000136C4" w:rsidRDefault="00D20950" w:rsidP="00DE1C2A">
            <w:pPr>
              <w:pStyle w:val="TabelleGross"/>
              <w:rPr>
                <w:lang w:val="en-GB"/>
              </w:rPr>
            </w:pPr>
            <w:r>
              <w:rPr>
                <w:lang w:val="en-GB"/>
              </w:rPr>
              <w:t>O</w:t>
            </w:r>
          </w:p>
        </w:tc>
      </w:tr>
      <w:tr w:rsidR="00D20950" w:rsidRPr="00D20950" w14:paraId="3C7AFBB9" w14:textId="77777777" w:rsidTr="007723AE">
        <w:trPr>
          <w:cantSplit/>
        </w:trPr>
        <w:tc>
          <w:tcPr>
            <w:tcW w:w="1843" w:type="dxa"/>
            <w:shd w:val="clear" w:color="auto" w:fill="auto"/>
          </w:tcPr>
          <w:p w14:paraId="1A97C8D7" w14:textId="77777777" w:rsidR="00D20950" w:rsidRPr="000136C4" w:rsidRDefault="00D20950" w:rsidP="00DE1C2A">
            <w:pPr>
              <w:pStyle w:val="TabelleGross"/>
              <w:rPr>
                <w:lang w:val="en-GB"/>
              </w:rPr>
            </w:pPr>
            <w:r>
              <w:rPr>
                <w:lang w:val="en-GB"/>
              </w:rPr>
              <w:t>typeName</w:t>
            </w:r>
          </w:p>
        </w:tc>
        <w:tc>
          <w:tcPr>
            <w:tcW w:w="6662" w:type="dxa"/>
            <w:shd w:val="clear" w:color="auto" w:fill="auto"/>
          </w:tcPr>
          <w:p w14:paraId="4C00B333" w14:textId="77777777" w:rsidR="00D20950" w:rsidRPr="000136C4" w:rsidRDefault="00D20950" w:rsidP="00DE1C2A">
            <w:pPr>
              <w:pStyle w:val="TabelleGross"/>
              <w:rPr>
                <w:szCs w:val="24"/>
                <w:lang w:val="en-GB"/>
              </w:rPr>
            </w:pPr>
            <w:r>
              <w:rPr>
                <w:szCs w:val="24"/>
                <w:lang w:val="en-GB"/>
              </w:rPr>
              <w:t>Name of the advanced or structured data type of this column</w:t>
            </w:r>
          </w:p>
        </w:tc>
        <w:tc>
          <w:tcPr>
            <w:tcW w:w="709" w:type="dxa"/>
            <w:shd w:val="clear" w:color="auto" w:fill="auto"/>
          </w:tcPr>
          <w:p w14:paraId="51E79639" w14:textId="77777777" w:rsidR="00D20950" w:rsidRPr="000136C4" w:rsidRDefault="001E4F3F" w:rsidP="00DE1C2A">
            <w:pPr>
              <w:pStyle w:val="TabelleGross"/>
              <w:rPr>
                <w:lang w:val="en-GB"/>
              </w:rPr>
            </w:pPr>
            <w:r>
              <w:rPr>
                <w:lang w:val="en-GB"/>
              </w:rPr>
              <w:t>O</w:t>
            </w:r>
          </w:p>
        </w:tc>
      </w:tr>
      <w:tr w:rsidR="00D20950" w:rsidRPr="000136C4" w14:paraId="5C6842FA" w14:textId="77777777" w:rsidTr="007723AE">
        <w:trPr>
          <w:cantSplit/>
        </w:trPr>
        <w:tc>
          <w:tcPr>
            <w:tcW w:w="1843" w:type="dxa"/>
            <w:shd w:val="clear" w:color="auto" w:fill="auto"/>
          </w:tcPr>
          <w:p w14:paraId="5517BB14" w14:textId="77777777" w:rsidR="00D20950" w:rsidRPr="000136C4" w:rsidRDefault="001745CB" w:rsidP="001745CB">
            <w:pPr>
              <w:pStyle w:val="TabelleGross"/>
              <w:rPr>
                <w:lang w:val="en-GB"/>
              </w:rPr>
            </w:pPr>
            <w:r>
              <w:rPr>
                <w:lang w:val="en-GB"/>
              </w:rPr>
              <w:t>f</w:t>
            </w:r>
            <w:r w:rsidR="00D20950">
              <w:rPr>
                <w:lang w:val="en-GB"/>
              </w:rPr>
              <w:t>ields</w:t>
            </w:r>
          </w:p>
        </w:tc>
        <w:tc>
          <w:tcPr>
            <w:tcW w:w="6662" w:type="dxa"/>
            <w:shd w:val="clear" w:color="auto" w:fill="auto"/>
          </w:tcPr>
          <w:p w14:paraId="0A70C410" w14:textId="77777777" w:rsidR="00D20950" w:rsidRPr="000136C4" w:rsidRDefault="00D20950" w:rsidP="00D20950">
            <w:pPr>
              <w:pStyle w:val="TabelleGross"/>
              <w:rPr>
                <w:szCs w:val="24"/>
                <w:lang w:val="en-GB"/>
              </w:rPr>
            </w:pPr>
            <w:r>
              <w:rPr>
                <w:szCs w:val="24"/>
                <w:lang w:val="en-GB"/>
              </w:rPr>
              <w:t>List of fields in the column, if the column is a structured data type of ca</w:t>
            </w:r>
            <w:r>
              <w:rPr>
                <w:szCs w:val="24"/>
                <w:lang w:val="en-GB"/>
              </w:rPr>
              <w:t>t</w:t>
            </w:r>
            <w:r>
              <w:rPr>
                <w:szCs w:val="24"/>
                <w:lang w:val="en-GB"/>
              </w:rPr>
              <w:t>egory “row” or “udt”</w:t>
            </w:r>
          </w:p>
        </w:tc>
        <w:tc>
          <w:tcPr>
            <w:tcW w:w="709" w:type="dxa"/>
            <w:shd w:val="clear" w:color="auto" w:fill="auto"/>
          </w:tcPr>
          <w:p w14:paraId="231E4C77" w14:textId="77777777" w:rsidR="00D20950" w:rsidRPr="000136C4" w:rsidRDefault="00D20950" w:rsidP="00E965AC">
            <w:pPr>
              <w:pStyle w:val="TabelleGross"/>
              <w:rPr>
                <w:lang w:val="en-GB"/>
              </w:rPr>
            </w:pPr>
            <w:r>
              <w:rPr>
                <w:lang w:val="en-GB"/>
              </w:rPr>
              <w:t>O</w:t>
            </w:r>
          </w:p>
        </w:tc>
      </w:tr>
      <w:tr w:rsidR="00DE1C2A" w:rsidRPr="000136C4" w14:paraId="5712FA8A" w14:textId="77777777" w:rsidTr="007723AE">
        <w:trPr>
          <w:cantSplit/>
        </w:trPr>
        <w:tc>
          <w:tcPr>
            <w:tcW w:w="1843" w:type="dxa"/>
            <w:shd w:val="clear" w:color="auto" w:fill="auto"/>
          </w:tcPr>
          <w:p w14:paraId="26DE512E" w14:textId="77777777" w:rsidR="00DE1C2A" w:rsidRPr="000136C4" w:rsidRDefault="00DE1C2A" w:rsidP="00DE1C2A">
            <w:pPr>
              <w:pStyle w:val="TabelleGross"/>
              <w:rPr>
                <w:lang w:val="en-GB"/>
              </w:rPr>
            </w:pPr>
            <w:r w:rsidRPr="000136C4">
              <w:rPr>
                <w:lang w:val="en-GB"/>
              </w:rPr>
              <w:t>defaultValue</w:t>
            </w:r>
          </w:p>
        </w:tc>
        <w:tc>
          <w:tcPr>
            <w:tcW w:w="6662" w:type="dxa"/>
            <w:shd w:val="clear" w:color="auto" w:fill="auto"/>
          </w:tcPr>
          <w:p w14:paraId="39DD1BD1" w14:textId="77777777" w:rsidR="00DE1C2A" w:rsidRPr="000136C4" w:rsidRDefault="00F32787" w:rsidP="00DE1C2A">
            <w:pPr>
              <w:pStyle w:val="TabelleGross"/>
              <w:rPr>
                <w:lang w:val="en-GB"/>
              </w:rPr>
            </w:pPr>
            <w:r w:rsidRPr="000136C4">
              <w:rPr>
                <w:szCs w:val="24"/>
                <w:lang w:val="en-GB"/>
              </w:rPr>
              <w:t>Default value of the column</w:t>
            </w:r>
          </w:p>
        </w:tc>
        <w:tc>
          <w:tcPr>
            <w:tcW w:w="709" w:type="dxa"/>
            <w:shd w:val="clear" w:color="auto" w:fill="auto"/>
          </w:tcPr>
          <w:p w14:paraId="7280ED0D" w14:textId="77777777" w:rsidR="00DE1C2A" w:rsidRPr="000136C4" w:rsidRDefault="001F2144" w:rsidP="00DE1C2A">
            <w:pPr>
              <w:pStyle w:val="TabelleGross"/>
              <w:rPr>
                <w:lang w:val="en-GB"/>
              </w:rPr>
            </w:pPr>
            <w:r w:rsidRPr="000136C4">
              <w:rPr>
                <w:lang w:val="en-GB"/>
              </w:rPr>
              <w:t>O</w:t>
            </w:r>
          </w:p>
        </w:tc>
      </w:tr>
      <w:tr w:rsidR="00D20950" w:rsidRPr="000136C4" w14:paraId="0E5688C9" w14:textId="77777777" w:rsidTr="007723AE">
        <w:trPr>
          <w:cantSplit/>
        </w:trPr>
        <w:tc>
          <w:tcPr>
            <w:tcW w:w="1843" w:type="dxa"/>
            <w:shd w:val="clear" w:color="auto" w:fill="auto"/>
          </w:tcPr>
          <w:p w14:paraId="0E2272DA" w14:textId="77777777" w:rsidR="00D20950" w:rsidRDefault="00D20950" w:rsidP="00E965AC">
            <w:pPr>
              <w:pStyle w:val="TabelleGross"/>
              <w:rPr>
                <w:lang w:val="en-GB"/>
              </w:rPr>
            </w:pPr>
            <w:r>
              <w:rPr>
                <w:lang w:val="en-GB"/>
              </w:rPr>
              <w:t>mimeType</w:t>
            </w:r>
          </w:p>
        </w:tc>
        <w:tc>
          <w:tcPr>
            <w:tcW w:w="6662" w:type="dxa"/>
            <w:shd w:val="clear" w:color="auto" w:fill="auto"/>
          </w:tcPr>
          <w:p w14:paraId="5A9CCC31" w14:textId="77777777" w:rsidR="00D20950" w:rsidRDefault="00D20950" w:rsidP="00E965AC">
            <w:pPr>
              <w:pStyle w:val="TabelleGross"/>
              <w:rPr>
                <w:spacing w:val="-1"/>
                <w:szCs w:val="24"/>
                <w:lang w:val="en-GB"/>
              </w:rPr>
            </w:pPr>
            <w:r>
              <w:rPr>
                <w:spacing w:val="-1"/>
                <w:szCs w:val="24"/>
                <w:lang w:val="en-GB"/>
              </w:rPr>
              <w:t>MIME type of this column, if it is a BLOB column and all records contain files of the same MIME type in this column. This purely advisory element helps choosing the correct viewer for binary objects. It can be filled in manually or by the downloading program, which uses some format recognition mechanism.</w:t>
            </w:r>
          </w:p>
        </w:tc>
        <w:tc>
          <w:tcPr>
            <w:tcW w:w="709" w:type="dxa"/>
            <w:shd w:val="clear" w:color="auto" w:fill="auto"/>
          </w:tcPr>
          <w:p w14:paraId="4C525A14" w14:textId="77777777" w:rsidR="00D20950" w:rsidRDefault="00D20950" w:rsidP="00E965AC">
            <w:pPr>
              <w:pStyle w:val="TabelleGross"/>
              <w:rPr>
                <w:lang w:val="en-GB"/>
              </w:rPr>
            </w:pPr>
            <w:r>
              <w:rPr>
                <w:lang w:val="en-GB"/>
              </w:rPr>
              <w:t>O</w:t>
            </w:r>
          </w:p>
        </w:tc>
      </w:tr>
      <w:tr w:rsidR="00DE1C2A" w:rsidRPr="000136C4" w14:paraId="5259A860" w14:textId="77777777" w:rsidTr="007723AE">
        <w:trPr>
          <w:cantSplit/>
        </w:trPr>
        <w:tc>
          <w:tcPr>
            <w:tcW w:w="1843" w:type="dxa"/>
            <w:shd w:val="clear" w:color="auto" w:fill="auto"/>
          </w:tcPr>
          <w:p w14:paraId="28CA407E" w14:textId="77777777" w:rsidR="00DE1C2A" w:rsidRPr="000136C4" w:rsidRDefault="00DE1C2A" w:rsidP="00DE1C2A">
            <w:pPr>
              <w:pStyle w:val="TabelleGross"/>
              <w:rPr>
                <w:lang w:val="en-GB"/>
              </w:rPr>
            </w:pPr>
            <w:r w:rsidRPr="000136C4">
              <w:rPr>
                <w:lang w:val="en-GB"/>
              </w:rPr>
              <w:t>description</w:t>
            </w:r>
          </w:p>
        </w:tc>
        <w:tc>
          <w:tcPr>
            <w:tcW w:w="6662" w:type="dxa"/>
            <w:shd w:val="clear" w:color="auto" w:fill="auto"/>
          </w:tcPr>
          <w:p w14:paraId="7218E176" w14:textId="77777777" w:rsidR="00DE1C2A" w:rsidRPr="000136C4" w:rsidRDefault="00F32787" w:rsidP="00DE1C2A">
            <w:pPr>
              <w:pStyle w:val="TabelleGross"/>
              <w:rPr>
                <w:lang w:val="en-GB"/>
              </w:rPr>
            </w:pPr>
            <w:r w:rsidRPr="000136C4">
              <w:rPr>
                <w:szCs w:val="24"/>
                <w:lang w:val="en-GB"/>
              </w:rPr>
              <w:t>Description of the meaning and content of the column</w:t>
            </w:r>
          </w:p>
        </w:tc>
        <w:tc>
          <w:tcPr>
            <w:tcW w:w="709" w:type="dxa"/>
            <w:shd w:val="clear" w:color="auto" w:fill="auto"/>
          </w:tcPr>
          <w:p w14:paraId="3F8E54D8" w14:textId="77777777" w:rsidR="00DE1C2A" w:rsidRPr="000136C4" w:rsidRDefault="001F2144" w:rsidP="00DE1C2A">
            <w:pPr>
              <w:pStyle w:val="TabelleGross"/>
              <w:rPr>
                <w:lang w:val="en-GB"/>
              </w:rPr>
            </w:pPr>
            <w:r w:rsidRPr="000136C4">
              <w:rPr>
                <w:lang w:val="en-GB"/>
              </w:rPr>
              <w:t>O</w:t>
            </w:r>
          </w:p>
        </w:tc>
      </w:tr>
    </w:tbl>
    <w:p w14:paraId="549D56C5" w14:textId="77777777" w:rsidR="00D47ACB" w:rsidRDefault="00D47ACB" w:rsidP="00830938">
      <w:pPr>
        <w:rPr>
          <w:rFonts w:cs="Arial"/>
          <w:lang w:val="en-GB"/>
        </w:rPr>
      </w:pPr>
      <w:bookmarkStart w:id="70" w:name="_Toc264549057"/>
    </w:p>
    <w:p w14:paraId="3316B2FC" w14:textId="77777777" w:rsidR="00D20950" w:rsidRPr="000136C4" w:rsidRDefault="00D20950" w:rsidP="00D20950">
      <w:pPr>
        <w:pStyle w:val="berschrift2"/>
        <w:rPr>
          <w:lang w:val="en-GB"/>
        </w:rPr>
      </w:pPr>
      <w:bookmarkStart w:id="71" w:name="_Toc423960727"/>
      <w:r>
        <w:rPr>
          <w:lang w:val="en-GB"/>
        </w:rPr>
        <w:t xml:space="preserve">Field </w:t>
      </w:r>
      <w:r w:rsidRPr="000136C4">
        <w:rPr>
          <w:lang w:val="en-GB"/>
        </w:rPr>
        <w:t>metadata</w:t>
      </w:r>
      <w:bookmarkEnd w:id="71"/>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134"/>
        <w:gridCol w:w="7371"/>
        <w:gridCol w:w="709"/>
      </w:tblGrid>
      <w:tr w:rsidR="00D20950" w:rsidRPr="000136C4" w14:paraId="0511F2E1" w14:textId="77777777" w:rsidTr="00E965AC">
        <w:trPr>
          <w:cantSplit/>
          <w:tblHeader/>
        </w:trPr>
        <w:tc>
          <w:tcPr>
            <w:tcW w:w="1134" w:type="dxa"/>
            <w:shd w:val="clear" w:color="auto" w:fill="99CCFF"/>
          </w:tcPr>
          <w:p w14:paraId="08DD4B36" w14:textId="77777777" w:rsidR="00D20950" w:rsidRPr="000136C4" w:rsidRDefault="00D20950" w:rsidP="00E965AC">
            <w:pPr>
              <w:pStyle w:val="TabelleGross"/>
              <w:rPr>
                <w:b/>
                <w:lang w:val="en-GB"/>
              </w:rPr>
            </w:pPr>
            <w:r w:rsidRPr="000136C4">
              <w:rPr>
                <w:b/>
                <w:lang w:val="en-GB"/>
              </w:rPr>
              <w:t>ID</w:t>
            </w:r>
          </w:p>
        </w:tc>
        <w:tc>
          <w:tcPr>
            <w:tcW w:w="7371" w:type="dxa"/>
            <w:shd w:val="clear" w:color="auto" w:fill="99CCFF"/>
          </w:tcPr>
          <w:p w14:paraId="2C9B0C0B" w14:textId="77777777" w:rsidR="00D20950" w:rsidRPr="000136C4" w:rsidRDefault="00D20950" w:rsidP="00E965AC">
            <w:pPr>
              <w:pStyle w:val="TabelleGross"/>
              <w:rPr>
                <w:b/>
                <w:lang w:val="en-GB"/>
              </w:rPr>
            </w:pPr>
            <w:r w:rsidRPr="000136C4">
              <w:rPr>
                <w:b/>
                <w:lang w:val="en-GB"/>
              </w:rPr>
              <w:t>Description of requirement</w:t>
            </w:r>
          </w:p>
        </w:tc>
        <w:tc>
          <w:tcPr>
            <w:tcW w:w="709" w:type="dxa"/>
            <w:shd w:val="clear" w:color="auto" w:fill="99CCFF"/>
          </w:tcPr>
          <w:p w14:paraId="5329C907" w14:textId="77777777" w:rsidR="00D20950" w:rsidRPr="000136C4" w:rsidRDefault="00D20950" w:rsidP="00E965AC">
            <w:pPr>
              <w:pStyle w:val="TabelleGross"/>
              <w:rPr>
                <w:b/>
                <w:lang w:val="en-GB"/>
              </w:rPr>
            </w:pPr>
            <w:r w:rsidRPr="000136C4">
              <w:rPr>
                <w:b/>
                <w:lang w:val="en-GB"/>
              </w:rPr>
              <w:t>M/O</w:t>
            </w:r>
          </w:p>
        </w:tc>
      </w:tr>
      <w:tr w:rsidR="00D20950" w:rsidRPr="000136C4" w14:paraId="5DBE089B" w14:textId="77777777" w:rsidTr="00E965AC">
        <w:trPr>
          <w:cantSplit/>
        </w:trPr>
        <w:tc>
          <w:tcPr>
            <w:tcW w:w="1134" w:type="dxa"/>
            <w:shd w:val="clear" w:color="auto" w:fill="auto"/>
          </w:tcPr>
          <w:p w14:paraId="1C9F5358" w14:textId="77777777" w:rsidR="00D20950" w:rsidRPr="000136C4" w:rsidRDefault="00D20950" w:rsidP="00E965AC">
            <w:pPr>
              <w:pStyle w:val="TabelleGross"/>
              <w:rPr>
                <w:sz w:val="16"/>
                <w:szCs w:val="16"/>
                <w:lang w:val="en-GB"/>
              </w:rPr>
            </w:pPr>
            <w:r w:rsidRPr="000136C4">
              <w:rPr>
                <w:lang w:val="en-GB"/>
              </w:rPr>
              <w:t>M_5.</w:t>
            </w:r>
            <w:r>
              <w:rPr>
                <w:lang w:val="en-GB"/>
              </w:rPr>
              <w:t>7</w:t>
            </w:r>
            <w:r w:rsidRPr="000136C4">
              <w:rPr>
                <w:lang w:val="en-GB"/>
              </w:rPr>
              <w:t>-1</w:t>
            </w:r>
          </w:p>
        </w:tc>
        <w:tc>
          <w:tcPr>
            <w:tcW w:w="7371" w:type="dxa"/>
            <w:shd w:val="clear" w:color="auto" w:fill="auto"/>
          </w:tcPr>
          <w:p w14:paraId="274D13E3" w14:textId="77777777" w:rsidR="00D20950" w:rsidRPr="000136C4" w:rsidRDefault="00D20950" w:rsidP="00D20950">
            <w:pPr>
              <w:pStyle w:val="TabelleGross"/>
              <w:rPr>
                <w:lang w:val="en-GB"/>
              </w:rPr>
            </w:pPr>
            <w:r w:rsidRPr="000136C4">
              <w:rPr>
                <w:szCs w:val="24"/>
                <w:lang w:val="en-GB"/>
              </w:rPr>
              <w:t xml:space="preserve">The </w:t>
            </w:r>
            <w:r>
              <w:rPr>
                <w:szCs w:val="24"/>
                <w:lang w:val="en-GB"/>
              </w:rPr>
              <w:t>field</w:t>
            </w:r>
            <w:r w:rsidRPr="000136C4">
              <w:rPr>
                <w:szCs w:val="24"/>
                <w:lang w:val="en-GB"/>
              </w:rPr>
              <w:t xml:space="preserve"> metadata of a </w:t>
            </w:r>
            <w:r>
              <w:rPr>
                <w:szCs w:val="24"/>
                <w:lang w:val="en-GB"/>
              </w:rPr>
              <w:t>column</w:t>
            </w:r>
            <w:r w:rsidRPr="000136C4">
              <w:rPr>
                <w:szCs w:val="24"/>
                <w:lang w:val="en-GB"/>
              </w:rPr>
              <w:t xml:space="preserve"> </w:t>
            </w:r>
            <w:r w:rsidR="001745CB">
              <w:rPr>
                <w:szCs w:val="24"/>
                <w:lang w:val="en-GB"/>
              </w:rPr>
              <w:t xml:space="preserve">or a field </w:t>
            </w:r>
            <w:r w:rsidRPr="000136C4">
              <w:rPr>
                <w:szCs w:val="24"/>
                <w:lang w:val="en-GB"/>
              </w:rPr>
              <w:t>can be archived in the</w:t>
            </w:r>
            <w:r w:rsidRPr="000136C4">
              <w:rPr>
                <w:spacing w:val="-2"/>
                <w:szCs w:val="24"/>
                <w:lang w:val="en-GB"/>
              </w:rPr>
              <w:t xml:space="preserve"> </w:t>
            </w:r>
            <w:r w:rsidRPr="000136C4">
              <w:rPr>
                <w:rFonts w:ascii="Courier New" w:hAnsi="Courier New"/>
                <w:szCs w:val="24"/>
                <w:lang w:val="en-GB"/>
              </w:rPr>
              <w:t>metadata.xml</w:t>
            </w:r>
            <w:r w:rsidRPr="000136C4">
              <w:rPr>
                <w:rFonts w:ascii="Courier New" w:hAnsi="Courier New"/>
                <w:spacing w:val="-64"/>
                <w:szCs w:val="24"/>
                <w:lang w:val="en-GB"/>
              </w:rPr>
              <w:t xml:space="preserve"> </w:t>
            </w:r>
            <w:r w:rsidRPr="000136C4">
              <w:rPr>
                <w:szCs w:val="24"/>
                <w:lang w:val="en-GB"/>
              </w:rPr>
              <w:t>file</w:t>
            </w:r>
          </w:p>
        </w:tc>
        <w:tc>
          <w:tcPr>
            <w:tcW w:w="709" w:type="dxa"/>
            <w:shd w:val="clear" w:color="auto" w:fill="auto"/>
          </w:tcPr>
          <w:p w14:paraId="5300B8CA" w14:textId="77777777" w:rsidR="00D20950" w:rsidRPr="000136C4" w:rsidRDefault="00D20950" w:rsidP="00E965AC">
            <w:pPr>
              <w:pStyle w:val="TabelleGross"/>
              <w:rPr>
                <w:lang w:val="en-GB"/>
              </w:rPr>
            </w:pPr>
            <w:r w:rsidRPr="000136C4">
              <w:rPr>
                <w:lang w:val="en-GB"/>
              </w:rPr>
              <w:t>O</w:t>
            </w:r>
          </w:p>
        </w:tc>
      </w:tr>
    </w:tbl>
    <w:p w14:paraId="5E5CF960" w14:textId="77777777" w:rsidR="00D20950" w:rsidRPr="000136C4" w:rsidRDefault="00D20950" w:rsidP="00D20950">
      <w:pPr>
        <w:rPr>
          <w:rFonts w:cs="Arial"/>
          <w:lang w:val="en-GB"/>
        </w:rPr>
      </w:pPr>
    </w:p>
    <w:p w14:paraId="2FD7B443" w14:textId="77777777" w:rsidR="00D20950" w:rsidRPr="000136C4" w:rsidRDefault="00D20950" w:rsidP="00D20950">
      <w:pPr>
        <w:rPr>
          <w:rFonts w:cs="Arial"/>
          <w:lang w:val="en-GB"/>
        </w:rPr>
      </w:pPr>
      <w:r w:rsidRPr="000136C4">
        <w:rPr>
          <w:spacing w:val="-1"/>
          <w:szCs w:val="24"/>
          <w:lang w:val="en-GB"/>
        </w:rPr>
        <w:t xml:space="preserve">The following </w:t>
      </w:r>
      <w:r>
        <w:rPr>
          <w:spacing w:val="-1"/>
          <w:szCs w:val="24"/>
          <w:lang w:val="en-GB"/>
        </w:rPr>
        <w:t>field</w:t>
      </w:r>
      <w:r w:rsidRPr="000136C4">
        <w:rPr>
          <w:spacing w:val="-1"/>
          <w:szCs w:val="24"/>
          <w:lang w:val="en-GB"/>
        </w:rPr>
        <w:t xml:space="preserve"> metadata are stored in the</w:t>
      </w:r>
      <w:r w:rsidRPr="000136C4">
        <w:rPr>
          <w:spacing w:val="1"/>
          <w:szCs w:val="24"/>
          <w:lang w:val="en-GB"/>
        </w:rPr>
        <w:t xml:space="preserve"> </w:t>
      </w:r>
      <w:r w:rsidRPr="000136C4">
        <w:rPr>
          <w:rFonts w:ascii="Courier New" w:hAnsi="Courier New"/>
          <w:szCs w:val="24"/>
          <w:lang w:val="en-GB"/>
        </w:rPr>
        <w:t>metadat</w:t>
      </w:r>
      <w:r w:rsidRPr="000136C4">
        <w:rPr>
          <w:rFonts w:ascii="Courier New" w:hAnsi="Courier New"/>
          <w:spacing w:val="-3"/>
          <w:szCs w:val="24"/>
          <w:lang w:val="en-GB"/>
        </w:rPr>
        <w:t>a</w:t>
      </w:r>
      <w:r w:rsidRPr="000136C4">
        <w:rPr>
          <w:rFonts w:ascii="Courier New" w:hAnsi="Courier New"/>
          <w:szCs w:val="24"/>
          <w:lang w:val="en-GB"/>
        </w:rPr>
        <w:t>.xml</w:t>
      </w:r>
      <w:r w:rsidRPr="000136C4">
        <w:rPr>
          <w:rFonts w:ascii="Courier New" w:hAnsi="Courier New"/>
          <w:spacing w:val="-70"/>
          <w:szCs w:val="24"/>
          <w:lang w:val="en-GB"/>
        </w:rPr>
        <w:t xml:space="preserve"> </w:t>
      </w:r>
      <w:r w:rsidRPr="000136C4">
        <w:rPr>
          <w:szCs w:val="24"/>
          <w:lang w:val="en-GB"/>
        </w:rPr>
        <w:t xml:space="preserve">file if a </w:t>
      </w:r>
      <w:r>
        <w:rPr>
          <w:szCs w:val="24"/>
          <w:lang w:val="en-GB"/>
        </w:rPr>
        <w:t xml:space="preserve">column </w:t>
      </w:r>
      <w:r w:rsidR="001745CB">
        <w:rPr>
          <w:szCs w:val="24"/>
          <w:lang w:val="en-GB"/>
        </w:rPr>
        <w:t xml:space="preserve">or a field </w:t>
      </w:r>
      <w:r>
        <w:rPr>
          <w:szCs w:val="24"/>
          <w:lang w:val="en-GB"/>
        </w:rPr>
        <w:t>is an advanced or structured data type of category “row” or “udt”</w:t>
      </w:r>
      <w:r w:rsidRPr="000136C4">
        <w:rPr>
          <w:rFonts w:cs="Arial"/>
          <w:lang w:val="en-GB"/>
        </w:rPr>
        <w:t>:</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843"/>
        <w:gridCol w:w="6662"/>
        <w:gridCol w:w="709"/>
      </w:tblGrid>
      <w:tr w:rsidR="00D20950" w:rsidRPr="000136C4" w14:paraId="13A9AC30" w14:textId="77777777" w:rsidTr="00E965AC">
        <w:trPr>
          <w:cantSplit/>
          <w:tblHeader/>
        </w:trPr>
        <w:tc>
          <w:tcPr>
            <w:tcW w:w="1843" w:type="dxa"/>
            <w:shd w:val="clear" w:color="auto" w:fill="99CCFF"/>
          </w:tcPr>
          <w:p w14:paraId="012B46C2" w14:textId="77777777" w:rsidR="00D20950" w:rsidRPr="000136C4" w:rsidRDefault="00D20950" w:rsidP="00E965AC">
            <w:pPr>
              <w:pStyle w:val="TabelleGross"/>
              <w:rPr>
                <w:b/>
                <w:lang w:val="en-GB"/>
              </w:rPr>
            </w:pPr>
            <w:r w:rsidRPr="000136C4">
              <w:rPr>
                <w:b/>
                <w:lang w:val="en-GB"/>
              </w:rPr>
              <w:t>Identifier</w:t>
            </w:r>
          </w:p>
        </w:tc>
        <w:tc>
          <w:tcPr>
            <w:tcW w:w="6662" w:type="dxa"/>
            <w:shd w:val="clear" w:color="auto" w:fill="99CCFF"/>
          </w:tcPr>
          <w:p w14:paraId="744640D6" w14:textId="77777777" w:rsidR="00D20950" w:rsidRPr="000136C4" w:rsidRDefault="00D20950" w:rsidP="00E965AC">
            <w:pPr>
              <w:pStyle w:val="TabelleGross"/>
              <w:rPr>
                <w:b/>
                <w:lang w:val="en-GB"/>
              </w:rPr>
            </w:pPr>
            <w:r w:rsidRPr="000136C4">
              <w:rPr>
                <w:b/>
                <w:lang w:val="en-GB"/>
              </w:rPr>
              <w:t>Meaning</w:t>
            </w:r>
          </w:p>
        </w:tc>
        <w:tc>
          <w:tcPr>
            <w:tcW w:w="709" w:type="dxa"/>
            <w:shd w:val="clear" w:color="auto" w:fill="99CCFF"/>
          </w:tcPr>
          <w:p w14:paraId="46325312" w14:textId="77777777" w:rsidR="00D20950" w:rsidRPr="000136C4" w:rsidRDefault="00D20950" w:rsidP="00E965AC">
            <w:pPr>
              <w:pStyle w:val="TabelleGross"/>
              <w:rPr>
                <w:b/>
                <w:lang w:val="en-GB"/>
              </w:rPr>
            </w:pPr>
            <w:r w:rsidRPr="000136C4">
              <w:rPr>
                <w:b/>
                <w:lang w:val="en-GB"/>
              </w:rPr>
              <w:t>M/O</w:t>
            </w:r>
          </w:p>
        </w:tc>
      </w:tr>
      <w:tr w:rsidR="00D20950" w:rsidRPr="000136C4" w14:paraId="4654AA51" w14:textId="77777777" w:rsidTr="00E965AC">
        <w:trPr>
          <w:cantSplit/>
        </w:trPr>
        <w:tc>
          <w:tcPr>
            <w:tcW w:w="1843" w:type="dxa"/>
            <w:shd w:val="clear" w:color="auto" w:fill="auto"/>
          </w:tcPr>
          <w:p w14:paraId="6F3F6E53" w14:textId="77777777" w:rsidR="00D20950" w:rsidRPr="000136C4" w:rsidRDefault="00D20950" w:rsidP="00E965AC">
            <w:pPr>
              <w:pStyle w:val="TabelleGross"/>
              <w:rPr>
                <w:lang w:val="en-GB"/>
              </w:rPr>
            </w:pPr>
            <w:r>
              <w:rPr>
                <w:lang w:val="en-GB"/>
              </w:rPr>
              <w:t>f</w:t>
            </w:r>
            <w:r w:rsidRPr="000136C4">
              <w:rPr>
                <w:lang w:val="en-GB"/>
              </w:rPr>
              <w:t>older</w:t>
            </w:r>
          </w:p>
        </w:tc>
        <w:tc>
          <w:tcPr>
            <w:tcW w:w="6662" w:type="dxa"/>
            <w:shd w:val="clear" w:color="auto" w:fill="auto"/>
          </w:tcPr>
          <w:p w14:paraId="6F784B87" w14:textId="77777777" w:rsidR="00D20950" w:rsidRDefault="00D20950" w:rsidP="00E965AC">
            <w:pPr>
              <w:pStyle w:val="TabelleGross"/>
              <w:rPr>
                <w:lang w:val="en-GB"/>
              </w:rPr>
            </w:pPr>
            <w:r>
              <w:rPr>
                <w:szCs w:val="24"/>
                <w:lang w:val="en-GB"/>
              </w:rPr>
              <w:t xml:space="preserve">Entry name of the LOB folder in the table folder, if the column </w:t>
            </w:r>
            <w:r w:rsidR="001745CB">
              <w:rPr>
                <w:szCs w:val="24"/>
                <w:lang w:val="en-GB"/>
              </w:rPr>
              <w:t xml:space="preserve">or field </w:t>
            </w:r>
            <w:r>
              <w:rPr>
                <w:szCs w:val="24"/>
                <w:lang w:val="en-GB"/>
              </w:rPr>
              <w:t>is stored internally to the SIARD archive.</w:t>
            </w:r>
          </w:p>
          <w:p w14:paraId="74F6711A" w14:textId="77777777" w:rsidR="00D20950" w:rsidRPr="000136C4" w:rsidRDefault="00D20950" w:rsidP="00E965AC">
            <w:pPr>
              <w:pStyle w:val="TabelleGross"/>
              <w:rPr>
                <w:lang w:val="en-GB"/>
              </w:rPr>
            </w:pPr>
          </w:p>
          <w:p w14:paraId="2D5DE46A" w14:textId="77777777" w:rsidR="00D20950" w:rsidRPr="000136C4" w:rsidRDefault="00D20950" w:rsidP="00E965AC">
            <w:pPr>
              <w:pStyle w:val="TabelleGross"/>
              <w:rPr>
                <w:b/>
                <w:lang w:val="en-GB"/>
              </w:rPr>
            </w:pPr>
            <w:r w:rsidRPr="000136C4">
              <w:rPr>
                <w:b/>
                <w:lang w:val="en-GB"/>
              </w:rPr>
              <w:t>Note</w:t>
            </w:r>
          </w:p>
          <w:p w14:paraId="061074A1" w14:textId="77777777" w:rsidR="00D20950" w:rsidRPr="000136C4" w:rsidRDefault="00D20950" w:rsidP="00E965AC">
            <w:pPr>
              <w:pStyle w:val="TabelleGross"/>
              <w:rPr>
                <w:rFonts w:cs="Arial"/>
                <w:lang w:val="en-GB"/>
              </w:rPr>
            </w:pPr>
            <w:r w:rsidRPr="000136C4">
              <w:rPr>
                <w:szCs w:val="24"/>
                <w:lang w:val="en-GB"/>
              </w:rPr>
              <w:t>The</w:t>
            </w:r>
            <w:r w:rsidRPr="000136C4">
              <w:rPr>
                <w:spacing w:val="-3"/>
                <w:szCs w:val="24"/>
                <w:lang w:val="en-GB"/>
              </w:rPr>
              <w:t xml:space="preserve"> </w:t>
            </w:r>
            <w:r w:rsidRPr="000136C4">
              <w:rPr>
                <w:szCs w:val="24"/>
                <w:lang w:val="en-GB"/>
              </w:rPr>
              <w:t>o</w:t>
            </w:r>
            <w:r w:rsidRPr="000136C4">
              <w:rPr>
                <w:spacing w:val="-1"/>
                <w:szCs w:val="24"/>
                <w:lang w:val="en-GB"/>
              </w:rPr>
              <w:t>p</w:t>
            </w:r>
            <w:r w:rsidRPr="000136C4">
              <w:rPr>
                <w:spacing w:val="2"/>
                <w:szCs w:val="24"/>
                <w:lang w:val="en-GB"/>
              </w:rPr>
              <w:t>t</w:t>
            </w:r>
            <w:r w:rsidRPr="000136C4">
              <w:rPr>
                <w:spacing w:val="-1"/>
                <w:szCs w:val="24"/>
                <w:lang w:val="en-GB"/>
              </w:rPr>
              <w:t>i</w:t>
            </w:r>
            <w:r w:rsidRPr="000136C4">
              <w:rPr>
                <w:spacing w:val="2"/>
                <w:szCs w:val="24"/>
                <w:lang w:val="en-GB"/>
              </w:rPr>
              <w:t>o</w:t>
            </w:r>
            <w:r w:rsidRPr="000136C4">
              <w:rPr>
                <w:szCs w:val="24"/>
                <w:lang w:val="en-GB"/>
              </w:rPr>
              <w:t>n</w:t>
            </w:r>
            <w:r w:rsidRPr="000136C4">
              <w:rPr>
                <w:spacing w:val="-1"/>
                <w:szCs w:val="24"/>
                <w:lang w:val="en-GB"/>
              </w:rPr>
              <w:t>a</w:t>
            </w:r>
            <w:r w:rsidRPr="000136C4">
              <w:rPr>
                <w:spacing w:val="1"/>
                <w:szCs w:val="24"/>
                <w:lang w:val="en-GB"/>
              </w:rPr>
              <w:t>l</w:t>
            </w:r>
            <w:r w:rsidRPr="000136C4">
              <w:rPr>
                <w:spacing w:val="-8"/>
                <w:szCs w:val="24"/>
                <w:lang w:val="en-GB"/>
              </w:rPr>
              <w:t xml:space="preserve"> </w:t>
            </w:r>
            <w:r w:rsidRPr="000136C4">
              <w:rPr>
                <w:spacing w:val="-1"/>
                <w:szCs w:val="24"/>
                <w:lang w:val="en-GB"/>
              </w:rPr>
              <w:t>L</w:t>
            </w:r>
            <w:r w:rsidRPr="000136C4">
              <w:rPr>
                <w:spacing w:val="3"/>
                <w:szCs w:val="24"/>
                <w:lang w:val="en-GB"/>
              </w:rPr>
              <w:t>O</w:t>
            </w:r>
            <w:r w:rsidRPr="000136C4">
              <w:rPr>
                <w:spacing w:val="1"/>
                <w:szCs w:val="24"/>
                <w:lang w:val="en-GB"/>
              </w:rPr>
              <w:t xml:space="preserve">B folder name is only needed for columns </w:t>
            </w:r>
            <w:r w:rsidR="001745CB">
              <w:rPr>
                <w:spacing w:val="1"/>
                <w:szCs w:val="24"/>
                <w:lang w:val="en-GB"/>
              </w:rPr>
              <w:t xml:space="preserve">or fields </w:t>
            </w:r>
            <w:r w:rsidRPr="000136C4">
              <w:rPr>
                <w:spacing w:val="1"/>
                <w:szCs w:val="24"/>
                <w:lang w:val="en-GB"/>
              </w:rPr>
              <w:t>of the l</w:t>
            </w:r>
            <w:r w:rsidRPr="000136C4">
              <w:rPr>
                <w:szCs w:val="24"/>
                <w:lang w:val="en-GB"/>
              </w:rPr>
              <w:t>arg</w:t>
            </w:r>
            <w:r w:rsidRPr="000136C4">
              <w:rPr>
                <w:spacing w:val="3"/>
                <w:szCs w:val="24"/>
                <w:lang w:val="en-GB"/>
              </w:rPr>
              <w:t>e o</w:t>
            </w:r>
            <w:r w:rsidRPr="000136C4">
              <w:rPr>
                <w:szCs w:val="24"/>
                <w:lang w:val="en-GB"/>
              </w:rPr>
              <w:t>b</w:t>
            </w:r>
            <w:r w:rsidRPr="000136C4">
              <w:rPr>
                <w:spacing w:val="1"/>
                <w:szCs w:val="24"/>
                <w:lang w:val="en-GB"/>
              </w:rPr>
              <w:t>j</w:t>
            </w:r>
            <w:r w:rsidRPr="000136C4">
              <w:rPr>
                <w:szCs w:val="24"/>
                <w:lang w:val="en-GB"/>
              </w:rPr>
              <w:t>e</w:t>
            </w:r>
            <w:r w:rsidRPr="000136C4">
              <w:rPr>
                <w:spacing w:val="1"/>
                <w:szCs w:val="24"/>
                <w:lang w:val="en-GB"/>
              </w:rPr>
              <w:t>ct types</w:t>
            </w:r>
            <w:r w:rsidRPr="000136C4">
              <w:rPr>
                <w:spacing w:val="-6"/>
                <w:szCs w:val="24"/>
                <w:lang w:val="en-GB"/>
              </w:rPr>
              <w:t xml:space="preserve"> </w:t>
            </w:r>
            <w:r w:rsidRPr="000136C4">
              <w:rPr>
                <w:spacing w:val="3"/>
                <w:szCs w:val="24"/>
                <w:lang w:val="en-GB"/>
              </w:rPr>
              <w:t>(e.g.</w:t>
            </w:r>
            <w:r w:rsidRPr="000136C4">
              <w:rPr>
                <w:spacing w:val="-3"/>
                <w:szCs w:val="24"/>
                <w:lang w:val="en-GB"/>
              </w:rPr>
              <w:t xml:space="preserve"> </w:t>
            </w:r>
            <w:r w:rsidRPr="000136C4">
              <w:rPr>
                <w:spacing w:val="-1"/>
                <w:szCs w:val="24"/>
                <w:lang w:val="en-GB"/>
              </w:rPr>
              <w:t>B</w:t>
            </w:r>
            <w:r w:rsidRPr="000136C4">
              <w:rPr>
                <w:szCs w:val="24"/>
                <w:lang w:val="en-GB"/>
              </w:rPr>
              <w:t>LOB</w:t>
            </w:r>
            <w:r>
              <w:rPr>
                <w:szCs w:val="24"/>
                <w:lang w:val="en-GB"/>
              </w:rPr>
              <w:t>,</w:t>
            </w:r>
            <w:r w:rsidRPr="000136C4">
              <w:rPr>
                <w:spacing w:val="-4"/>
                <w:szCs w:val="24"/>
                <w:lang w:val="en-GB"/>
              </w:rPr>
              <w:t xml:space="preserve"> </w:t>
            </w:r>
            <w:r w:rsidRPr="000136C4">
              <w:rPr>
                <w:szCs w:val="24"/>
                <w:lang w:val="en-GB"/>
              </w:rPr>
              <w:t>C</w:t>
            </w:r>
            <w:r w:rsidRPr="000136C4">
              <w:rPr>
                <w:spacing w:val="2"/>
                <w:szCs w:val="24"/>
                <w:lang w:val="en-GB"/>
              </w:rPr>
              <w:t>L</w:t>
            </w:r>
            <w:r w:rsidRPr="000136C4">
              <w:rPr>
                <w:spacing w:val="1"/>
                <w:szCs w:val="24"/>
                <w:lang w:val="en-GB"/>
              </w:rPr>
              <w:t>O</w:t>
            </w:r>
            <w:r w:rsidRPr="000136C4">
              <w:rPr>
                <w:spacing w:val="-1"/>
                <w:szCs w:val="24"/>
                <w:lang w:val="en-GB"/>
              </w:rPr>
              <w:t>B</w:t>
            </w:r>
            <w:r>
              <w:rPr>
                <w:spacing w:val="-1"/>
                <w:szCs w:val="24"/>
                <w:lang w:val="en-GB"/>
              </w:rPr>
              <w:t xml:space="preserve"> or XML</w:t>
            </w:r>
            <w:r w:rsidRPr="000136C4">
              <w:rPr>
                <w:spacing w:val="-1"/>
                <w:szCs w:val="24"/>
                <w:lang w:val="en-GB"/>
              </w:rPr>
              <w:t>)</w:t>
            </w:r>
            <w:r>
              <w:rPr>
                <w:spacing w:val="-1"/>
                <w:szCs w:val="24"/>
                <w:lang w:val="en-GB"/>
              </w:rPr>
              <w:t xml:space="preserve"> which are stored inte</w:t>
            </w:r>
            <w:r>
              <w:rPr>
                <w:spacing w:val="-1"/>
                <w:szCs w:val="24"/>
                <w:lang w:val="en-GB"/>
              </w:rPr>
              <w:t>r</w:t>
            </w:r>
            <w:r>
              <w:rPr>
                <w:spacing w:val="-1"/>
                <w:szCs w:val="24"/>
                <w:lang w:val="en-GB"/>
              </w:rPr>
              <w:t>nally in the SIARD archive.</w:t>
            </w:r>
          </w:p>
          <w:p w14:paraId="4056E7DB" w14:textId="77777777" w:rsidR="00D20950" w:rsidRPr="000136C4" w:rsidRDefault="00D20950" w:rsidP="00E965AC">
            <w:pPr>
              <w:pStyle w:val="TabelleGross"/>
              <w:rPr>
                <w:lang w:val="en-GB"/>
              </w:rPr>
            </w:pPr>
            <w:r w:rsidRPr="000136C4">
              <w:rPr>
                <w:szCs w:val="24"/>
                <w:lang w:val="en-GB"/>
              </w:rPr>
              <w:t>The files that the la</w:t>
            </w:r>
            <w:r w:rsidRPr="000136C4">
              <w:rPr>
                <w:spacing w:val="3"/>
                <w:szCs w:val="24"/>
                <w:lang w:val="en-GB"/>
              </w:rPr>
              <w:t>r</w:t>
            </w:r>
            <w:r w:rsidRPr="000136C4">
              <w:rPr>
                <w:szCs w:val="24"/>
                <w:lang w:val="en-GB"/>
              </w:rPr>
              <w:t>g</w:t>
            </w:r>
            <w:r w:rsidRPr="000136C4">
              <w:rPr>
                <w:spacing w:val="2"/>
                <w:szCs w:val="24"/>
                <w:lang w:val="en-GB"/>
              </w:rPr>
              <w:t>e o</w:t>
            </w:r>
            <w:r w:rsidRPr="000136C4">
              <w:rPr>
                <w:szCs w:val="24"/>
                <w:lang w:val="en-GB"/>
              </w:rPr>
              <w:t>b</w:t>
            </w:r>
            <w:r w:rsidRPr="000136C4">
              <w:rPr>
                <w:spacing w:val="1"/>
                <w:szCs w:val="24"/>
                <w:lang w:val="en-GB"/>
              </w:rPr>
              <w:t>j</w:t>
            </w:r>
            <w:r w:rsidRPr="000136C4">
              <w:rPr>
                <w:szCs w:val="24"/>
                <w:lang w:val="en-GB"/>
              </w:rPr>
              <w:t>e</w:t>
            </w:r>
            <w:r w:rsidRPr="000136C4">
              <w:rPr>
                <w:spacing w:val="1"/>
                <w:szCs w:val="24"/>
                <w:lang w:val="en-GB"/>
              </w:rPr>
              <w:t>ct fields represent are stored in these folders and are called</w:t>
            </w:r>
            <w:r w:rsidRPr="000136C4">
              <w:rPr>
                <w:spacing w:val="-4"/>
                <w:szCs w:val="24"/>
                <w:lang w:val="en-GB"/>
              </w:rPr>
              <w:t xml:space="preserve"> </w:t>
            </w:r>
            <w:r w:rsidRPr="000136C4">
              <w:rPr>
                <w:rFonts w:ascii="Courier New" w:hAnsi="Courier New"/>
                <w:szCs w:val="24"/>
                <w:lang w:val="en-GB"/>
              </w:rPr>
              <w:t>record0.tx</w:t>
            </w:r>
            <w:r w:rsidRPr="000136C4">
              <w:rPr>
                <w:rFonts w:ascii="Courier New" w:hAnsi="Courier New"/>
                <w:spacing w:val="3"/>
                <w:szCs w:val="24"/>
                <w:lang w:val="en-GB"/>
              </w:rPr>
              <w:t>t</w:t>
            </w:r>
            <w:r w:rsidRPr="000136C4">
              <w:rPr>
                <w:szCs w:val="24"/>
                <w:lang w:val="en-GB"/>
              </w:rPr>
              <w:t>,</w:t>
            </w:r>
            <w:r w:rsidRPr="000136C4">
              <w:rPr>
                <w:spacing w:val="-12"/>
                <w:szCs w:val="24"/>
                <w:lang w:val="en-GB"/>
              </w:rPr>
              <w:t xml:space="preserve"> </w:t>
            </w:r>
            <w:r w:rsidRPr="000136C4">
              <w:rPr>
                <w:rFonts w:ascii="Courier New" w:hAnsi="Courier New"/>
                <w:szCs w:val="24"/>
                <w:lang w:val="en-GB"/>
              </w:rPr>
              <w:t>record1.tx</w:t>
            </w:r>
            <w:r w:rsidRPr="000136C4">
              <w:rPr>
                <w:rFonts w:ascii="Courier New" w:hAnsi="Courier New"/>
                <w:spacing w:val="1"/>
                <w:szCs w:val="24"/>
                <w:lang w:val="en-GB"/>
              </w:rPr>
              <w:t>t</w:t>
            </w:r>
            <w:r w:rsidRPr="000136C4">
              <w:rPr>
                <w:szCs w:val="24"/>
                <w:lang w:val="en-GB"/>
              </w:rPr>
              <w:t xml:space="preserve">, </w:t>
            </w:r>
            <w:r w:rsidRPr="000136C4">
              <w:rPr>
                <w:spacing w:val="2"/>
                <w:szCs w:val="24"/>
                <w:lang w:val="en-GB"/>
              </w:rPr>
              <w:t>and</w:t>
            </w:r>
            <w:r w:rsidRPr="000136C4">
              <w:rPr>
                <w:spacing w:val="-1"/>
                <w:szCs w:val="24"/>
                <w:lang w:val="en-GB"/>
              </w:rPr>
              <w:t xml:space="preserve"> </w:t>
            </w:r>
            <w:r w:rsidRPr="000136C4">
              <w:rPr>
                <w:rFonts w:ascii="Courier New" w:hAnsi="Courier New"/>
                <w:szCs w:val="24"/>
                <w:lang w:val="en-GB"/>
              </w:rPr>
              <w:t>record0.bin</w:t>
            </w:r>
            <w:r w:rsidRPr="000136C4">
              <w:rPr>
                <w:szCs w:val="24"/>
                <w:lang w:val="en-GB"/>
              </w:rPr>
              <w:t>,</w:t>
            </w:r>
            <w:r w:rsidRPr="000136C4">
              <w:rPr>
                <w:spacing w:val="-15"/>
                <w:szCs w:val="24"/>
                <w:lang w:val="en-GB"/>
              </w:rPr>
              <w:t xml:space="preserve"> </w:t>
            </w:r>
            <w:r w:rsidRPr="000136C4">
              <w:rPr>
                <w:rFonts w:ascii="Courier New" w:hAnsi="Courier New"/>
                <w:w w:val="99"/>
                <w:szCs w:val="24"/>
                <w:lang w:val="en-GB"/>
              </w:rPr>
              <w:t>r</w:t>
            </w:r>
            <w:r w:rsidRPr="000136C4">
              <w:rPr>
                <w:rFonts w:ascii="Courier New" w:hAnsi="Courier New"/>
                <w:spacing w:val="1"/>
                <w:w w:val="99"/>
                <w:szCs w:val="24"/>
                <w:lang w:val="en-GB"/>
              </w:rPr>
              <w:t>e</w:t>
            </w:r>
            <w:r w:rsidRPr="000136C4">
              <w:rPr>
                <w:rFonts w:ascii="Courier New" w:hAnsi="Courier New"/>
                <w:w w:val="99"/>
                <w:szCs w:val="24"/>
                <w:lang w:val="en-GB"/>
              </w:rPr>
              <w:t>c</w:t>
            </w:r>
            <w:r w:rsidRPr="000136C4">
              <w:rPr>
                <w:rFonts w:ascii="Courier New" w:hAnsi="Courier New"/>
                <w:spacing w:val="3"/>
                <w:w w:val="99"/>
                <w:szCs w:val="24"/>
                <w:lang w:val="en-GB"/>
              </w:rPr>
              <w:t>o</w:t>
            </w:r>
            <w:r w:rsidRPr="000136C4">
              <w:rPr>
                <w:rFonts w:ascii="Courier New" w:hAnsi="Courier New"/>
                <w:w w:val="99"/>
                <w:szCs w:val="24"/>
                <w:lang w:val="en-GB"/>
              </w:rPr>
              <w:t>r</w:t>
            </w:r>
            <w:r w:rsidRPr="000136C4">
              <w:rPr>
                <w:rFonts w:ascii="Courier New" w:hAnsi="Courier New"/>
                <w:spacing w:val="1"/>
                <w:w w:val="99"/>
                <w:szCs w:val="24"/>
                <w:lang w:val="en-GB"/>
              </w:rPr>
              <w:t>d</w:t>
            </w:r>
            <w:r w:rsidRPr="000136C4">
              <w:rPr>
                <w:rFonts w:ascii="Courier New" w:hAnsi="Courier New"/>
                <w:w w:val="99"/>
                <w:szCs w:val="24"/>
                <w:lang w:val="en-GB"/>
              </w:rPr>
              <w:t>1</w:t>
            </w:r>
            <w:r w:rsidRPr="000136C4">
              <w:rPr>
                <w:rFonts w:ascii="Courier New" w:hAnsi="Courier New"/>
                <w:spacing w:val="1"/>
                <w:w w:val="99"/>
                <w:szCs w:val="24"/>
                <w:lang w:val="en-GB"/>
              </w:rPr>
              <w:t>.</w:t>
            </w:r>
            <w:r w:rsidRPr="000136C4">
              <w:rPr>
                <w:rFonts w:ascii="Courier New" w:hAnsi="Courier New"/>
                <w:w w:val="99"/>
                <w:szCs w:val="24"/>
                <w:lang w:val="en-GB"/>
              </w:rPr>
              <w:t>b</w:t>
            </w:r>
            <w:r w:rsidRPr="000136C4">
              <w:rPr>
                <w:rFonts w:ascii="Courier New" w:hAnsi="Courier New"/>
                <w:spacing w:val="1"/>
                <w:w w:val="99"/>
                <w:szCs w:val="24"/>
                <w:lang w:val="en-GB"/>
              </w:rPr>
              <w:t>i</w:t>
            </w:r>
            <w:r w:rsidRPr="000136C4">
              <w:rPr>
                <w:rFonts w:ascii="Courier New" w:hAnsi="Courier New"/>
                <w:w w:val="99"/>
                <w:szCs w:val="24"/>
                <w:lang w:val="en-GB"/>
              </w:rPr>
              <w:t>n</w:t>
            </w:r>
            <w:r w:rsidRPr="000136C4">
              <w:rPr>
                <w:szCs w:val="24"/>
                <w:lang w:val="en-GB"/>
              </w:rPr>
              <w:t>, …</w:t>
            </w:r>
            <w:r>
              <w:rPr>
                <w:szCs w:val="24"/>
                <w:lang w:val="en-GB"/>
              </w:rPr>
              <w:t xml:space="preserve"> or a1/record2.bin, r1/record234.txt, …</w:t>
            </w:r>
            <w:r w:rsidRPr="000136C4">
              <w:rPr>
                <w:spacing w:val="-3"/>
                <w:szCs w:val="24"/>
                <w:lang w:val="en-GB"/>
              </w:rPr>
              <w:t xml:space="preserve"> </w:t>
            </w:r>
            <w:r w:rsidRPr="000136C4">
              <w:rPr>
                <w:szCs w:val="24"/>
                <w:lang w:val="en-GB"/>
              </w:rPr>
              <w:t>These are re</w:t>
            </w:r>
            <w:r w:rsidRPr="000136C4">
              <w:rPr>
                <w:szCs w:val="24"/>
                <w:lang w:val="en-GB"/>
              </w:rPr>
              <w:t>f</w:t>
            </w:r>
            <w:r w:rsidRPr="000136C4">
              <w:rPr>
                <w:szCs w:val="24"/>
                <w:lang w:val="en-GB"/>
              </w:rPr>
              <w:t>erenced in the data XML file</w:t>
            </w:r>
            <w:r w:rsidRPr="000136C4">
              <w:rPr>
                <w:rFonts w:cs="Arial"/>
                <w:lang w:val="en-GB"/>
              </w:rPr>
              <w:t>.</w:t>
            </w:r>
          </w:p>
        </w:tc>
        <w:tc>
          <w:tcPr>
            <w:tcW w:w="709" w:type="dxa"/>
            <w:shd w:val="clear" w:color="auto" w:fill="auto"/>
          </w:tcPr>
          <w:p w14:paraId="61098C35" w14:textId="77777777" w:rsidR="00D20950" w:rsidRPr="000136C4" w:rsidRDefault="00D20950" w:rsidP="00E965AC">
            <w:pPr>
              <w:pStyle w:val="TabelleGross"/>
              <w:rPr>
                <w:lang w:val="en-GB"/>
              </w:rPr>
            </w:pPr>
            <w:r w:rsidRPr="000136C4">
              <w:rPr>
                <w:lang w:val="en-GB"/>
              </w:rPr>
              <w:t>O</w:t>
            </w:r>
          </w:p>
        </w:tc>
      </w:tr>
      <w:tr w:rsidR="00D20950" w:rsidRPr="000136C4" w14:paraId="721DF8D5" w14:textId="77777777" w:rsidTr="00E965AC">
        <w:trPr>
          <w:cantSplit/>
        </w:trPr>
        <w:tc>
          <w:tcPr>
            <w:tcW w:w="1843" w:type="dxa"/>
            <w:shd w:val="clear" w:color="auto" w:fill="auto"/>
          </w:tcPr>
          <w:p w14:paraId="3916AFD5" w14:textId="77777777" w:rsidR="00D20950" w:rsidRDefault="00D20950" w:rsidP="00E965AC">
            <w:pPr>
              <w:pStyle w:val="TabelleGross"/>
              <w:rPr>
                <w:lang w:val="en-GB"/>
              </w:rPr>
            </w:pPr>
            <w:r>
              <w:rPr>
                <w:lang w:val="en-GB"/>
              </w:rPr>
              <w:t>lobFolder</w:t>
            </w:r>
          </w:p>
        </w:tc>
        <w:tc>
          <w:tcPr>
            <w:tcW w:w="6662" w:type="dxa"/>
            <w:shd w:val="clear" w:color="auto" w:fill="auto"/>
          </w:tcPr>
          <w:p w14:paraId="36644004" w14:textId="77777777" w:rsidR="00D20950" w:rsidRDefault="00D20950" w:rsidP="00E965AC">
            <w:pPr>
              <w:pStyle w:val="TabelleGross"/>
              <w:rPr>
                <w:spacing w:val="-1"/>
                <w:szCs w:val="24"/>
                <w:lang w:val="en-GB"/>
              </w:rPr>
            </w:pPr>
            <w:r>
              <w:rPr>
                <w:spacing w:val="-1"/>
                <w:szCs w:val="24"/>
                <w:lang w:val="en-GB"/>
              </w:rPr>
              <w:t>Name of the LOB folder given as a relative or absolute “file:” URI – poss</w:t>
            </w:r>
            <w:r>
              <w:rPr>
                <w:spacing w:val="-1"/>
                <w:szCs w:val="24"/>
                <w:lang w:val="en-GB"/>
              </w:rPr>
              <w:t>i</w:t>
            </w:r>
            <w:r>
              <w:rPr>
                <w:spacing w:val="-1"/>
                <w:szCs w:val="24"/>
                <w:lang w:val="en-GB"/>
              </w:rPr>
              <w:t>bly in the external file system. It may be used for internal as well as e</w:t>
            </w:r>
            <w:r>
              <w:rPr>
                <w:spacing w:val="-1"/>
                <w:szCs w:val="24"/>
                <w:lang w:val="en-GB"/>
              </w:rPr>
              <w:t>x</w:t>
            </w:r>
            <w:r>
              <w:rPr>
                <w:spacing w:val="-1"/>
                <w:szCs w:val="24"/>
                <w:lang w:val="en-GB"/>
              </w:rPr>
              <w:t>ternal storage of large objects.</w:t>
            </w:r>
          </w:p>
          <w:p w14:paraId="3EF8B7CA" w14:textId="77777777" w:rsidR="00D20950" w:rsidRDefault="00D20950" w:rsidP="00E965AC">
            <w:pPr>
              <w:pStyle w:val="TabelleGross"/>
              <w:rPr>
                <w:spacing w:val="-1"/>
                <w:szCs w:val="24"/>
                <w:lang w:val="en-GB"/>
              </w:rPr>
            </w:pPr>
          </w:p>
          <w:p w14:paraId="66AF8E28" w14:textId="77777777" w:rsidR="00D20950" w:rsidRDefault="00D20950" w:rsidP="00E965AC">
            <w:pPr>
              <w:pStyle w:val="TabelleGross"/>
              <w:rPr>
                <w:b/>
                <w:spacing w:val="-1"/>
                <w:szCs w:val="24"/>
                <w:lang w:val="en-GB"/>
              </w:rPr>
            </w:pPr>
            <w:r w:rsidRPr="00EC07EB">
              <w:rPr>
                <w:b/>
                <w:spacing w:val="-1"/>
                <w:szCs w:val="24"/>
                <w:lang w:val="en-GB"/>
              </w:rPr>
              <w:t>Note</w:t>
            </w:r>
          </w:p>
          <w:p w14:paraId="77ED8332" w14:textId="77777777" w:rsidR="00D20950" w:rsidRDefault="00D20950" w:rsidP="00E965AC">
            <w:pPr>
              <w:pStyle w:val="TabelleGross"/>
              <w:rPr>
                <w:spacing w:val="-1"/>
                <w:szCs w:val="24"/>
                <w:lang w:val="en-GB"/>
              </w:rPr>
            </w:pPr>
            <w:r>
              <w:rPr>
                <w:spacing w:val="-1"/>
                <w:szCs w:val="24"/>
                <w:lang w:val="en-GB"/>
              </w:rPr>
              <w:t xml:space="preserve">This entry is only meaningful, if the column </w:t>
            </w:r>
            <w:r w:rsidR="001745CB">
              <w:rPr>
                <w:spacing w:val="-1"/>
                <w:szCs w:val="24"/>
                <w:lang w:val="en-GB"/>
              </w:rPr>
              <w:t xml:space="preserve">or field </w:t>
            </w:r>
            <w:r>
              <w:rPr>
                <w:spacing w:val="-1"/>
                <w:szCs w:val="24"/>
                <w:lang w:val="en-GB"/>
              </w:rPr>
              <w:t>is a LOB (e.g. type BLOB, CLOB or XML).</w:t>
            </w:r>
          </w:p>
          <w:p w14:paraId="6DCF203A" w14:textId="77777777" w:rsidR="00D20950" w:rsidRDefault="00D20950" w:rsidP="00E965AC">
            <w:pPr>
              <w:pStyle w:val="TabelleGross"/>
              <w:rPr>
                <w:spacing w:val="-1"/>
                <w:szCs w:val="24"/>
                <w:lang w:val="en-GB"/>
              </w:rPr>
            </w:pPr>
            <w:r>
              <w:rPr>
                <w:spacing w:val="-1"/>
                <w:szCs w:val="24"/>
                <w:lang w:val="en-GB"/>
              </w:rPr>
              <w:t xml:space="preserve">If it is missing, it is assumed to equal “.”, e.g. to refer to the </w:t>
            </w:r>
            <w:r w:rsidRPr="001745CB">
              <w:rPr>
                <w:rFonts w:ascii="Courier New" w:hAnsi="Courier New" w:cs="Courier New"/>
                <w:spacing w:val="-1"/>
                <w:szCs w:val="24"/>
                <w:lang w:val="en-GB"/>
              </w:rPr>
              <w:t>lobFolder</w:t>
            </w:r>
            <w:r>
              <w:rPr>
                <w:spacing w:val="-1"/>
                <w:szCs w:val="24"/>
                <w:lang w:val="en-GB"/>
              </w:rPr>
              <w:t xml:space="preserve"> element of the enclosing </w:t>
            </w:r>
            <w:r w:rsidR="001745CB">
              <w:rPr>
                <w:spacing w:val="-1"/>
                <w:szCs w:val="24"/>
                <w:lang w:val="en-GB"/>
              </w:rPr>
              <w:t>column or field element</w:t>
            </w:r>
            <w:r>
              <w:rPr>
                <w:spacing w:val="-1"/>
                <w:szCs w:val="24"/>
                <w:lang w:val="en-GB"/>
              </w:rPr>
              <w:t>. Otherwise its value must be a – preferably relative – “file:” URI, indicating the folder, where the files of this LOB column are to be stored.</w:t>
            </w:r>
          </w:p>
          <w:p w14:paraId="3E145612" w14:textId="77777777" w:rsidR="00D20950" w:rsidRDefault="00D20950" w:rsidP="00E965AC">
            <w:pPr>
              <w:pStyle w:val="TabelleGross"/>
              <w:rPr>
                <w:spacing w:val="-1"/>
                <w:szCs w:val="24"/>
                <w:lang w:val="en-GB"/>
              </w:rPr>
            </w:pPr>
            <w:r>
              <w:rPr>
                <w:spacing w:val="-1"/>
                <w:szCs w:val="24"/>
                <w:lang w:val="en-GB"/>
              </w:rPr>
              <w:t xml:space="preserve">If this value is a relative URI, it is assumed to be relative to the </w:t>
            </w:r>
            <w:r w:rsidRPr="001745CB">
              <w:rPr>
                <w:rFonts w:ascii="Courier New" w:hAnsi="Courier New" w:cs="Courier New"/>
                <w:spacing w:val="-1"/>
                <w:szCs w:val="24"/>
                <w:lang w:val="en-GB"/>
              </w:rPr>
              <w:t>lo</w:t>
            </w:r>
            <w:r w:rsidRPr="001745CB">
              <w:rPr>
                <w:rFonts w:ascii="Courier New" w:hAnsi="Courier New" w:cs="Courier New"/>
                <w:spacing w:val="-1"/>
                <w:szCs w:val="24"/>
                <w:lang w:val="en-GB"/>
              </w:rPr>
              <w:t>b</w:t>
            </w:r>
            <w:r w:rsidRPr="001745CB">
              <w:rPr>
                <w:rFonts w:ascii="Courier New" w:hAnsi="Courier New" w:cs="Courier New"/>
                <w:spacing w:val="-1"/>
                <w:szCs w:val="24"/>
                <w:lang w:val="en-GB"/>
              </w:rPr>
              <w:t>Folder</w:t>
            </w:r>
            <w:r>
              <w:rPr>
                <w:spacing w:val="-1"/>
                <w:szCs w:val="24"/>
                <w:lang w:val="en-GB"/>
              </w:rPr>
              <w:t xml:space="preserve"> element of the enclosing </w:t>
            </w:r>
            <w:r w:rsidR="001745CB">
              <w:rPr>
                <w:spacing w:val="-1"/>
                <w:szCs w:val="24"/>
                <w:lang w:val="en-GB"/>
              </w:rPr>
              <w:t>element</w:t>
            </w:r>
            <w:r>
              <w:rPr>
                <w:spacing w:val="-1"/>
                <w:szCs w:val="24"/>
                <w:lang w:val="en-GB"/>
              </w:rPr>
              <w:t>.</w:t>
            </w:r>
          </w:p>
          <w:p w14:paraId="2D36B3E7" w14:textId="77777777" w:rsidR="00D20950" w:rsidRDefault="00D20950" w:rsidP="00E965AC">
            <w:pPr>
              <w:pStyle w:val="TabelleGross"/>
              <w:rPr>
                <w:spacing w:val="-1"/>
                <w:szCs w:val="24"/>
                <w:lang w:val="en-GB"/>
              </w:rPr>
            </w:pPr>
            <w:r>
              <w:rPr>
                <w:spacing w:val="-1"/>
                <w:szCs w:val="24"/>
                <w:lang w:val="en-GB"/>
              </w:rPr>
              <w:t xml:space="preserve">The </w:t>
            </w:r>
            <w:r w:rsidRPr="00F23CDC">
              <w:rPr>
                <w:i/>
                <w:spacing w:val="-1"/>
                <w:szCs w:val="24"/>
                <w:lang w:val="en-GB"/>
              </w:rPr>
              <w:t>file</w:t>
            </w:r>
            <w:r>
              <w:rPr>
                <w:spacing w:val="-1"/>
                <w:szCs w:val="24"/>
                <w:lang w:val="en-GB"/>
              </w:rPr>
              <w:t xml:space="preserve"> attributes of the cells in this column </w:t>
            </w:r>
            <w:r w:rsidR="001745CB">
              <w:rPr>
                <w:spacing w:val="-1"/>
                <w:szCs w:val="24"/>
                <w:lang w:val="en-GB"/>
              </w:rPr>
              <w:t xml:space="preserve">or field </w:t>
            </w:r>
            <w:r>
              <w:rPr>
                <w:spacing w:val="-1"/>
                <w:szCs w:val="24"/>
                <w:lang w:val="en-GB"/>
              </w:rPr>
              <w:t>are interpreted as b</w:t>
            </w:r>
            <w:r>
              <w:rPr>
                <w:spacing w:val="-1"/>
                <w:szCs w:val="24"/>
                <w:lang w:val="en-GB"/>
              </w:rPr>
              <w:t>e</w:t>
            </w:r>
            <w:r>
              <w:rPr>
                <w:spacing w:val="-1"/>
                <w:szCs w:val="24"/>
                <w:lang w:val="en-GB"/>
              </w:rPr>
              <w:t>ing relative to this folder.</w:t>
            </w:r>
          </w:p>
        </w:tc>
        <w:tc>
          <w:tcPr>
            <w:tcW w:w="709" w:type="dxa"/>
            <w:shd w:val="clear" w:color="auto" w:fill="auto"/>
          </w:tcPr>
          <w:p w14:paraId="26A063B6" w14:textId="77777777" w:rsidR="00D20950" w:rsidRDefault="00D20950" w:rsidP="00E965AC">
            <w:pPr>
              <w:pStyle w:val="TabelleGross"/>
              <w:rPr>
                <w:lang w:val="en-GB"/>
              </w:rPr>
            </w:pPr>
            <w:r>
              <w:rPr>
                <w:lang w:val="en-GB"/>
              </w:rPr>
              <w:t>O</w:t>
            </w:r>
          </w:p>
        </w:tc>
      </w:tr>
      <w:tr w:rsidR="001745CB" w:rsidRPr="000136C4" w14:paraId="4EAF8462" w14:textId="77777777" w:rsidTr="00E965AC">
        <w:trPr>
          <w:cantSplit/>
        </w:trPr>
        <w:tc>
          <w:tcPr>
            <w:tcW w:w="1843" w:type="dxa"/>
            <w:shd w:val="clear" w:color="auto" w:fill="auto"/>
          </w:tcPr>
          <w:p w14:paraId="02DFFAAB" w14:textId="77777777" w:rsidR="001745CB" w:rsidRPr="000136C4" w:rsidRDefault="001745CB" w:rsidP="00E965AC">
            <w:pPr>
              <w:pStyle w:val="TabelleGross"/>
              <w:rPr>
                <w:lang w:val="en-GB"/>
              </w:rPr>
            </w:pPr>
            <w:r>
              <w:rPr>
                <w:lang w:val="en-GB"/>
              </w:rPr>
              <w:t>fields</w:t>
            </w:r>
          </w:p>
        </w:tc>
        <w:tc>
          <w:tcPr>
            <w:tcW w:w="6662" w:type="dxa"/>
            <w:shd w:val="clear" w:color="auto" w:fill="auto"/>
          </w:tcPr>
          <w:p w14:paraId="65A02C30" w14:textId="77777777" w:rsidR="001745CB" w:rsidRPr="000136C4" w:rsidRDefault="001745CB" w:rsidP="001745CB">
            <w:pPr>
              <w:pStyle w:val="TabelleGross"/>
              <w:rPr>
                <w:szCs w:val="24"/>
                <w:lang w:val="en-GB"/>
              </w:rPr>
            </w:pPr>
            <w:r>
              <w:rPr>
                <w:szCs w:val="24"/>
                <w:lang w:val="en-GB"/>
              </w:rPr>
              <w:t>List of fields in the field, if the field is a structured data type of category “row” or “udt”</w:t>
            </w:r>
          </w:p>
        </w:tc>
        <w:tc>
          <w:tcPr>
            <w:tcW w:w="709" w:type="dxa"/>
            <w:shd w:val="clear" w:color="auto" w:fill="auto"/>
          </w:tcPr>
          <w:p w14:paraId="4CCC24E0" w14:textId="77777777" w:rsidR="001745CB" w:rsidRPr="000136C4" w:rsidRDefault="001745CB" w:rsidP="00E965AC">
            <w:pPr>
              <w:pStyle w:val="TabelleGross"/>
              <w:rPr>
                <w:lang w:val="en-GB"/>
              </w:rPr>
            </w:pPr>
            <w:r>
              <w:rPr>
                <w:lang w:val="en-GB"/>
              </w:rPr>
              <w:t>O</w:t>
            </w:r>
          </w:p>
        </w:tc>
      </w:tr>
      <w:tr w:rsidR="001745CB" w:rsidRPr="000136C4" w14:paraId="6D84580F" w14:textId="77777777" w:rsidTr="00E965AC">
        <w:trPr>
          <w:cantSplit/>
        </w:trPr>
        <w:tc>
          <w:tcPr>
            <w:tcW w:w="1843" w:type="dxa"/>
            <w:shd w:val="clear" w:color="auto" w:fill="auto"/>
          </w:tcPr>
          <w:p w14:paraId="3E7689BB" w14:textId="77777777" w:rsidR="001745CB" w:rsidRDefault="001745CB" w:rsidP="00E965AC">
            <w:pPr>
              <w:pStyle w:val="TabelleGross"/>
              <w:rPr>
                <w:lang w:val="en-GB"/>
              </w:rPr>
            </w:pPr>
            <w:r>
              <w:rPr>
                <w:lang w:val="en-GB"/>
              </w:rPr>
              <w:t>mimeType</w:t>
            </w:r>
          </w:p>
        </w:tc>
        <w:tc>
          <w:tcPr>
            <w:tcW w:w="6662" w:type="dxa"/>
            <w:shd w:val="clear" w:color="auto" w:fill="auto"/>
          </w:tcPr>
          <w:p w14:paraId="648E9483" w14:textId="77777777" w:rsidR="001745CB" w:rsidRDefault="001745CB" w:rsidP="001745CB">
            <w:pPr>
              <w:pStyle w:val="TabelleGross"/>
              <w:rPr>
                <w:spacing w:val="-1"/>
                <w:szCs w:val="24"/>
                <w:lang w:val="en-GB"/>
              </w:rPr>
            </w:pPr>
            <w:r>
              <w:rPr>
                <w:spacing w:val="-1"/>
                <w:szCs w:val="24"/>
                <w:lang w:val="en-GB"/>
              </w:rPr>
              <w:t>MIME type of this field, if it is a BLOB column and all records contain files of the same MIME type in this field. This purely advisory element helps choosing the correct viewer for binary objects. It can be filled in manually or by the downloading program, which uses some format recognition mechanism.</w:t>
            </w:r>
          </w:p>
        </w:tc>
        <w:tc>
          <w:tcPr>
            <w:tcW w:w="709" w:type="dxa"/>
            <w:shd w:val="clear" w:color="auto" w:fill="auto"/>
          </w:tcPr>
          <w:p w14:paraId="4CE44DAA" w14:textId="77777777" w:rsidR="001745CB" w:rsidRDefault="001745CB" w:rsidP="00E965AC">
            <w:pPr>
              <w:pStyle w:val="TabelleGross"/>
              <w:rPr>
                <w:lang w:val="en-GB"/>
              </w:rPr>
            </w:pPr>
            <w:r>
              <w:rPr>
                <w:lang w:val="en-GB"/>
              </w:rPr>
              <w:t>O</w:t>
            </w:r>
          </w:p>
        </w:tc>
      </w:tr>
      <w:tr w:rsidR="00D20950" w:rsidRPr="000136C4" w14:paraId="602F87F4" w14:textId="77777777" w:rsidTr="00E965AC">
        <w:trPr>
          <w:cantSplit/>
        </w:trPr>
        <w:tc>
          <w:tcPr>
            <w:tcW w:w="1843" w:type="dxa"/>
            <w:shd w:val="clear" w:color="auto" w:fill="auto"/>
          </w:tcPr>
          <w:p w14:paraId="09332778" w14:textId="77777777" w:rsidR="00D20950" w:rsidRPr="000136C4" w:rsidRDefault="00D20950" w:rsidP="00E965AC">
            <w:pPr>
              <w:pStyle w:val="TabelleGross"/>
              <w:rPr>
                <w:lang w:val="en-GB"/>
              </w:rPr>
            </w:pPr>
            <w:r w:rsidRPr="000136C4">
              <w:rPr>
                <w:lang w:val="en-GB"/>
              </w:rPr>
              <w:t>description</w:t>
            </w:r>
          </w:p>
        </w:tc>
        <w:tc>
          <w:tcPr>
            <w:tcW w:w="6662" w:type="dxa"/>
            <w:shd w:val="clear" w:color="auto" w:fill="auto"/>
          </w:tcPr>
          <w:p w14:paraId="0A7DEF5A" w14:textId="77777777" w:rsidR="00D20950" w:rsidRPr="000136C4" w:rsidRDefault="00D20950" w:rsidP="001745CB">
            <w:pPr>
              <w:pStyle w:val="TabelleGross"/>
              <w:rPr>
                <w:lang w:val="en-GB"/>
              </w:rPr>
            </w:pPr>
            <w:r w:rsidRPr="000136C4">
              <w:rPr>
                <w:szCs w:val="24"/>
                <w:lang w:val="en-GB"/>
              </w:rPr>
              <w:t xml:space="preserve">Description of the meaning and content of the </w:t>
            </w:r>
            <w:r w:rsidR="001745CB">
              <w:rPr>
                <w:szCs w:val="24"/>
                <w:lang w:val="en-GB"/>
              </w:rPr>
              <w:t>field</w:t>
            </w:r>
          </w:p>
        </w:tc>
        <w:tc>
          <w:tcPr>
            <w:tcW w:w="709" w:type="dxa"/>
            <w:shd w:val="clear" w:color="auto" w:fill="auto"/>
          </w:tcPr>
          <w:p w14:paraId="1C54117C" w14:textId="77777777" w:rsidR="00D20950" w:rsidRPr="000136C4" w:rsidRDefault="00D20950" w:rsidP="00E965AC">
            <w:pPr>
              <w:pStyle w:val="TabelleGross"/>
              <w:rPr>
                <w:lang w:val="en-GB"/>
              </w:rPr>
            </w:pPr>
            <w:r w:rsidRPr="000136C4">
              <w:rPr>
                <w:lang w:val="en-GB"/>
              </w:rPr>
              <w:t>O</w:t>
            </w:r>
          </w:p>
        </w:tc>
      </w:tr>
    </w:tbl>
    <w:p w14:paraId="1A7F878A" w14:textId="77777777" w:rsidR="00D20950" w:rsidRDefault="00D20950" w:rsidP="00830938">
      <w:pPr>
        <w:rPr>
          <w:rFonts w:cs="Arial"/>
          <w:lang w:val="en-GB"/>
        </w:rPr>
      </w:pPr>
    </w:p>
    <w:p w14:paraId="297F8231" w14:textId="77777777" w:rsidR="005524D2" w:rsidRPr="000136C4" w:rsidRDefault="00F32787" w:rsidP="00EF7B08">
      <w:pPr>
        <w:pStyle w:val="berschrift2"/>
        <w:rPr>
          <w:lang w:val="en-GB"/>
        </w:rPr>
      </w:pPr>
      <w:bookmarkStart w:id="72" w:name="_Toc423960728"/>
      <w:bookmarkEnd w:id="70"/>
      <w:r w:rsidRPr="000136C4">
        <w:rPr>
          <w:lang w:val="en-GB"/>
        </w:rPr>
        <w:lastRenderedPageBreak/>
        <w:t>Primary key metadata</w:t>
      </w:r>
      <w:bookmarkEnd w:id="72"/>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134"/>
        <w:gridCol w:w="7371"/>
        <w:gridCol w:w="709"/>
      </w:tblGrid>
      <w:tr w:rsidR="00EE64E4" w:rsidRPr="000136C4" w14:paraId="3C810854" w14:textId="77777777" w:rsidTr="005647F2">
        <w:trPr>
          <w:cantSplit/>
          <w:tblHeader/>
        </w:trPr>
        <w:tc>
          <w:tcPr>
            <w:tcW w:w="1134" w:type="dxa"/>
            <w:shd w:val="clear" w:color="auto" w:fill="99CCFF"/>
          </w:tcPr>
          <w:p w14:paraId="1BB2491A" w14:textId="77777777" w:rsidR="00EE64E4" w:rsidRPr="000136C4" w:rsidRDefault="00EE64E4" w:rsidP="00EE64E4">
            <w:pPr>
              <w:pStyle w:val="TabelleGross"/>
              <w:rPr>
                <w:b/>
                <w:lang w:val="en-GB"/>
              </w:rPr>
            </w:pPr>
            <w:r w:rsidRPr="000136C4">
              <w:rPr>
                <w:b/>
                <w:lang w:val="en-GB"/>
              </w:rPr>
              <w:t>ID</w:t>
            </w:r>
          </w:p>
        </w:tc>
        <w:tc>
          <w:tcPr>
            <w:tcW w:w="7371" w:type="dxa"/>
            <w:shd w:val="clear" w:color="auto" w:fill="99CCFF"/>
          </w:tcPr>
          <w:p w14:paraId="21AB1FDF" w14:textId="77777777" w:rsidR="00EE64E4" w:rsidRPr="000136C4" w:rsidRDefault="00E54509" w:rsidP="00EE64E4">
            <w:pPr>
              <w:pStyle w:val="TabelleGross"/>
              <w:rPr>
                <w:b/>
                <w:lang w:val="en-GB"/>
              </w:rPr>
            </w:pPr>
            <w:r w:rsidRPr="000136C4">
              <w:rPr>
                <w:b/>
                <w:lang w:val="en-GB"/>
              </w:rPr>
              <w:t>Description of requirement</w:t>
            </w:r>
          </w:p>
        </w:tc>
        <w:tc>
          <w:tcPr>
            <w:tcW w:w="709" w:type="dxa"/>
            <w:shd w:val="clear" w:color="auto" w:fill="99CCFF"/>
          </w:tcPr>
          <w:p w14:paraId="3CF2750B" w14:textId="77777777" w:rsidR="00EE64E4" w:rsidRPr="000136C4" w:rsidRDefault="00E54509" w:rsidP="00EE64E4">
            <w:pPr>
              <w:pStyle w:val="TabelleGross"/>
              <w:rPr>
                <w:b/>
                <w:lang w:val="en-GB"/>
              </w:rPr>
            </w:pPr>
            <w:r w:rsidRPr="000136C4">
              <w:rPr>
                <w:b/>
                <w:lang w:val="en-GB"/>
              </w:rPr>
              <w:t>M/O</w:t>
            </w:r>
          </w:p>
        </w:tc>
      </w:tr>
      <w:tr w:rsidR="00EE64E4" w:rsidRPr="000136C4" w14:paraId="19903850" w14:textId="77777777" w:rsidTr="005647F2">
        <w:trPr>
          <w:cantSplit/>
        </w:trPr>
        <w:tc>
          <w:tcPr>
            <w:tcW w:w="1134" w:type="dxa"/>
            <w:shd w:val="clear" w:color="auto" w:fill="auto"/>
          </w:tcPr>
          <w:p w14:paraId="3D29567B" w14:textId="77777777" w:rsidR="00EE64E4" w:rsidRPr="000136C4" w:rsidRDefault="00EE64E4" w:rsidP="001E4F3F">
            <w:pPr>
              <w:pStyle w:val="TabelleGross"/>
              <w:rPr>
                <w:sz w:val="16"/>
                <w:szCs w:val="16"/>
                <w:lang w:val="en-GB"/>
              </w:rPr>
            </w:pPr>
            <w:r w:rsidRPr="000136C4">
              <w:rPr>
                <w:lang w:val="en-GB"/>
              </w:rPr>
              <w:t>M_5.</w:t>
            </w:r>
            <w:r w:rsidR="001E4F3F">
              <w:rPr>
                <w:lang w:val="en-GB"/>
              </w:rPr>
              <w:t>8</w:t>
            </w:r>
            <w:r w:rsidRPr="000136C4">
              <w:rPr>
                <w:lang w:val="en-GB"/>
              </w:rPr>
              <w:t>-1</w:t>
            </w:r>
          </w:p>
        </w:tc>
        <w:tc>
          <w:tcPr>
            <w:tcW w:w="7371" w:type="dxa"/>
            <w:shd w:val="clear" w:color="auto" w:fill="auto"/>
          </w:tcPr>
          <w:p w14:paraId="75E78FF6" w14:textId="77777777" w:rsidR="00EE64E4" w:rsidRPr="000136C4" w:rsidRDefault="00F32787" w:rsidP="00EE64E4">
            <w:pPr>
              <w:pStyle w:val="TabelleGross"/>
              <w:rPr>
                <w:lang w:val="en-GB"/>
              </w:rPr>
            </w:pPr>
            <w:r w:rsidRPr="000136C4">
              <w:rPr>
                <w:szCs w:val="24"/>
                <w:lang w:val="en-GB"/>
              </w:rPr>
              <w:t>The primary key metadata of a table can be archived in the</w:t>
            </w:r>
            <w:r w:rsidRPr="000136C4">
              <w:rPr>
                <w:spacing w:val="-2"/>
                <w:szCs w:val="24"/>
                <w:lang w:val="en-GB"/>
              </w:rPr>
              <w:t xml:space="preserve"> </w:t>
            </w:r>
            <w:r w:rsidRPr="000136C4">
              <w:rPr>
                <w:rFonts w:ascii="Courier New" w:hAnsi="Courier New"/>
                <w:szCs w:val="24"/>
                <w:lang w:val="en-GB"/>
              </w:rPr>
              <w:t>metadata.xml</w:t>
            </w:r>
            <w:r w:rsidRPr="000136C4">
              <w:rPr>
                <w:rFonts w:ascii="Courier New" w:hAnsi="Courier New"/>
                <w:spacing w:val="-64"/>
                <w:szCs w:val="24"/>
                <w:lang w:val="en-GB"/>
              </w:rPr>
              <w:t xml:space="preserve"> </w:t>
            </w:r>
            <w:r w:rsidRPr="000136C4">
              <w:rPr>
                <w:szCs w:val="24"/>
                <w:lang w:val="en-GB"/>
              </w:rPr>
              <w:t>file</w:t>
            </w:r>
          </w:p>
        </w:tc>
        <w:tc>
          <w:tcPr>
            <w:tcW w:w="709" w:type="dxa"/>
            <w:shd w:val="clear" w:color="auto" w:fill="auto"/>
          </w:tcPr>
          <w:p w14:paraId="4F8AC40E" w14:textId="77777777" w:rsidR="00EE64E4" w:rsidRPr="000136C4" w:rsidRDefault="00F32787" w:rsidP="00EE64E4">
            <w:pPr>
              <w:pStyle w:val="TabelleGross"/>
              <w:rPr>
                <w:lang w:val="en-GB"/>
              </w:rPr>
            </w:pPr>
            <w:r w:rsidRPr="000136C4">
              <w:rPr>
                <w:lang w:val="en-GB"/>
              </w:rPr>
              <w:t>O</w:t>
            </w:r>
          </w:p>
        </w:tc>
      </w:tr>
    </w:tbl>
    <w:p w14:paraId="4CCD05C4" w14:textId="77777777" w:rsidR="00EE64E4" w:rsidRPr="000136C4" w:rsidRDefault="00EE64E4" w:rsidP="00243E93">
      <w:pPr>
        <w:rPr>
          <w:rFonts w:cs="Arial"/>
          <w:lang w:val="en-GB"/>
        </w:rPr>
      </w:pPr>
    </w:p>
    <w:p w14:paraId="789444AA" w14:textId="6B1B24D1" w:rsidR="00FA3ECC" w:rsidRDefault="00F32787" w:rsidP="00243E93">
      <w:pPr>
        <w:rPr>
          <w:rFonts w:cs="Arial"/>
          <w:lang w:val="en-GB"/>
        </w:rPr>
      </w:pPr>
      <w:r w:rsidRPr="000136C4">
        <w:rPr>
          <w:spacing w:val="-1"/>
          <w:szCs w:val="24"/>
          <w:lang w:val="en-GB"/>
        </w:rPr>
        <w:t>The following primary key metadata are stored in the</w:t>
      </w:r>
      <w:r w:rsidRPr="000136C4">
        <w:rPr>
          <w:spacing w:val="1"/>
          <w:szCs w:val="24"/>
          <w:lang w:val="en-GB"/>
        </w:rPr>
        <w:t xml:space="preserve"> </w:t>
      </w:r>
      <w:r w:rsidRPr="000136C4">
        <w:rPr>
          <w:rFonts w:ascii="Courier New" w:hAnsi="Courier New"/>
          <w:szCs w:val="24"/>
          <w:lang w:val="en-GB"/>
        </w:rPr>
        <w:t>metadat</w:t>
      </w:r>
      <w:r w:rsidRPr="000136C4">
        <w:rPr>
          <w:rFonts w:ascii="Courier New" w:hAnsi="Courier New"/>
          <w:spacing w:val="-3"/>
          <w:szCs w:val="24"/>
          <w:lang w:val="en-GB"/>
        </w:rPr>
        <w:t>a</w:t>
      </w:r>
      <w:r w:rsidRPr="000136C4">
        <w:rPr>
          <w:rFonts w:ascii="Courier New" w:hAnsi="Courier New"/>
          <w:szCs w:val="24"/>
          <w:lang w:val="en-GB"/>
        </w:rPr>
        <w:t>.xml</w:t>
      </w:r>
      <w:r w:rsidRPr="000136C4">
        <w:rPr>
          <w:rFonts w:ascii="Courier New" w:hAnsi="Courier New"/>
          <w:spacing w:val="-70"/>
          <w:szCs w:val="24"/>
          <w:lang w:val="en-GB"/>
        </w:rPr>
        <w:t xml:space="preserve"> </w:t>
      </w:r>
      <w:r w:rsidRPr="000136C4">
        <w:rPr>
          <w:szCs w:val="24"/>
          <w:lang w:val="en-GB"/>
        </w:rPr>
        <w:t>file if a primary key is archived</w:t>
      </w:r>
      <w:r w:rsidR="00243E93" w:rsidRPr="000136C4">
        <w:rPr>
          <w:rFonts w:cs="Arial"/>
          <w:lang w:val="en-GB"/>
        </w:rPr>
        <w:t>:</w:t>
      </w:r>
    </w:p>
    <w:p w14:paraId="2A9B7615" w14:textId="77777777" w:rsidR="00FA3ECC" w:rsidRPr="000136C4" w:rsidRDefault="00FA3ECC" w:rsidP="00243E93">
      <w:pPr>
        <w:rPr>
          <w:rFonts w:cs="Arial"/>
          <w:lang w:val="en-GB"/>
        </w:rPr>
      </w:pP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843"/>
        <w:gridCol w:w="6662"/>
        <w:gridCol w:w="709"/>
      </w:tblGrid>
      <w:tr w:rsidR="00243E93" w:rsidRPr="000136C4" w14:paraId="6A768939" w14:textId="77777777" w:rsidTr="007723AE">
        <w:trPr>
          <w:cantSplit/>
          <w:tblHeader/>
        </w:trPr>
        <w:tc>
          <w:tcPr>
            <w:tcW w:w="1843" w:type="dxa"/>
            <w:shd w:val="clear" w:color="auto" w:fill="99CCFF"/>
          </w:tcPr>
          <w:p w14:paraId="22E6D546" w14:textId="6B1B24D1" w:rsidR="00243E93" w:rsidRPr="000136C4" w:rsidRDefault="001F2144" w:rsidP="00243E93">
            <w:pPr>
              <w:pStyle w:val="TabelleGross"/>
              <w:rPr>
                <w:b/>
                <w:lang w:val="en-GB"/>
              </w:rPr>
            </w:pPr>
            <w:r w:rsidRPr="000136C4">
              <w:rPr>
                <w:b/>
                <w:lang w:val="en-GB"/>
              </w:rPr>
              <w:t>Identifier</w:t>
            </w:r>
          </w:p>
        </w:tc>
        <w:tc>
          <w:tcPr>
            <w:tcW w:w="6662" w:type="dxa"/>
            <w:shd w:val="clear" w:color="auto" w:fill="99CCFF"/>
          </w:tcPr>
          <w:p w14:paraId="0C909ECC" w14:textId="77777777" w:rsidR="00243E93" w:rsidRPr="000136C4" w:rsidRDefault="001F2144" w:rsidP="00243E93">
            <w:pPr>
              <w:pStyle w:val="TabelleGross"/>
              <w:rPr>
                <w:b/>
                <w:lang w:val="en-GB"/>
              </w:rPr>
            </w:pPr>
            <w:r w:rsidRPr="000136C4">
              <w:rPr>
                <w:b/>
                <w:lang w:val="en-GB"/>
              </w:rPr>
              <w:t>Meaning</w:t>
            </w:r>
          </w:p>
        </w:tc>
        <w:tc>
          <w:tcPr>
            <w:tcW w:w="709" w:type="dxa"/>
            <w:shd w:val="clear" w:color="auto" w:fill="99CCFF"/>
          </w:tcPr>
          <w:p w14:paraId="2328ACB6" w14:textId="77777777" w:rsidR="00243E93" w:rsidRPr="000136C4" w:rsidRDefault="00E54509" w:rsidP="00243E93">
            <w:pPr>
              <w:pStyle w:val="TabelleGross"/>
              <w:rPr>
                <w:b/>
                <w:lang w:val="en-GB"/>
              </w:rPr>
            </w:pPr>
            <w:r w:rsidRPr="000136C4">
              <w:rPr>
                <w:b/>
                <w:lang w:val="en-GB"/>
              </w:rPr>
              <w:t>M/O</w:t>
            </w:r>
          </w:p>
        </w:tc>
      </w:tr>
      <w:tr w:rsidR="00243E93" w:rsidRPr="000136C4" w14:paraId="3BF6E29E" w14:textId="77777777" w:rsidTr="007723AE">
        <w:trPr>
          <w:cantSplit/>
        </w:trPr>
        <w:tc>
          <w:tcPr>
            <w:tcW w:w="1843" w:type="dxa"/>
            <w:shd w:val="clear" w:color="auto" w:fill="auto"/>
          </w:tcPr>
          <w:p w14:paraId="607B3801" w14:textId="77777777" w:rsidR="00243E93" w:rsidRPr="000136C4" w:rsidRDefault="001E4F3F" w:rsidP="00243E93">
            <w:pPr>
              <w:pStyle w:val="TabelleGross"/>
              <w:rPr>
                <w:lang w:val="en-GB"/>
              </w:rPr>
            </w:pPr>
            <w:r w:rsidRPr="000136C4">
              <w:rPr>
                <w:lang w:val="en-GB"/>
              </w:rPr>
              <w:t>N</w:t>
            </w:r>
            <w:r w:rsidR="00243E93" w:rsidRPr="000136C4">
              <w:rPr>
                <w:lang w:val="en-GB"/>
              </w:rPr>
              <w:t>ame</w:t>
            </w:r>
          </w:p>
        </w:tc>
        <w:tc>
          <w:tcPr>
            <w:tcW w:w="6662" w:type="dxa"/>
            <w:shd w:val="clear" w:color="auto" w:fill="auto"/>
          </w:tcPr>
          <w:p w14:paraId="72207892" w14:textId="77777777" w:rsidR="00243E93" w:rsidRPr="000136C4" w:rsidRDefault="00F32787" w:rsidP="00243E93">
            <w:pPr>
              <w:pStyle w:val="TabelleGross"/>
              <w:rPr>
                <w:lang w:val="en-GB"/>
              </w:rPr>
            </w:pPr>
            <w:r w:rsidRPr="000136C4">
              <w:rPr>
                <w:szCs w:val="24"/>
                <w:lang w:val="en-GB"/>
              </w:rPr>
              <w:t>Name of the primary key</w:t>
            </w:r>
          </w:p>
        </w:tc>
        <w:tc>
          <w:tcPr>
            <w:tcW w:w="709" w:type="dxa"/>
            <w:shd w:val="clear" w:color="auto" w:fill="auto"/>
          </w:tcPr>
          <w:p w14:paraId="62BE5CB1" w14:textId="77777777" w:rsidR="00243E93" w:rsidRPr="000136C4" w:rsidRDefault="00243E93" w:rsidP="00243E93">
            <w:pPr>
              <w:pStyle w:val="TabelleGross"/>
              <w:rPr>
                <w:lang w:val="en-GB"/>
              </w:rPr>
            </w:pPr>
            <w:r w:rsidRPr="000136C4">
              <w:rPr>
                <w:lang w:val="en-GB"/>
              </w:rPr>
              <w:t>M</w:t>
            </w:r>
          </w:p>
        </w:tc>
      </w:tr>
      <w:tr w:rsidR="00243E93" w:rsidRPr="000136C4" w14:paraId="1BEFD6CA" w14:textId="77777777" w:rsidTr="007723AE">
        <w:trPr>
          <w:cantSplit/>
        </w:trPr>
        <w:tc>
          <w:tcPr>
            <w:tcW w:w="1843" w:type="dxa"/>
            <w:shd w:val="clear" w:color="auto" w:fill="auto"/>
          </w:tcPr>
          <w:p w14:paraId="0960ABF5" w14:textId="77777777" w:rsidR="00243E93" w:rsidRPr="000136C4" w:rsidRDefault="00243E93" w:rsidP="00243E93">
            <w:pPr>
              <w:pStyle w:val="TabelleGross"/>
              <w:rPr>
                <w:lang w:val="en-GB"/>
              </w:rPr>
            </w:pPr>
            <w:r w:rsidRPr="000136C4">
              <w:rPr>
                <w:lang w:val="en-GB"/>
              </w:rPr>
              <w:t>column</w:t>
            </w:r>
          </w:p>
        </w:tc>
        <w:tc>
          <w:tcPr>
            <w:tcW w:w="6662" w:type="dxa"/>
            <w:shd w:val="clear" w:color="auto" w:fill="auto"/>
          </w:tcPr>
          <w:p w14:paraId="5CB18056" w14:textId="77777777" w:rsidR="00243E93" w:rsidRPr="000136C4" w:rsidRDefault="00F32787" w:rsidP="00243E93">
            <w:pPr>
              <w:pStyle w:val="TabelleGross"/>
              <w:rPr>
                <w:lang w:val="en-GB"/>
              </w:rPr>
            </w:pPr>
            <w:r w:rsidRPr="000136C4">
              <w:rPr>
                <w:szCs w:val="24"/>
                <w:lang w:val="en-GB"/>
              </w:rPr>
              <w:t>List of the columns in the primary key</w:t>
            </w:r>
          </w:p>
        </w:tc>
        <w:tc>
          <w:tcPr>
            <w:tcW w:w="709" w:type="dxa"/>
            <w:shd w:val="clear" w:color="auto" w:fill="auto"/>
          </w:tcPr>
          <w:p w14:paraId="20955523" w14:textId="77777777" w:rsidR="00243E93" w:rsidRPr="000136C4" w:rsidRDefault="00243E93" w:rsidP="00243E93">
            <w:pPr>
              <w:pStyle w:val="TabelleGross"/>
              <w:rPr>
                <w:lang w:val="en-GB"/>
              </w:rPr>
            </w:pPr>
            <w:r w:rsidRPr="000136C4">
              <w:rPr>
                <w:lang w:val="en-GB"/>
              </w:rPr>
              <w:t>M</w:t>
            </w:r>
          </w:p>
        </w:tc>
      </w:tr>
      <w:tr w:rsidR="00243E93" w:rsidRPr="000136C4" w14:paraId="41E0D26A" w14:textId="77777777" w:rsidTr="007723AE">
        <w:trPr>
          <w:cantSplit/>
        </w:trPr>
        <w:tc>
          <w:tcPr>
            <w:tcW w:w="1843" w:type="dxa"/>
            <w:shd w:val="clear" w:color="auto" w:fill="auto"/>
          </w:tcPr>
          <w:p w14:paraId="5B0FCA43" w14:textId="77777777" w:rsidR="00243E93" w:rsidRPr="000136C4" w:rsidRDefault="00243E93" w:rsidP="00243E93">
            <w:pPr>
              <w:pStyle w:val="TabelleGross"/>
              <w:rPr>
                <w:lang w:val="en-GB"/>
              </w:rPr>
            </w:pPr>
            <w:r w:rsidRPr="000136C4">
              <w:rPr>
                <w:lang w:val="en-GB"/>
              </w:rPr>
              <w:t>description</w:t>
            </w:r>
          </w:p>
        </w:tc>
        <w:tc>
          <w:tcPr>
            <w:tcW w:w="6662" w:type="dxa"/>
            <w:shd w:val="clear" w:color="auto" w:fill="auto"/>
          </w:tcPr>
          <w:p w14:paraId="07CF661A" w14:textId="77777777" w:rsidR="00243E93" w:rsidRPr="000136C4" w:rsidRDefault="00F32787" w:rsidP="00243E93">
            <w:pPr>
              <w:pStyle w:val="TabelleGross"/>
              <w:rPr>
                <w:lang w:val="en-GB"/>
              </w:rPr>
            </w:pPr>
            <w:r w:rsidRPr="000136C4">
              <w:rPr>
                <w:szCs w:val="24"/>
                <w:lang w:val="en-GB"/>
              </w:rPr>
              <w:t>Description of the meaning and content of the primary key</w:t>
            </w:r>
          </w:p>
        </w:tc>
        <w:tc>
          <w:tcPr>
            <w:tcW w:w="709" w:type="dxa"/>
            <w:shd w:val="clear" w:color="auto" w:fill="auto"/>
          </w:tcPr>
          <w:p w14:paraId="3A8CAD4A" w14:textId="77777777" w:rsidR="00243E93" w:rsidRPr="000136C4" w:rsidRDefault="00F32787" w:rsidP="00243E93">
            <w:pPr>
              <w:pStyle w:val="TabelleGross"/>
              <w:rPr>
                <w:lang w:val="en-GB"/>
              </w:rPr>
            </w:pPr>
            <w:r w:rsidRPr="000136C4">
              <w:rPr>
                <w:lang w:val="en-GB"/>
              </w:rPr>
              <w:t>O</w:t>
            </w:r>
          </w:p>
        </w:tc>
      </w:tr>
    </w:tbl>
    <w:p w14:paraId="68F500E0" w14:textId="77777777" w:rsidR="00243E93" w:rsidRPr="000136C4" w:rsidRDefault="00243E93" w:rsidP="00243E93">
      <w:pPr>
        <w:pStyle w:val="Textkrper"/>
        <w:rPr>
          <w:lang w:val="en-GB"/>
        </w:rPr>
      </w:pPr>
    </w:p>
    <w:p w14:paraId="1A2F7F73" w14:textId="77777777" w:rsidR="005524D2" w:rsidRPr="000136C4" w:rsidRDefault="00F32787" w:rsidP="00EF7B08">
      <w:pPr>
        <w:pStyle w:val="berschrift2"/>
        <w:rPr>
          <w:lang w:val="en-GB"/>
        </w:rPr>
      </w:pPr>
      <w:bookmarkStart w:id="73" w:name="_Toc423960729"/>
      <w:r w:rsidRPr="000136C4">
        <w:rPr>
          <w:lang w:val="en-GB"/>
        </w:rPr>
        <w:t>Foreign key metadata</w:t>
      </w:r>
      <w:bookmarkEnd w:id="73"/>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134"/>
        <w:gridCol w:w="7371"/>
        <w:gridCol w:w="709"/>
      </w:tblGrid>
      <w:tr w:rsidR="00EE64E4" w:rsidRPr="000136C4" w14:paraId="3D311D3B" w14:textId="77777777" w:rsidTr="005647F2">
        <w:trPr>
          <w:cantSplit/>
          <w:tblHeader/>
        </w:trPr>
        <w:tc>
          <w:tcPr>
            <w:tcW w:w="1134" w:type="dxa"/>
            <w:shd w:val="clear" w:color="auto" w:fill="99CCFF"/>
          </w:tcPr>
          <w:p w14:paraId="2B390BBC" w14:textId="77777777" w:rsidR="00EE64E4" w:rsidRPr="000136C4" w:rsidRDefault="00EE64E4" w:rsidP="00EE64E4">
            <w:pPr>
              <w:pStyle w:val="TabelleGross"/>
              <w:rPr>
                <w:b/>
                <w:lang w:val="en-GB"/>
              </w:rPr>
            </w:pPr>
            <w:r w:rsidRPr="000136C4">
              <w:rPr>
                <w:b/>
                <w:lang w:val="en-GB"/>
              </w:rPr>
              <w:t>ID</w:t>
            </w:r>
          </w:p>
        </w:tc>
        <w:tc>
          <w:tcPr>
            <w:tcW w:w="7371" w:type="dxa"/>
            <w:shd w:val="clear" w:color="auto" w:fill="99CCFF"/>
          </w:tcPr>
          <w:p w14:paraId="46840489" w14:textId="77777777" w:rsidR="00EE64E4" w:rsidRPr="000136C4" w:rsidRDefault="00E54509" w:rsidP="00EE64E4">
            <w:pPr>
              <w:pStyle w:val="TabelleGross"/>
              <w:rPr>
                <w:b/>
                <w:lang w:val="en-GB"/>
              </w:rPr>
            </w:pPr>
            <w:r w:rsidRPr="000136C4">
              <w:rPr>
                <w:b/>
                <w:lang w:val="en-GB"/>
              </w:rPr>
              <w:t>Description of requirement</w:t>
            </w:r>
          </w:p>
        </w:tc>
        <w:tc>
          <w:tcPr>
            <w:tcW w:w="709" w:type="dxa"/>
            <w:shd w:val="clear" w:color="auto" w:fill="99CCFF"/>
          </w:tcPr>
          <w:p w14:paraId="51AEE26C" w14:textId="77777777" w:rsidR="00EE64E4" w:rsidRPr="000136C4" w:rsidRDefault="00E54509" w:rsidP="00EE64E4">
            <w:pPr>
              <w:pStyle w:val="TabelleGross"/>
              <w:rPr>
                <w:b/>
                <w:lang w:val="en-GB"/>
              </w:rPr>
            </w:pPr>
            <w:r w:rsidRPr="000136C4">
              <w:rPr>
                <w:b/>
                <w:lang w:val="en-GB"/>
              </w:rPr>
              <w:t>M/O</w:t>
            </w:r>
          </w:p>
        </w:tc>
      </w:tr>
      <w:tr w:rsidR="00EE64E4" w:rsidRPr="000136C4" w14:paraId="096CF76E" w14:textId="77777777" w:rsidTr="005647F2">
        <w:trPr>
          <w:cantSplit/>
        </w:trPr>
        <w:tc>
          <w:tcPr>
            <w:tcW w:w="1134" w:type="dxa"/>
            <w:shd w:val="clear" w:color="auto" w:fill="auto"/>
          </w:tcPr>
          <w:p w14:paraId="203B2BAA" w14:textId="77777777" w:rsidR="00EE64E4" w:rsidRPr="000136C4" w:rsidRDefault="00EE64E4" w:rsidP="001E4F3F">
            <w:pPr>
              <w:pStyle w:val="TabelleGross"/>
              <w:rPr>
                <w:sz w:val="16"/>
                <w:szCs w:val="16"/>
                <w:lang w:val="en-GB"/>
              </w:rPr>
            </w:pPr>
            <w:r w:rsidRPr="000136C4">
              <w:rPr>
                <w:lang w:val="en-GB"/>
              </w:rPr>
              <w:t>M_5.</w:t>
            </w:r>
            <w:r w:rsidR="001E4F3F">
              <w:rPr>
                <w:lang w:val="en-GB"/>
              </w:rPr>
              <w:t>9</w:t>
            </w:r>
            <w:r w:rsidRPr="000136C4">
              <w:rPr>
                <w:lang w:val="en-GB"/>
              </w:rPr>
              <w:t>-1</w:t>
            </w:r>
          </w:p>
        </w:tc>
        <w:tc>
          <w:tcPr>
            <w:tcW w:w="7371" w:type="dxa"/>
            <w:shd w:val="clear" w:color="auto" w:fill="auto"/>
          </w:tcPr>
          <w:p w14:paraId="1906DA53" w14:textId="77777777" w:rsidR="00EE64E4" w:rsidRPr="000136C4" w:rsidRDefault="00F32787" w:rsidP="00EE64E4">
            <w:pPr>
              <w:pStyle w:val="TabelleGross"/>
              <w:rPr>
                <w:lang w:val="en-GB"/>
              </w:rPr>
            </w:pPr>
            <w:r w:rsidRPr="000136C4">
              <w:rPr>
                <w:szCs w:val="24"/>
                <w:lang w:val="en-GB"/>
              </w:rPr>
              <w:t xml:space="preserve">The foreign key metadata in a table can be archived in the </w:t>
            </w:r>
            <w:r w:rsidRPr="000136C4">
              <w:rPr>
                <w:rFonts w:ascii="Courier New" w:hAnsi="Courier New"/>
                <w:w w:val="99"/>
                <w:szCs w:val="24"/>
                <w:lang w:val="en-GB"/>
              </w:rPr>
              <w:t>metadata.xml</w:t>
            </w:r>
            <w:r w:rsidRPr="000136C4">
              <w:rPr>
                <w:rFonts w:ascii="Courier New" w:hAnsi="Courier New"/>
                <w:spacing w:val="-64"/>
                <w:szCs w:val="24"/>
                <w:lang w:val="en-GB"/>
              </w:rPr>
              <w:t xml:space="preserve"> </w:t>
            </w:r>
            <w:r w:rsidRPr="000136C4">
              <w:rPr>
                <w:szCs w:val="24"/>
                <w:lang w:val="en-GB"/>
              </w:rPr>
              <w:t>file</w:t>
            </w:r>
          </w:p>
        </w:tc>
        <w:tc>
          <w:tcPr>
            <w:tcW w:w="709" w:type="dxa"/>
            <w:shd w:val="clear" w:color="auto" w:fill="auto"/>
          </w:tcPr>
          <w:p w14:paraId="36F25328" w14:textId="77777777" w:rsidR="00EE64E4" w:rsidRPr="000136C4" w:rsidRDefault="00F32787" w:rsidP="00EE64E4">
            <w:pPr>
              <w:pStyle w:val="TabelleGross"/>
              <w:rPr>
                <w:lang w:val="en-GB"/>
              </w:rPr>
            </w:pPr>
            <w:r w:rsidRPr="000136C4">
              <w:rPr>
                <w:lang w:val="en-GB"/>
              </w:rPr>
              <w:t>O</w:t>
            </w:r>
          </w:p>
        </w:tc>
      </w:tr>
    </w:tbl>
    <w:p w14:paraId="345CFEE5" w14:textId="77777777" w:rsidR="00EE64E4" w:rsidRPr="000136C4" w:rsidRDefault="00EE64E4" w:rsidP="008D6512">
      <w:pPr>
        <w:rPr>
          <w:rFonts w:cs="Arial"/>
          <w:lang w:val="en-GB"/>
        </w:rPr>
      </w:pPr>
    </w:p>
    <w:p w14:paraId="6EAB590D" w14:textId="77777777" w:rsidR="008D6512" w:rsidRPr="000136C4" w:rsidRDefault="00F32787" w:rsidP="008D6512">
      <w:pPr>
        <w:rPr>
          <w:rFonts w:cs="Arial"/>
          <w:lang w:val="en-GB"/>
        </w:rPr>
      </w:pPr>
      <w:r w:rsidRPr="000136C4">
        <w:rPr>
          <w:spacing w:val="-1"/>
          <w:szCs w:val="24"/>
          <w:lang w:val="en-GB"/>
        </w:rPr>
        <w:t>The following foreign key metadata are stored in the</w:t>
      </w:r>
      <w:r w:rsidRPr="000136C4">
        <w:rPr>
          <w:spacing w:val="1"/>
          <w:szCs w:val="24"/>
          <w:lang w:val="en-GB"/>
        </w:rPr>
        <w:t xml:space="preserve"> </w:t>
      </w:r>
      <w:r w:rsidRPr="000136C4">
        <w:rPr>
          <w:rFonts w:ascii="Courier New" w:hAnsi="Courier New"/>
          <w:szCs w:val="24"/>
          <w:lang w:val="en-GB"/>
        </w:rPr>
        <w:t>metadat</w:t>
      </w:r>
      <w:r w:rsidRPr="000136C4">
        <w:rPr>
          <w:rFonts w:ascii="Courier New" w:hAnsi="Courier New"/>
          <w:spacing w:val="-3"/>
          <w:szCs w:val="24"/>
          <w:lang w:val="en-GB"/>
        </w:rPr>
        <w:t>a</w:t>
      </w:r>
      <w:r w:rsidRPr="000136C4">
        <w:rPr>
          <w:rFonts w:ascii="Courier New" w:hAnsi="Courier New"/>
          <w:szCs w:val="24"/>
          <w:lang w:val="en-GB"/>
        </w:rPr>
        <w:t>.xml</w:t>
      </w:r>
      <w:r w:rsidRPr="000136C4">
        <w:rPr>
          <w:spacing w:val="-70"/>
          <w:szCs w:val="24"/>
          <w:lang w:val="en-GB"/>
        </w:rPr>
        <w:t xml:space="preserve"> </w:t>
      </w:r>
      <w:r w:rsidRPr="000136C4">
        <w:rPr>
          <w:szCs w:val="24"/>
          <w:lang w:val="en-GB"/>
        </w:rPr>
        <w:t>file if a foreign key is a</w:t>
      </w:r>
      <w:r w:rsidRPr="000136C4">
        <w:rPr>
          <w:szCs w:val="24"/>
          <w:lang w:val="en-GB"/>
        </w:rPr>
        <w:t>r</w:t>
      </w:r>
      <w:r w:rsidRPr="000136C4">
        <w:rPr>
          <w:szCs w:val="24"/>
          <w:lang w:val="en-GB"/>
        </w:rPr>
        <w:t>chived</w:t>
      </w:r>
      <w:r w:rsidR="008D6512" w:rsidRPr="000136C4">
        <w:rPr>
          <w:rFonts w:cs="Arial"/>
          <w:lang w:val="en-GB"/>
        </w:rPr>
        <w:t>:</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2017"/>
        <w:gridCol w:w="6488"/>
        <w:gridCol w:w="709"/>
      </w:tblGrid>
      <w:tr w:rsidR="00243E93" w:rsidRPr="000136C4" w14:paraId="6D456C14" w14:textId="77777777" w:rsidTr="007723AE">
        <w:trPr>
          <w:cantSplit/>
          <w:tblHeader/>
        </w:trPr>
        <w:tc>
          <w:tcPr>
            <w:tcW w:w="2017" w:type="dxa"/>
            <w:shd w:val="clear" w:color="auto" w:fill="99CCFF"/>
          </w:tcPr>
          <w:p w14:paraId="3E843AF6" w14:textId="77777777" w:rsidR="00243E93" w:rsidRPr="000136C4" w:rsidRDefault="001F2144" w:rsidP="00243E93">
            <w:pPr>
              <w:pStyle w:val="TabelleGross"/>
              <w:rPr>
                <w:b/>
                <w:lang w:val="en-GB"/>
              </w:rPr>
            </w:pPr>
            <w:r w:rsidRPr="000136C4">
              <w:rPr>
                <w:b/>
                <w:lang w:val="en-GB"/>
              </w:rPr>
              <w:t>Identifier</w:t>
            </w:r>
          </w:p>
        </w:tc>
        <w:tc>
          <w:tcPr>
            <w:tcW w:w="6488" w:type="dxa"/>
            <w:shd w:val="clear" w:color="auto" w:fill="99CCFF"/>
          </w:tcPr>
          <w:p w14:paraId="71D6D74A" w14:textId="77777777" w:rsidR="00243E93" w:rsidRPr="000136C4" w:rsidRDefault="001F2144" w:rsidP="00243E93">
            <w:pPr>
              <w:pStyle w:val="TabelleGross"/>
              <w:rPr>
                <w:b/>
                <w:lang w:val="en-GB"/>
              </w:rPr>
            </w:pPr>
            <w:r w:rsidRPr="000136C4">
              <w:rPr>
                <w:b/>
                <w:lang w:val="en-GB"/>
              </w:rPr>
              <w:t>Meaning</w:t>
            </w:r>
          </w:p>
        </w:tc>
        <w:tc>
          <w:tcPr>
            <w:tcW w:w="709" w:type="dxa"/>
            <w:shd w:val="clear" w:color="auto" w:fill="99CCFF"/>
          </w:tcPr>
          <w:p w14:paraId="5A0E2F9C" w14:textId="77777777" w:rsidR="00243E93" w:rsidRPr="000136C4" w:rsidRDefault="00E54509" w:rsidP="00243E93">
            <w:pPr>
              <w:pStyle w:val="TabelleGross"/>
              <w:rPr>
                <w:b/>
                <w:lang w:val="en-GB"/>
              </w:rPr>
            </w:pPr>
            <w:r w:rsidRPr="000136C4">
              <w:rPr>
                <w:b/>
                <w:lang w:val="en-GB"/>
              </w:rPr>
              <w:t>M/O</w:t>
            </w:r>
          </w:p>
        </w:tc>
      </w:tr>
      <w:tr w:rsidR="00243E93" w:rsidRPr="000136C4" w14:paraId="5EDC5E20" w14:textId="77777777" w:rsidTr="007723AE">
        <w:trPr>
          <w:cantSplit/>
        </w:trPr>
        <w:tc>
          <w:tcPr>
            <w:tcW w:w="2017" w:type="dxa"/>
            <w:shd w:val="clear" w:color="auto" w:fill="auto"/>
          </w:tcPr>
          <w:p w14:paraId="1B503780" w14:textId="77777777" w:rsidR="00243E93" w:rsidRPr="000136C4" w:rsidRDefault="001E4F3F" w:rsidP="00243E93">
            <w:pPr>
              <w:pStyle w:val="TabelleGross"/>
              <w:rPr>
                <w:lang w:val="en-GB"/>
              </w:rPr>
            </w:pPr>
            <w:r w:rsidRPr="000136C4">
              <w:rPr>
                <w:lang w:val="en-GB"/>
              </w:rPr>
              <w:t>N</w:t>
            </w:r>
            <w:r w:rsidR="00243E93" w:rsidRPr="000136C4">
              <w:rPr>
                <w:lang w:val="en-GB"/>
              </w:rPr>
              <w:t>ame</w:t>
            </w:r>
          </w:p>
        </w:tc>
        <w:tc>
          <w:tcPr>
            <w:tcW w:w="6488" w:type="dxa"/>
            <w:shd w:val="clear" w:color="auto" w:fill="auto"/>
          </w:tcPr>
          <w:p w14:paraId="6F6DE344" w14:textId="77777777" w:rsidR="00243E93" w:rsidRPr="000136C4" w:rsidRDefault="00AE0463" w:rsidP="00243E93">
            <w:pPr>
              <w:pStyle w:val="TabelleGross"/>
              <w:rPr>
                <w:lang w:val="en-GB"/>
              </w:rPr>
            </w:pPr>
            <w:r w:rsidRPr="000136C4">
              <w:rPr>
                <w:szCs w:val="24"/>
                <w:lang w:val="en-GB"/>
              </w:rPr>
              <w:t>Name of the foreign key</w:t>
            </w:r>
          </w:p>
        </w:tc>
        <w:tc>
          <w:tcPr>
            <w:tcW w:w="709" w:type="dxa"/>
            <w:shd w:val="clear" w:color="auto" w:fill="auto"/>
          </w:tcPr>
          <w:p w14:paraId="65B4A9A0" w14:textId="77777777" w:rsidR="00243E93" w:rsidRPr="000136C4" w:rsidRDefault="00243E93" w:rsidP="00243E93">
            <w:pPr>
              <w:pStyle w:val="TabelleGross"/>
              <w:rPr>
                <w:lang w:val="en-GB"/>
              </w:rPr>
            </w:pPr>
            <w:r w:rsidRPr="000136C4">
              <w:rPr>
                <w:lang w:val="en-GB"/>
              </w:rPr>
              <w:t>M</w:t>
            </w:r>
          </w:p>
        </w:tc>
      </w:tr>
      <w:tr w:rsidR="00243E93" w:rsidRPr="000136C4" w14:paraId="470B785F" w14:textId="77777777" w:rsidTr="007723AE">
        <w:trPr>
          <w:cantSplit/>
        </w:trPr>
        <w:tc>
          <w:tcPr>
            <w:tcW w:w="2017" w:type="dxa"/>
            <w:shd w:val="clear" w:color="auto" w:fill="auto"/>
          </w:tcPr>
          <w:p w14:paraId="4713ED42" w14:textId="77777777" w:rsidR="00243E93" w:rsidRPr="000136C4" w:rsidRDefault="00243E93" w:rsidP="00243E93">
            <w:pPr>
              <w:pStyle w:val="TabelleGross"/>
              <w:rPr>
                <w:lang w:val="en-GB"/>
              </w:rPr>
            </w:pPr>
            <w:r w:rsidRPr="000136C4">
              <w:rPr>
                <w:lang w:val="en-GB"/>
              </w:rPr>
              <w:t>referenced</w:t>
            </w:r>
            <w:r w:rsidRPr="000136C4">
              <w:rPr>
                <w:lang w:val="en-GB"/>
              </w:rPr>
              <w:softHyphen/>
              <w:t>Schema</w:t>
            </w:r>
          </w:p>
        </w:tc>
        <w:tc>
          <w:tcPr>
            <w:tcW w:w="6488" w:type="dxa"/>
            <w:shd w:val="clear" w:color="auto" w:fill="auto"/>
          </w:tcPr>
          <w:p w14:paraId="6281CB93" w14:textId="77777777" w:rsidR="00243E93" w:rsidRPr="000136C4" w:rsidRDefault="00AE0463" w:rsidP="00243E93">
            <w:pPr>
              <w:pStyle w:val="TabelleGross"/>
              <w:rPr>
                <w:lang w:val="en-GB"/>
              </w:rPr>
            </w:pPr>
            <w:r w:rsidRPr="000136C4">
              <w:rPr>
                <w:szCs w:val="24"/>
                <w:lang w:val="en-GB"/>
              </w:rPr>
              <w:t>Schema of the table referenced</w:t>
            </w:r>
          </w:p>
        </w:tc>
        <w:tc>
          <w:tcPr>
            <w:tcW w:w="709" w:type="dxa"/>
            <w:shd w:val="clear" w:color="auto" w:fill="auto"/>
          </w:tcPr>
          <w:p w14:paraId="286BB500" w14:textId="77777777" w:rsidR="00243E93" w:rsidRPr="000136C4" w:rsidRDefault="00243E93" w:rsidP="00243E93">
            <w:pPr>
              <w:pStyle w:val="TabelleGross"/>
              <w:rPr>
                <w:lang w:val="en-GB"/>
              </w:rPr>
            </w:pPr>
            <w:r w:rsidRPr="000136C4">
              <w:rPr>
                <w:lang w:val="en-GB"/>
              </w:rPr>
              <w:t>M</w:t>
            </w:r>
          </w:p>
        </w:tc>
      </w:tr>
      <w:tr w:rsidR="00243E93" w:rsidRPr="000136C4" w14:paraId="3D01816A" w14:textId="77777777" w:rsidTr="007723AE">
        <w:trPr>
          <w:cantSplit/>
        </w:trPr>
        <w:tc>
          <w:tcPr>
            <w:tcW w:w="2017" w:type="dxa"/>
            <w:shd w:val="clear" w:color="auto" w:fill="auto"/>
          </w:tcPr>
          <w:p w14:paraId="1E15B745" w14:textId="77777777" w:rsidR="00243E93" w:rsidRPr="000136C4" w:rsidRDefault="00243E93" w:rsidP="00243E93">
            <w:pPr>
              <w:pStyle w:val="TabelleGross"/>
              <w:rPr>
                <w:lang w:val="en-GB"/>
              </w:rPr>
            </w:pPr>
            <w:r w:rsidRPr="000136C4">
              <w:rPr>
                <w:lang w:val="en-GB"/>
              </w:rPr>
              <w:t>referencedTable</w:t>
            </w:r>
          </w:p>
        </w:tc>
        <w:tc>
          <w:tcPr>
            <w:tcW w:w="6488" w:type="dxa"/>
            <w:shd w:val="clear" w:color="auto" w:fill="auto"/>
          </w:tcPr>
          <w:p w14:paraId="422494FA" w14:textId="77777777" w:rsidR="00243E93" w:rsidRPr="000136C4" w:rsidRDefault="00AE0463" w:rsidP="00EE1F8D">
            <w:pPr>
              <w:pStyle w:val="TabelleGross"/>
              <w:rPr>
                <w:lang w:val="en-GB"/>
              </w:rPr>
            </w:pPr>
            <w:r w:rsidRPr="000136C4">
              <w:rPr>
                <w:szCs w:val="24"/>
                <w:lang w:val="en-GB"/>
              </w:rPr>
              <w:t>Table that is referenced</w:t>
            </w:r>
          </w:p>
          <w:p w14:paraId="10741C88" w14:textId="77777777" w:rsidR="00EE1F8D" w:rsidRPr="000136C4" w:rsidRDefault="00EE1F8D" w:rsidP="00EE1F8D">
            <w:pPr>
              <w:pStyle w:val="TabelleGross"/>
              <w:rPr>
                <w:lang w:val="en-GB"/>
              </w:rPr>
            </w:pPr>
          </w:p>
          <w:p w14:paraId="51773B7D" w14:textId="77777777" w:rsidR="00EE1F8D" w:rsidRPr="000136C4" w:rsidRDefault="00AE0463" w:rsidP="00EE1F8D">
            <w:pPr>
              <w:pStyle w:val="TabelleGross"/>
              <w:rPr>
                <w:rFonts w:cs="Arial"/>
                <w:b/>
                <w:lang w:val="en-GB"/>
              </w:rPr>
            </w:pPr>
            <w:r w:rsidRPr="000136C4">
              <w:rPr>
                <w:rFonts w:cs="Arial"/>
                <w:b/>
                <w:lang w:val="en-GB"/>
              </w:rPr>
              <w:t>Note</w:t>
            </w:r>
          </w:p>
          <w:p w14:paraId="6631F915" w14:textId="45AE62A7" w:rsidR="00EE1F8D" w:rsidRPr="000136C4" w:rsidRDefault="00AE0463" w:rsidP="00EE1F8D">
            <w:pPr>
              <w:pStyle w:val="TabelleGross"/>
              <w:rPr>
                <w:lang w:val="en-GB"/>
              </w:rPr>
            </w:pPr>
            <w:r w:rsidRPr="000136C4">
              <w:rPr>
                <w:szCs w:val="24"/>
                <w:lang w:val="en-GB"/>
              </w:rPr>
              <w:t>The external table name referenced can be of the table or sch</w:t>
            </w:r>
            <w:r w:rsidRPr="000136C4">
              <w:rPr>
                <w:szCs w:val="24"/>
                <w:lang w:val="en-GB"/>
              </w:rPr>
              <w:t>e</w:t>
            </w:r>
            <w:r w:rsidRPr="000136C4">
              <w:rPr>
                <w:szCs w:val="24"/>
                <w:lang w:val="en-GB"/>
              </w:rPr>
              <w:t>ma.table type.</w:t>
            </w:r>
            <w:r w:rsidRPr="000136C4">
              <w:rPr>
                <w:spacing w:val="-5"/>
                <w:szCs w:val="24"/>
                <w:lang w:val="en-GB"/>
              </w:rPr>
              <w:t xml:space="preserve"> </w:t>
            </w:r>
            <w:r w:rsidRPr="000136C4">
              <w:rPr>
                <w:szCs w:val="24"/>
                <w:lang w:val="en-GB"/>
              </w:rPr>
              <w:t>Delimited identifiers are enclosed in quotation marks.</w:t>
            </w:r>
          </w:p>
        </w:tc>
        <w:tc>
          <w:tcPr>
            <w:tcW w:w="709" w:type="dxa"/>
            <w:shd w:val="clear" w:color="auto" w:fill="auto"/>
          </w:tcPr>
          <w:p w14:paraId="262D9031" w14:textId="77777777" w:rsidR="00243E93" w:rsidRPr="000136C4" w:rsidRDefault="00243E93" w:rsidP="00243E93">
            <w:pPr>
              <w:pStyle w:val="TabelleGross"/>
              <w:rPr>
                <w:lang w:val="en-GB"/>
              </w:rPr>
            </w:pPr>
            <w:r w:rsidRPr="000136C4">
              <w:rPr>
                <w:lang w:val="en-GB"/>
              </w:rPr>
              <w:t>M</w:t>
            </w:r>
          </w:p>
        </w:tc>
      </w:tr>
      <w:tr w:rsidR="00243E93" w:rsidRPr="000136C4" w14:paraId="5C5B5B4C" w14:textId="77777777" w:rsidTr="007723AE">
        <w:trPr>
          <w:cantSplit/>
        </w:trPr>
        <w:tc>
          <w:tcPr>
            <w:tcW w:w="2017" w:type="dxa"/>
            <w:shd w:val="clear" w:color="auto" w:fill="auto"/>
          </w:tcPr>
          <w:p w14:paraId="7DCEA2A2" w14:textId="77777777" w:rsidR="00243E93" w:rsidRPr="000136C4" w:rsidRDefault="00243E93" w:rsidP="00243E93">
            <w:pPr>
              <w:pStyle w:val="TabelleGross"/>
              <w:rPr>
                <w:lang w:val="en-GB"/>
              </w:rPr>
            </w:pPr>
            <w:r w:rsidRPr="000136C4">
              <w:rPr>
                <w:lang w:val="en-GB"/>
              </w:rPr>
              <w:t>reference</w:t>
            </w:r>
          </w:p>
        </w:tc>
        <w:tc>
          <w:tcPr>
            <w:tcW w:w="6488" w:type="dxa"/>
            <w:shd w:val="clear" w:color="auto" w:fill="auto"/>
          </w:tcPr>
          <w:p w14:paraId="7B422CF7" w14:textId="77777777" w:rsidR="00243E93" w:rsidRPr="000136C4" w:rsidRDefault="00AE0463" w:rsidP="00AE0463">
            <w:pPr>
              <w:pStyle w:val="TabelleGross"/>
              <w:rPr>
                <w:lang w:val="en-GB"/>
              </w:rPr>
            </w:pPr>
            <w:r w:rsidRPr="000136C4">
              <w:rPr>
                <w:szCs w:val="24"/>
                <w:lang w:val="en-GB"/>
              </w:rPr>
              <w:t>List of columns and referenced columns</w:t>
            </w:r>
          </w:p>
        </w:tc>
        <w:tc>
          <w:tcPr>
            <w:tcW w:w="709" w:type="dxa"/>
            <w:shd w:val="clear" w:color="auto" w:fill="auto"/>
          </w:tcPr>
          <w:p w14:paraId="34C3F359" w14:textId="77777777" w:rsidR="00243E93" w:rsidRPr="000136C4" w:rsidRDefault="00243E93" w:rsidP="00243E93">
            <w:pPr>
              <w:pStyle w:val="TabelleGross"/>
              <w:rPr>
                <w:lang w:val="en-GB"/>
              </w:rPr>
            </w:pPr>
            <w:r w:rsidRPr="000136C4">
              <w:rPr>
                <w:lang w:val="en-GB"/>
              </w:rPr>
              <w:t>M</w:t>
            </w:r>
          </w:p>
        </w:tc>
      </w:tr>
      <w:tr w:rsidR="00243E93" w:rsidRPr="000136C4" w14:paraId="4DBA585A" w14:textId="77777777" w:rsidTr="007723AE">
        <w:trPr>
          <w:cantSplit/>
        </w:trPr>
        <w:tc>
          <w:tcPr>
            <w:tcW w:w="2017" w:type="dxa"/>
            <w:shd w:val="clear" w:color="auto" w:fill="auto"/>
          </w:tcPr>
          <w:p w14:paraId="37CA54C4" w14:textId="77777777" w:rsidR="00243E93" w:rsidRPr="000136C4" w:rsidRDefault="00243E93" w:rsidP="00243E93">
            <w:pPr>
              <w:pStyle w:val="TabelleGross"/>
              <w:rPr>
                <w:lang w:val="en-GB"/>
              </w:rPr>
            </w:pPr>
            <w:r w:rsidRPr="000136C4">
              <w:rPr>
                <w:lang w:val="en-GB"/>
              </w:rPr>
              <w:t>matchType</w:t>
            </w:r>
          </w:p>
        </w:tc>
        <w:tc>
          <w:tcPr>
            <w:tcW w:w="6488" w:type="dxa"/>
            <w:shd w:val="clear" w:color="auto" w:fill="auto"/>
          </w:tcPr>
          <w:p w14:paraId="6822BB18" w14:textId="77777777" w:rsidR="00243E93" w:rsidRPr="000136C4" w:rsidRDefault="00AE0463" w:rsidP="00243E93">
            <w:pPr>
              <w:pStyle w:val="TabelleGross"/>
              <w:rPr>
                <w:lang w:val="en-GB"/>
              </w:rPr>
            </w:pPr>
            <w:r w:rsidRPr="000136C4">
              <w:rPr>
                <w:szCs w:val="24"/>
                <w:lang w:val="en-GB"/>
              </w:rPr>
              <w:t>M</w:t>
            </w:r>
            <w:r w:rsidRPr="000136C4">
              <w:rPr>
                <w:spacing w:val="-1"/>
                <w:szCs w:val="24"/>
                <w:lang w:val="en-GB"/>
              </w:rPr>
              <w:t>a</w:t>
            </w:r>
            <w:r w:rsidRPr="000136C4">
              <w:rPr>
                <w:szCs w:val="24"/>
                <w:lang w:val="en-GB"/>
              </w:rPr>
              <w:t>t</w:t>
            </w:r>
            <w:r w:rsidRPr="000136C4">
              <w:rPr>
                <w:spacing w:val="1"/>
                <w:szCs w:val="24"/>
                <w:lang w:val="en-GB"/>
              </w:rPr>
              <w:t>c</w:t>
            </w:r>
            <w:r w:rsidRPr="000136C4">
              <w:rPr>
                <w:szCs w:val="24"/>
                <w:lang w:val="en-GB"/>
              </w:rPr>
              <w:t xml:space="preserve">h </w:t>
            </w:r>
            <w:r w:rsidRPr="000136C4">
              <w:rPr>
                <w:spacing w:val="4"/>
                <w:szCs w:val="24"/>
                <w:lang w:val="en-GB"/>
              </w:rPr>
              <w:t>t</w:t>
            </w:r>
            <w:r w:rsidRPr="000136C4">
              <w:rPr>
                <w:spacing w:val="-4"/>
                <w:szCs w:val="24"/>
                <w:lang w:val="en-GB"/>
              </w:rPr>
              <w:t>y</w:t>
            </w:r>
            <w:r w:rsidRPr="000136C4">
              <w:rPr>
                <w:szCs w:val="24"/>
                <w:lang w:val="en-GB"/>
              </w:rPr>
              <w:t>pe</w:t>
            </w:r>
            <w:r w:rsidRPr="000136C4">
              <w:rPr>
                <w:spacing w:val="-8"/>
                <w:szCs w:val="24"/>
                <w:lang w:val="en-GB"/>
              </w:rPr>
              <w:t xml:space="preserve"> </w:t>
            </w:r>
            <w:r w:rsidRPr="000136C4">
              <w:rPr>
                <w:szCs w:val="24"/>
                <w:lang w:val="en-GB"/>
              </w:rPr>
              <w:t>(</w:t>
            </w:r>
            <w:r w:rsidRPr="000136C4">
              <w:rPr>
                <w:spacing w:val="1"/>
                <w:szCs w:val="24"/>
                <w:lang w:val="en-GB"/>
              </w:rPr>
              <w:t>F</w:t>
            </w:r>
            <w:r w:rsidRPr="000136C4">
              <w:rPr>
                <w:szCs w:val="24"/>
                <w:lang w:val="en-GB"/>
              </w:rPr>
              <w:t>U</w:t>
            </w:r>
            <w:r w:rsidRPr="000136C4">
              <w:rPr>
                <w:spacing w:val="2"/>
                <w:szCs w:val="24"/>
                <w:lang w:val="en-GB"/>
              </w:rPr>
              <w:t>L</w:t>
            </w:r>
            <w:r w:rsidRPr="000136C4">
              <w:rPr>
                <w:szCs w:val="24"/>
                <w:lang w:val="en-GB"/>
              </w:rPr>
              <w:t>L,</w:t>
            </w:r>
            <w:r w:rsidRPr="000136C4">
              <w:rPr>
                <w:spacing w:val="-5"/>
                <w:szCs w:val="24"/>
                <w:lang w:val="en-GB"/>
              </w:rPr>
              <w:t xml:space="preserve"> </w:t>
            </w:r>
            <w:r w:rsidRPr="000136C4">
              <w:rPr>
                <w:spacing w:val="-1"/>
                <w:szCs w:val="24"/>
                <w:lang w:val="en-GB"/>
              </w:rPr>
              <w:t>PA</w:t>
            </w:r>
            <w:r w:rsidRPr="000136C4">
              <w:rPr>
                <w:szCs w:val="24"/>
                <w:lang w:val="en-GB"/>
              </w:rPr>
              <w:t>R</w:t>
            </w:r>
            <w:r w:rsidRPr="000136C4">
              <w:rPr>
                <w:spacing w:val="3"/>
                <w:szCs w:val="24"/>
                <w:lang w:val="en-GB"/>
              </w:rPr>
              <w:t>T</w:t>
            </w:r>
            <w:r w:rsidRPr="000136C4">
              <w:rPr>
                <w:szCs w:val="24"/>
                <w:lang w:val="en-GB"/>
              </w:rPr>
              <w:t>I</w:t>
            </w:r>
            <w:r w:rsidRPr="000136C4">
              <w:rPr>
                <w:spacing w:val="-1"/>
                <w:szCs w:val="24"/>
                <w:lang w:val="en-GB"/>
              </w:rPr>
              <w:t>A</w:t>
            </w:r>
            <w:r w:rsidRPr="000136C4">
              <w:rPr>
                <w:szCs w:val="24"/>
                <w:lang w:val="en-GB"/>
              </w:rPr>
              <w:t>L</w:t>
            </w:r>
            <w:r w:rsidRPr="000136C4">
              <w:rPr>
                <w:spacing w:val="-4"/>
                <w:szCs w:val="24"/>
                <w:lang w:val="en-GB"/>
              </w:rPr>
              <w:t xml:space="preserve"> </w:t>
            </w:r>
            <w:r w:rsidRPr="000136C4">
              <w:rPr>
                <w:szCs w:val="24"/>
                <w:lang w:val="en-GB"/>
              </w:rPr>
              <w:t>or</w:t>
            </w:r>
            <w:r w:rsidRPr="000136C4">
              <w:rPr>
                <w:spacing w:val="-2"/>
                <w:szCs w:val="24"/>
                <w:lang w:val="en-GB"/>
              </w:rPr>
              <w:t xml:space="preserve"> </w:t>
            </w:r>
            <w:r w:rsidRPr="000136C4">
              <w:rPr>
                <w:spacing w:val="-1"/>
                <w:szCs w:val="24"/>
                <w:lang w:val="en-GB"/>
              </w:rPr>
              <w:t>S</w:t>
            </w:r>
            <w:r w:rsidRPr="000136C4">
              <w:rPr>
                <w:szCs w:val="24"/>
                <w:lang w:val="en-GB"/>
              </w:rPr>
              <w:t>I</w:t>
            </w:r>
            <w:r w:rsidRPr="000136C4">
              <w:rPr>
                <w:spacing w:val="2"/>
                <w:szCs w:val="24"/>
                <w:lang w:val="en-GB"/>
              </w:rPr>
              <w:t>M</w:t>
            </w:r>
            <w:r w:rsidRPr="000136C4">
              <w:rPr>
                <w:spacing w:val="-1"/>
                <w:szCs w:val="24"/>
                <w:lang w:val="en-GB"/>
              </w:rPr>
              <w:t>P</w:t>
            </w:r>
            <w:r w:rsidRPr="000136C4">
              <w:rPr>
                <w:spacing w:val="2"/>
                <w:szCs w:val="24"/>
                <w:lang w:val="en-GB"/>
              </w:rPr>
              <w:t>L</w:t>
            </w:r>
            <w:r w:rsidRPr="000136C4">
              <w:rPr>
                <w:spacing w:val="-1"/>
                <w:szCs w:val="24"/>
                <w:lang w:val="en-GB"/>
              </w:rPr>
              <w:t>E</w:t>
            </w:r>
            <w:r w:rsidR="00243E93" w:rsidRPr="000136C4">
              <w:rPr>
                <w:lang w:val="en-GB"/>
              </w:rPr>
              <w:t>)</w:t>
            </w:r>
          </w:p>
        </w:tc>
        <w:tc>
          <w:tcPr>
            <w:tcW w:w="709" w:type="dxa"/>
            <w:shd w:val="clear" w:color="auto" w:fill="auto"/>
          </w:tcPr>
          <w:p w14:paraId="17706409" w14:textId="77777777" w:rsidR="00243E93" w:rsidRPr="000136C4" w:rsidRDefault="00AE0463" w:rsidP="00243E93">
            <w:pPr>
              <w:pStyle w:val="TabelleGross"/>
              <w:rPr>
                <w:lang w:val="en-GB"/>
              </w:rPr>
            </w:pPr>
            <w:r w:rsidRPr="000136C4">
              <w:rPr>
                <w:lang w:val="en-GB"/>
              </w:rPr>
              <w:t>O</w:t>
            </w:r>
          </w:p>
        </w:tc>
      </w:tr>
      <w:tr w:rsidR="00243E93" w:rsidRPr="000136C4" w14:paraId="4F1EB2C1" w14:textId="77777777" w:rsidTr="007723AE">
        <w:trPr>
          <w:cantSplit/>
        </w:trPr>
        <w:tc>
          <w:tcPr>
            <w:tcW w:w="2017" w:type="dxa"/>
            <w:shd w:val="clear" w:color="auto" w:fill="auto"/>
          </w:tcPr>
          <w:p w14:paraId="00DC5F8C" w14:textId="77777777" w:rsidR="00243E93" w:rsidRPr="000136C4" w:rsidRDefault="00243E93" w:rsidP="00243E93">
            <w:pPr>
              <w:pStyle w:val="TabelleGross"/>
              <w:rPr>
                <w:lang w:val="en-GB"/>
              </w:rPr>
            </w:pPr>
            <w:r w:rsidRPr="000136C4">
              <w:rPr>
                <w:lang w:val="en-GB"/>
              </w:rPr>
              <w:t>deleteAction</w:t>
            </w:r>
          </w:p>
        </w:tc>
        <w:tc>
          <w:tcPr>
            <w:tcW w:w="6488" w:type="dxa"/>
            <w:shd w:val="clear" w:color="auto" w:fill="auto"/>
          </w:tcPr>
          <w:p w14:paraId="214A3216" w14:textId="77777777" w:rsidR="00243E93" w:rsidRPr="000136C4" w:rsidRDefault="00AE0463" w:rsidP="00EE1F8D">
            <w:pPr>
              <w:pStyle w:val="TabelleGross"/>
              <w:rPr>
                <w:lang w:val="en-GB"/>
              </w:rPr>
            </w:pPr>
            <w:r w:rsidRPr="000136C4">
              <w:rPr>
                <w:szCs w:val="24"/>
                <w:lang w:val="en-GB"/>
              </w:rPr>
              <w:t>Delete action, e.g.</w:t>
            </w:r>
            <w:r w:rsidRPr="000136C4">
              <w:rPr>
                <w:spacing w:val="-4"/>
                <w:szCs w:val="24"/>
                <w:lang w:val="en-GB"/>
              </w:rPr>
              <w:t xml:space="preserve"> </w:t>
            </w:r>
            <w:r w:rsidRPr="000136C4">
              <w:rPr>
                <w:spacing w:val="2"/>
                <w:szCs w:val="24"/>
                <w:lang w:val="en-GB"/>
              </w:rPr>
              <w:t>C</w:t>
            </w:r>
            <w:r w:rsidRPr="000136C4">
              <w:rPr>
                <w:spacing w:val="-1"/>
                <w:szCs w:val="24"/>
                <w:lang w:val="en-GB"/>
              </w:rPr>
              <w:t>A</w:t>
            </w:r>
            <w:r w:rsidRPr="000136C4">
              <w:rPr>
                <w:spacing w:val="1"/>
                <w:szCs w:val="24"/>
                <w:lang w:val="en-GB"/>
              </w:rPr>
              <w:t>S</w:t>
            </w:r>
            <w:r w:rsidRPr="000136C4">
              <w:rPr>
                <w:szCs w:val="24"/>
                <w:lang w:val="en-GB"/>
              </w:rPr>
              <w:t>C</w:t>
            </w:r>
            <w:r w:rsidRPr="000136C4">
              <w:rPr>
                <w:spacing w:val="2"/>
                <w:szCs w:val="24"/>
                <w:lang w:val="en-GB"/>
              </w:rPr>
              <w:t>A</w:t>
            </w:r>
            <w:r w:rsidRPr="000136C4">
              <w:rPr>
                <w:szCs w:val="24"/>
                <w:lang w:val="en-GB"/>
              </w:rPr>
              <w:t>DE</w:t>
            </w:r>
          </w:p>
          <w:p w14:paraId="3670409F" w14:textId="77777777" w:rsidR="00EE1F8D" w:rsidRPr="000136C4" w:rsidRDefault="00EE1F8D" w:rsidP="00EE1F8D">
            <w:pPr>
              <w:pStyle w:val="TabelleGross"/>
              <w:rPr>
                <w:rFonts w:cs="Arial"/>
                <w:lang w:val="en-GB"/>
              </w:rPr>
            </w:pPr>
          </w:p>
          <w:p w14:paraId="0B6BF5CF" w14:textId="77777777" w:rsidR="00EE1F8D" w:rsidRPr="000136C4" w:rsidRDefault="00AE0463" w:rsidP="00EE1F8D">
            <w:pPr>
              <w:pStyle w:val="TabelleGross"/>
              <w:rPr>
                <w:rFonts w:cs="Arial"/>
                <w:b/>
                <w:lang w:val="en-GB"/>
              </w:rPr>
            </w:pPr>
            <w:r w:rsidRPr="000136C4">
              <w:rPr>
                <w:rFonts w:cs="Arial"/>
                <w:b/>
                <w:lang w:val="en-GB"/>
              </w:rPr>
              <w:t>Note</w:t>
            </w:r>
          </w:p>
          <w:p w14:paraId="47C1C07E" w14:textId="77777777" w:rsidR="00EE1F8D" w:rsidRPr="000136C4" w:rsidRDefault="00AE0463" w:rsidP="00164633">
            <w:pPr>
              <w:pStyle w:val="TabelleGross"/>
              <w:rPr>
                <w:lang w:val="en-GB"/>
              </w:rPr>
            </w:pPr>
            <w:r w:rsidRPr="000136C4">
              <w:rPr>
                <w:szCs w:val="24"/>
                <w:lang w:val="en-GB"/>
              </w:rPr>
              <w:t xml:space="preserve">The delete and change actions contain the actions permitted by the </w:t>
            </w:r>
            <w:r w:rsidRPr="000136C4">
              <w:rPr>
                <w:spacing w:val="-1"/>
                <w:szCs w:val="24"/>
                <w:lang w:val="en-GB"/>
              </w:rPr>
              <w:t>S</w:t>
            </w:r>
            <w:r w:rsidRPr="000136C4">
              <w:rPr>
                <w:spacing w:val="1"/>
                <w:szCs w:val="24"/>
                <w:lang w:val="en-GB"/>
              </w:rPr>
              <w:t>Q</w:t>
            </w:r>
            <w:r w:rsidRPr="000136C4">
              <w:rPr>
                <w:szCs w:val="24"/>
                <w:lang w:val="en-GB"/>
              </w:rPr>
              <w:t>L:</w:t>
            </w:r>
            <w:r w:rsidR="00164633">
              <w:rPr>
                <w:szCs w:val="24"/>
                <w:lang w:val="en-GB"/>
              </w:rPr>
              <w:t>2008</w:t>
            </w:r>
            <w:r w:rsidRPr="000136C4">
              <w:rPr>
                <w:spacing w:val="4"/>
                <w:szCs w:val="24"/>
                <w:lang w:val="en-GB"/>
              </w:rPr>
              <w:t xml:space="preserve"> standard</w:t>
            </w:r>
            <w:r w:rsidR="00EE1F8D" w:rsidRPr="000136C4">
              <w:rPr>
                <w:rFonts w:cs="Arial"/>
                <w:lang w:val="en-GB"/>
              </w:rPr>
              <w:t>.</w:t>
            </w:r>
          </w:p>
        </w:tc>
        <w:tc>
          <w:tcPr>
            <w:tcW w:w="709" w:type="dxa"/>
            <w:shd w:val="clear" w:color="auto" w:fill="auto"/>
          </w:tcPr>
          <w:p w14:paraId="6F0287C0" w14:textId="77777777" w:rsidR="00243E93" w:rsidRPr="000136C4" w:rsidRDefault="00AE0463" w:rsidP="00243E93">
            <w:pPr>
              <w:pStyle w:val="TabelleGross"/>
              <w:rPr>
                <w:lang w:val="en-GB"/>
              </w:rPr>
            </w:pPr>
            <w:r w:rsidRPr="000136C4">
              <w:rPr>
                <w:lang w:val="en-GB"/>
              </w:rPr>
              <w:t>O</w:t>
            </w:r>
          </w:p>
        </w:tc>
      </w:tr>
      <w:tr w:rsidR="00243E93" w:rsidRPr="000136C4" w14:paraId="27DC0833" w14:textId="77777777" w:rsidTr="007723AE">
        <w:trPr>
          <w:cantSplit/>
        </w:trPr>
        <w:tc>
          <w:tcPr>
            <w:tcW w:w="2017" w:type="dxa"/>
            <w:shd w:val="clear" w:color="auto" w:fill="auto"/>
          </w:tcPr>
          <w:p w14:paraId="67BC866E" w14:textId="77777777" w:rsidR="00243E93" w:rsidRPr="000136C4" w:rsidRDefault="00243E93" w:rsidP="00243E93">
            <w:pPr>
              <w:pStyle w:val="TabelleGross"/>
              <w:rPr>
                <w:lang w:val="en-GB"/>
              </w:rPr>
            </w:pPr>
            <w:r w:rsidRPr="000136C4">
              <w:rPr>
                <w:lang w:val="en-GB"/>
              </w:rPr>
              <w:t>updateAction</w:t>
            </w:r>
          </w:p>
        </w:tc>
        <w:tc>
          <w:tcPr>
            <w:tcW w:w="6488" w:type="dxa"/>
            <w:shd w:val="clear" w:color="auto" w:fill="auto"/>
          </w:tcPr>
          <w:p w14:paraId="467E0E84" w14:textId="77777777" w:rsidR="00243E93" w:rsidRPr="000136C4" w:rsidRDefault="00AE0463" w:rsidP="00243E93">
            <w:pPr>
              <w:pStyle w:val="TabelleGross"/>
              <w:rPr>
                <w:lang w:val="en-GB"/>
              </w:rPr>
            </w:pPr>
            <w:r w:rsidRPr="000136C4">
              <w:rPr>
                <w:szCs w:val="24"/>
                <w:lang w:val="en-GB"/>
              </w:rPr>
              <w:t>Change action, e.g.</w:t>
            </w:r>
            <w:r w:rsidRPr="000136C4">
              <w:rPr>
                <w:spacing w:val="-3"/>
                <w:szCs w:val="24"/>
                <w:lang w:val="en-GB"/>
              </w:rPr>
              <w:t xml:space="preserve"> </w:t>
            </w:r>
            <w:r w:rsidRPr="000136C4">
              <w:rPr>
                <w:noProof/>
                <w:spacing w:val="1"/>
                <w:szCs w:val="24"/>
                <w:lang w:val="en-GB"/>
              </w:rPr>
              <w:t>SE</w:t>
            </w:r>
            <w:r w:rsidRPr="000136C4">
              <w:rPr>
                <w:noProof/>
                <w:szCs w:val="24"/>
                <w:lang w:val="en-GB"/>
              </w:rPr>
              <w:t>T</w:t>
            </w:r>
            <w:r w:rsidRPr="000136C4">
              <w:rPr>
                <w:noProof/>
                <w:spacing w:val="-1"/>
                <w:szCs w:val="24"/>
                <w:lang w:val="en-GB"/>
              </w:rPr>
              <w:t xml:space="preserve"> </w:t>
            </w:r>
            <w:r w:rsidRPr="000136C4">
              <w:rPr>
                <w:noProof/>
                <w:szCs w:val="24"/>
                <w:lang w:val="en-GB"/>
              </w:rPr>
              <w:t>D</w:t>
            </w:r>
            <w:r w:rsidRPr="000136C4">
              <w:rPr>
                <w:noProof/>
                <w:spacing w:val="-1"/>
                <w:szCs w:val="24"/>
                <w:lang w:val="en-GB"/>
              </w:rPr>
              <w:t>E</w:t>
            </w:r>
            <w:r w:rsidRPr="000136C4">
              <w:rPr>
                <w:noProof/>
                <w:szCs w:val="24"/>
                <w:lang w:val="en-GB"/>
              </w:rPr>
              <w:t>F</w:t>
            </w:r>
            <w:r w:rsidRPr="000136C4">
              <w:rPr>
                <w:noProof/>
                <w:spacing w:val="-1"/>
                <w:szCs w:val="24"/>
                <w:lang w:val="en-GB"/>
              </w:rPr>
              <w:t>A</w:t>
            </w:r>
            <w:r w:rsidRPr="000136C4">
              <w:rPr>
                <w:noProof/>
                <w:szCs w:val="24"/>
                <w:lang w:val="en-GB"/>
              </w:rPr>
              <w:t>ULT</w:t>
            </w:r>
          </w:p>
        </w:tc>
        <w:tc>
          <w:tcPr>
            <w:tcW w:w="709" w:type="dxa"/>
            <w:shd w:val="clear" w:color="auto" w:fill="auto"/>
          </w:tcPr>
          <w:p w14:paraId="6CFFAEA6" w14:textId="77777777" w:rsidR="00243E93" w:rsidRPr="000136C4" w:rsidRDefault="00AE0463" w:rsidP="00243E93">
            <w:pPr>
              <w:pStyle w:val="TabelleGross"/>
              <w:rPr>
                <w:lang w:val="en-GB"/>
              </w:rPr>
            </w:pPr>
            <w:r w:rsidRPr="000136C4">
              <w:rPr>
                <w:lang w:val="en-GB"/>
              </w:rPr>
              <w:t>O</w:t>
            </w:r>
          </w:p>
        </w:tc>
      </w:tr>
      <w:tr w:rsidR="00243E93" w:rsidRPr="000136C4" w14:paraId="07504D5B" w14:textId="77777777" w:rsidTr="007723AE">
        <w:trPr>
          <w:cantSplit/>
        </w:trPr>
        <w:tc>
          <w:tcPr>
            <w:tcW w:w="2017" w:type="dxa"/>
            <w:shd w:val="clear" w:color="auto" w:fill="auto"/>
          </w:tcPr>
          <w:p w14:paraId="3F33439A" w14:textId="77777777" w:rsidR="00243E93" w:rsidRPr="000136C4" w:rsidRDefault="00243E93" w:rsidP="00243E93">
            <w:pPr>
              <w:pStyle w:val="TabelleGross"/>
              <w:rPr>
                <w:lang w:val="en-GB"/>
              </w:rPr>
            </w:pPr>
            <w:r w:rsidRPr="000136C4">
              <w:rPr>
                <w:lang w:val="en-GB"/>
              </w:rPr>
              <w:lastRenderedPageBreak/>
              <w:t>description</w:t>
            </w:r>
          </w:p>
        </w:tc>
        <w:tc>
          <w:tcPr>
            <w:tcW w:w="6488" w:type="dxa"/>
            <w:shd w:val="clear" w:color="auto" w:fill="auto"/>
          </w:tcPr>
          <w:p w14:paraId="2CB531D4" w14:textId="77777777" w:rsidR="00243E93" w:rsidRPr="000136C4" w:rsidRDefault="00AE0463" w:rsidP="00243E93">
            <w:pPr>
              <w:pStyle w:val="TabelleGross"/>
              <w:rPr>
                <w:lang w:val="en-GB"/>
              </w:rPr>
            </w:pPr>
            <w:r w:rsidRPr="000136C4">
              <w:rPr>
                <w:szCs w:val="24"/>
                <w:lang w:val="en-GB"/>
              </w:rPr>
              <w:t>Description of the meaning and content of the foreign key</w:t>
            </w:r>
          </w:p>
        </w:tc>
        <w:tc>
          <w:tcPr>
            <w:tcW w:w="709" w:type="dxa"/>
            <w:shd w:val="clear" w:color="auto" w:fill="auto"/>
          </w:tcPr>
          <w:p w14:paraId="3E456569" w14:textId="77777777" w:rsidR="00243E93" w:rsidRPr="000136C4" w:rsidRDefault="00AE0463" w:rsidP="00243E93">
            <w:pPr>
              <w:pStyle w:val="TabelleGross"/>
              <w:rPr>
                <w:lang w:val="en-GB"/>
              </w:rPr>
            </w:pPr>
            <w:r w:rsidRPr="000136C4">
              <w:rPr>
                <w:lang w:val="en-GB"/>
              </w:rPr>
              <w:t>O</w:t>
            </w:r>
          </w:p>
        </w:tc>
      </w:tr>
    </w:tbl>
    <w:p w14:paraId="2EB4583A" w14:textId="77777777" w:rsidR="00D47ACB" w:rsidRPr="000136C4" w:rsidRDefault="00D47ACB" w:rsidP="00564F7A">
      <w:pPr>
        <w:rPr>
          <w:rFonts w:cs="Arial"/>
          <w:lang w:val="en-GB"/>
        </w:rPr>
      </w:pPr>
      <w:bookmarkStart w:id="74" w:name="_Toc264549059"/>
    </w:p>
    <w:p w14:paraId="57A97D70" w14:textId="77777777" w:rsidR="005524D2" w:rsidRPr="000136C4" w:rsidRDefault="00AE0463" w:rsidP="00EF7B08">
      <w:pPr>
        <w:pStyle w:val="berschrift2"/>
        <w:rPr>
          <w:lang w:val="en-GB"/>
        </w:rPr>
      </w:pPr>
      <w:bookmarkStart w:id="75" w:name="_Toc423960730"/>
      <w:bookmarkEnd w:id="74"/>
      <w:r w:rsidRPr="000136C4">
        <w:rPr>
          <w:lang w:val="en-GB"/>
        </w:rPr>
        <w:t>Reference metadata</w:t>
      </w:r>
      <w:bookmarkEnd w:id="75"/>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134"/>
        <w:gridCol w:w="7371"/>
        <w:gridCol w:w="709"/>
      </w:tblGrid>
      <w:tr w:rsidR="00EE64E4" w:rsidRPr="000136C4" w14:paraId="2B2683FC" w14:textId="77777777" w:rsidTr="005647F2">
        <w:trPr>
          <w:cantSplit/>
          <w:tblHeader/>
        </w:trPr>
        <w:tc>
          <w:tcPr>
            <w:tcW w:w="1134" w:type="dxa"/>
            <w:shd w:val="clear" w:color="auto" w:fill="99CCFF"/>
          </w:tcPr>
          <w:p w14:paraId="1C3E1FC2" w14:textId="77777777" w:rsidR="00EE64E4" w:rsidRPr="000136C4" w:rsidRDefault="00EE64E4" w:rsidP="00EE64E4">
            <w:pPr>
              <w:pStyle w:val="TabelleGross"/>
              <w:rPr>
                <w:b/>
                <w:lang w:val="en-GB"/>
              </w:rPr>
            </w:pPr>
            <w:r w:rsidRPr="000136C4">
              <w:rPr>
                <w:b/>
                <w:lang w:val="en-GB"/>
              </w:rPr>
              <w:t>ID</w:t>
            </w:r>
          </w:p>
        </w:tc>
        <w:tc>
          <w:tcPr>
            <w:tcW w:w="7371" w:type="dxa"/>
            <w:shd w:val="clear" w:color="auto" w:fill="99CCFF"/>
          </w:tcPr>
          <w:p w14:paraId="165528CD" w14:textId="77777777" w:rsidR="00EE64E4" w:rsidRPr="000136C4" w:rsidRDefault="00E54509" w:rsidP="00EE64E4">
            <w:pPr>
              <w:pStyle w:val="TabelleGross"/>
              <w:rPr>
                <w:b/>
                <w:lang w:val="en-GB"/>
              </w:rPr>
            </w:pPr>
            <w:r w:rsidRPr="000136C4">
              <w:rPr>
                <w:b/>
                <w:lang w:val="en-GB"/>
              </w:rPr>
              <w:t>Description of requirement</w:t>
            </w:r>
          </w:p>
        </w:tc>
        <w:tc>
          <w:tcPr>
            <w:tcW w:w="709" w:type="dxa"/>
            <w:shd w:val="clear" w:color="auto" w:fill="99CCFF"/>
          </w:tcPr>
          <w:p w14:paraId="5C0AF359" w14:textId="77777777" w:rsidR="00EE64E4" w:rsidRPr="000136C4" w:rsidRDefault="00E54509" w:rsidP="00EE64E4">
            <w:pPr>
              <w:pStyle w:val="TabelleGross"/>
              <w:rPr>
                <w:b/>
                <w:lang w:val="en-GB"/>
              </w:rPr>
            </w:pPr>
            <w:r w:rsidRPr="000136C4">
              <w:rPr>
                <w:b/>
                <w:lang w:val="en-GB"/>
              </w:rPr>
              <w:t>M/O</w:t>
            </w:r>
          </w:p>
        </w:tc>
      </w:tr>
      <w:tr w:rsidR="00EE64E4" w:rsidRPr="00B529FC" w14:paraId="5D9E29B7" w14:textId="77777777" w:rsidTr="005647F2">
        <w:trPr>
          <w:cantSplit/>
        </w:trPr>
        <w:tc>
          <w:tcPr>
            <w:tcW w:w="1134" w:type="dxa"/>
            <w:shd w:val="clear" w:color="auto" w:fill="auto"/>
          </w:tcPr>
          <w:p w14:paraId="7FA22E8A" w14:textId="77777777" w:rsidR="00EE64E4" w:rsidRPr="000136C4" w:rsidRDefault="00B529FC" w:rsidP="001E4F3F">
            <w:pPr>
              <w:pStyle w:val="TabelleGross"/>
              <w:rPr>
                <w:sz w:val="16"/>
                <w:szCs w:val="16"/>
                <w:lang w:val="en-GB"/>
              </w:rPr>
            </w:pPr>
            <w:r>
              <w:rPr>
                <w:lang w:val="en-GB"/>
              </w:rPr>
              <w:t>M_5.</w:t>
            </w:r>
            <w:r w:rsidR="001E4F3F">
              <w:rPr>
                <w:lang w:val="en-GB"/>
              </w:rPr>
              <w:t>10</w:t>
            </w:r>
            <w:r w:rsidR="00EE64E4" w:rsidRPr="000136C4">
              <w:rPr>
                <w:lang w:val="en-GB"/>
              </w:rPr>
              <w:t>-1</w:t>
            </w:r>
          </w:p>
        </w:tc>
        <w:tc>
          <w:tcPr>
            <w:tcW w:w="7371" w:type="dxa"/>
            <w:shd w:val="clear" w:color="auto" w:fill="auto"/>
          </w:tcPr>
          <w:p w14:paraId="0BE055BA" w14:textId="77777777" w:rsidR="00EE64E4" w:rsidRPr="000136C4" w:rsidRDefault="00AE0463" w:rsidP="00EE64E4">
            <w:pPr>
              <w:pStyle w:val="TabelleGross"/>
              <w:rPr>
                <w:lang w:val="en-GB"/>
              </w:rPr>
            </w:pPr>
            <w:r w:rsidRPr="000136C4">
              <w:rPr>
                <w:szCs w:val="24"/>
                <w:lang w:val="en-GB"/>
              </w:rPr>
              <w:t>The metadata of the references used in the foreign key can be archived in the</w:t>
            </w:r>
            <w:r w:rsidRPr="000136C4">
              <w:rPr>
                <w:spacing w:val="-6"/>
                <w:szCs w:val="24"/>
                <w:lang w:val="en-GB"/>
              </w:rPr>
              <w:t xml:space="preserve"> </w:t>
            </w:r>
            <w:r w:rsidRPr="000136C4">
              <w:rPr>
                <w:rFonts w:ascii="Courier New" w:hAnsi="Courier New"/>
                <w:spacing w:val="3"/>
                <w:w w:val="99"/>
                <w:szCs w:val="24"/>
                <w:lang w:val="en-GB"/>
              </w:rPr>
              <w:t>m</w:t>
            </w:r>
            <w:r w:rsidRPr="000136C4">
              <w:rPr>
                <w:rFonts w:ascii="Courier New" w:hAnsi="Courier New"/>
                <w:w w:val="99"/>
                <w:szCs w:val="24"/>
                <w:lang w:val="en-GB"/>
              </w:rPr>
              <w:t>e</w:t>
            </w:r>
            <w:r w:rsidRPr="000136C4">
              <w:rPr>
                <w:rFonts w:ascii="Courier New" w:hAnsi="Courier New"/>
                <w:spacing w:val="1"/>
                <w:w w:val="99"/>
                <w:szCs w:val="24"/>
                <w:lang w:val="en-GB"/>
              </w:rPr>
              <w:t>t</w:t>
            </w:r>
            <w:r w:rsidRPr="000136C4">
              <w:rPr>
                <w:rFonts w:ascii="Courier New" w:hAnsi="Courier New"/>
                <w:w w:val="99"/>
                <w:szCs w:val="24"/>
                <w:lang w:val="en-GB"/>
              </w:rPr>
              <w:t>a</w:t>
            </w:r>
            <w:r w:rsidRPr="000136C4">
              <w:rPr>
                <w:rFonts w:ascii="Courier New" w:hAnsi="Courier New"/>
                <w:spacing w:val="1"/>
                <w:w w:val="99"/>
                <w:szCs w:val="24"/>
                <w:lang w:val="en-GB"/>
              </w:rPr>
              <w:t>d</w:t>
            </w:r>
            <w:r w:rsidRPr="000136C4">
              <w:rPr>
                <w:rFonts w:ascii="Courier New" w:hAnsi="Courier New"/>
                <w:w w:val="99"/>
                <w:szCs w:val="24"/>
                <w:lang w:val="en-GB"/>
              </w:rPr>
              <w:t>a</w:t>
            </w:r>
            <w:r w:rsidRPr="000136C4">
              <w:rPr>
                <w:rFonts w:ascii="Courier New" w:hAnsi="Courier New"/>
                <w:spacing w:val="1"/>
                <w:w w:val="99"/>
                <w:szCs w:val="24"/>
                <w:lang w:val="en-GB"/>
              </w:rPr>
              <w:t>t</w:t>
            </w:r>
            <w:r w:rsidRPr="000136C4">
              <w:rPr>
                <w:rFonts w:ascii="Courier New" w:hAnsi="Courier New"/>
                <w:w w:val="99"/>
                <w:szCs w:val="24"/>
                <w:lang w:val="en-GB"/>
              </w:rPr>
              <w:t>a</w:t>
            </w:r>
            <w:r w:rsidRPr="000136C4">
              <w:rPr>
                <w:rFonts w:ascii="Courier New" w:hAnsi="Courier New"/>
                <w:spacing w:val="1"/>
                <w:w w:val="99"/>
                <w:szCs w:val="24"/>
                <w:lang w:val="en-GB"/>
              </w:rPr>
              <w:t>.</w:t>
            </w:r>
            <w:r w:rsidRPr="000136C4">
              <w:rPr>
                <w:rFonts w:ascii="Courier New" w:hAnsi="Courier New"/>
                <w:w w:val="99"/>
                <w:szCs w:val="24"/>
                <w:lang w:val="en-GB"/>
              </w:rPr>
              <w:t>x</w:t>
            </w:r>
            <w:r w:rsidRPr="000136C4">
              <w:rPr>
                <w:rFonts w:ascii="Courier New" w:hAnsi="Courier New"/>
                <w:spacing w:val="1"/>
                <w:w w:val="99"/>
                <w:szCs w:val="24"/>
                <w:lang w:val="en-GB"/>
              </w:rPr>
              <w:t>m</w:t>
            </w:r>
            <w:r w:rsidRPr="000136C4">
              <w:rPr>
                <w:rFonts w:ascii="Courier New" w:hAnsi="Courier New"/>
                <w:w w:val="99"/>
                <w:szCs w:val="24"/>
                <w:lang w:val="en-GB"/>
              </w:rPr>
              <w:t>l</w:t>
            </w:r>
            <w:r w:rsidRPr="000136C4">
              <w:rPr>
                <w:rFonts w:ascii="Courier New" w:hAnsi="Courier New"/>
                <w:spacing w:val="-63"/>
                <w:szCs w:val="24"/>
                <w:lang w:val="en-GB"/>
              </w:rPr>
              <w:t xml:space="preserve"> </w:t>
            </w:r>
            <w:r w:rsidRPr="000136C4">
              <w:rPr>
                <w:szCs w:val="24"/>
                <w:lang w:val="en-GB"/>
              </w:rPr>
              <w:t>file</w:t>
            </w:r>
          </w:p>
        </w:tc>
        <w:tc>
          <w:tcPr>
            <w:tcW w:w="709" w:type="dxa"/>
            <w:shd w:val="clear" w:color="auto" w:fill="auto"/>
          </w:tcPr>
          <w:p w14:paraId="38458222" w14:textId="77777777" w:rsidR="00EE64E4" w:rsidRPr="000136C4" w:rsidRDefault="00AE0463" w:rsidP="00EE64E4">
            <w:pPr>
              <w:pStyle w:val="TabelleGross"/>
              <w:rPr>
                <w:lang w:val="en-GB"/>
              </w:rPr>
            </w:pPr>
            <w:r w:rsidRPr="000136C4">
              <w:rPr>
                <w:lang w:val="en-GB"/>
              </w:rPr>
              <w:t>O</w:t>
            </w:r>
          </w:p>
        </w:tc>
      </w:tr>
    </w:tbl>
    <w:p w14:paraId="17B349BE" w14:textId="77777777" w:rsidR="008D6512" w:rsidRPr="000136C4" w:rsidRDefault="008D6512" w:rsidP="008D6512">
      <w:pPr>
        <w:rPr>
          <w:rFonts w:cs="Arial"/>
          <w:lang w:val="en-GB"/>
        </w:rPr>
      </w:pPr>
    </w:p>
    <w:p w14:paraId="5420C5F4" w14:textId="77777777" w:rsidR="008D6512" w:rsidRPr="000136C4" w:rsidRDefault="00AE0463" w:rsidP="008D6512">
      <w:pPr>
        <w:rPr>
          <w:rFonts w:cs="Arial"/>
          <w:lang w:val="en-GB"/>
        </w:rPr>
      </w:pPr>
      <w:r w:rsidRPr="000136C4">
        <w:rPr>
          <w:spacing w:val="-1"/>
          <w:szCs w:val="24"/>
          <w:lang w:val="en-GB"/>
        </w:rPr>
        <w:t>The following reference metadata are stored in the</w:t>
      </w:r>
      <w:r w:rsidRPr="000136C4">
        <w:rPr>
          <w:spacing w:val="1"/>
          <w:szCs w:val="24"/>
          <w:lang w:val="en-GB"/>
        </w:rPr>
        <w:t xml:space="preserve"> </w:t>
      </w:r>
      <w:r w:rsidRPr="000136C4">
        <w:rPr>
          <w:rFonts w:ascii="Courier New" w:hAnsi="Courier New"/>
          <w:szCs w:val="24"/>
          <w:lang w:val="en-GB"/>
        </w:rPr>
        <w:t>metadat</w:t>
      </w:r>
      <w:r w:rsidRPr="000136C4">
        <w:rPr>
          <w:rFonts w:ascii="Courier New" w:hAnsi="Courier New"/>
          <w:spacing w:val="-3"/>
          <w:szCs w:val="24"/>
          <w:lang w:val="en-GB"/>
        </w:rPr>
        <w:t>a</w:t>
      </w:r>
      <w:r w:rsidRPr="000136C4">
        <w:rPr>
          <w:rFonts w:ascii="Courier New" w:hAnsi="Courier New"/>
          <w:szCs w:val="24"/>
          <w:lang w:val="en-GB"/>
        </w:rPr>
        <w:t>.xml</w:t>
      </w:r>
      <w:r w:rsidRPr="000136C4">
        <w:rPr>
          <w:spacing w:val="-70"/>
          <w:szCs w:val="24"/>
          <w:lang w:val="en-GB"/>
        </w:rPr>
        <w:t xml:space="preserve"> </w:t>
      </w:r>
      <w:r w:rsidRPr="000136C4">
        <w:rPr>
          <w:szCs w:val="24"/>
          <w:lang w:val="en-GB"/>
        </w:rPr>
        <w:t>file if a foreign key is a</w:t>
      </w:r>
      <w:r w:rsidRPr="000136C4">
        <w:rPr>
          <w:szCs w:val="24"/>
          <w:lang w:val="en-GB"/>
        </w:rPr>
        <w:t>r</w:t>
      </w:r>
      <w:r w:rsidRPr="000136C4">
        <w:rPr>
          <w:szCs w:val="24"/>
          <w:lang w:val="en-GB"/>
        </w:rPr>
        <w:t>chived</w:t>
      </w:r>
      <w:r w:rsidR="008D6512" w:rsidRPr="000136C4">
        <w:rPr>
          <w:rFonts w:cs="Arial"/>
          <w:lang w:val="en-GB"/>
        </w:rPr>
        <w:t>:</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843"/>
        <w:gridCol w:w="6662"/>
        <w:gridCol w:w="709"/>
      </w:tblGrid>
      <w:tr w:rsidR="00243E93" w:rsidRPr="000136C4" w14:paraId="77F563EE" w14:textId="77777777" w:rsidTr="007723AE">
        <w:trPr>
          <w:cantSplit/>
          <w:tblHeader/>
        </w:trPr>
        <w:tc>
          <w:tcPr>
            <w:tcW w:w="1843" w:type="dxa"/>
            <w:shd w:val="clear" w:color="auto" w:fill="99CCFF"/>
          </w:tcPr>
          <w:p w14:paraId="085709DF" w14:textId="77777777" w:rsidR="00243E93" w:rsidRPr="000136C4" w:rsidRDefault="001F2144" w:rsidP="00243E93">
            <w:pPr>
              <w:pStyle w:val="TabelleGross"/>
              <w:rPr>
                <w:b/>
                <w:lang w:val="en-GB"/>
              </w:rPr>
            </w:pPr>
            <w:r w:rsidRPr="000136C4">
              <w:rPr>
                <w:b/>
                <w:lang w:val="en-GB"/>
              </w:rPr>
              <w:t>Identifier</w:t>
            </w:r>
          </w:p>
        </w:tc>
        <w:tc>
          <w:tcPr>
            <w:tcW w:w="6662" w:type="dxa"/>
            <w:shd w:val="clear" w:color="auto" w:fill="99CCFF"/>
          </w:tcPr>
          <w:p w14:paraId="0E225687" w14:textId="77777777" w:rsidR="00243E93" w:rsidRPr="000136C4" w:rsidRDefault="001F2144" w:rsidP="00243E93">
            <w:pPr>
              <w:pStyle w:val="TabelleGross"/>
              <w:rPr>
                <w:b/>
                <w:lang w:val="en-GB"/>
              </w:rPr>
            </w:pPr>
            <w:r w:rsidRPr="000136C4">
              <w:rPr>
                <w:b/>
                <w:lang w:val="en-GB"/>
              </w:rPr>
              <w:t>Meaning</w:t>
            </w:r>
          </w:p>
        </w:tc>
        <w:tc>
          <w:tcPr>
            <w:tcW w:w="709" w:type="dxa"/>
            <w:shd w:val="clear" w:color="auto" w:fill="99CCFF"/>
          </w:tcPr>
          <w:p w14:paraId="565E3A74" w14:textId="77777777" w:rsidR="00243E93" w:rsidRPr="000136C4" w:rsidRDefault="00E54509" w:rsidP="00243E93">
            <w:pPr>
              <w:pStyle w:val="TabelleGross"/>
              <w:rPr>
                <w:b/>
                <w:lang w:val="en-GB"/>
              </w:rPr>
            </w:pPr>
            <w:r w:rsidRPr="000136C4">
              <w:rPr>
                <w:b/>
                <w:lang w:val="en-GB"/>
              </w:rPr>
              <w:t>M/O</w:t>
            </w:r>
          </w:p>
        </w:tc>
      </w:tr>
      <w:tr w:rsidR="00243E93" w:rsidRPr="000136C4" w14:paraId="0B35DEC7" w14:textId="77777777" w:rsidTr="007723AE">
        <w:trPr>
          <w:cantSplit/>
        </w:trPr>
        <w:tc>
          <w:tcPr>
            <w:tcW w:w="1843" w:type="dxa"/>
            <w:shd w:val="clear" w:color="auto" w:fill="auto"/>
          </w:tcPr>
          <w:p w14:paraId="1C07A1F7" w14:textId="77777777" w:rsidR="00243E93" w:rsidRPr="000136C4" w:rsidRDefault="00243E93" w:rsidP="00243E93">
            <w:pPr>
              <w:pStyle w:val="TabelleGross"/>
              <w:rPr>
                <w:lang w:val="en-GB"/>
              </w:rPr>
            </w:pPr>
            <w:r w:rsidRPr="000136C4">
              <w:rPr>
                <w:lang w:val="en-GB"/>
              </w:rPr>
              <w:t>column</w:t>
            </w:r>
          </w:p>
        </w:tc>
        <w:tc>
          <w:tcPr>
            <w:tcW w:w="6662" w:type="dxa"/>
            <w:shd w:val="clear" w:color="auto" w:fill="auto"/>
          </w:tcPr>
          <w:p w14:paraId="6BDD47FC" w14:textId="77777777" w:rsidR="00243E93" w:rsidRPr="000136C4" w:rsidRDefault="00AE0463" w:rsidP="00243E93">
            <w:pPr>
              <w:pStyle w:val="TabelleGross"/>
              <w:rPr>
                <w:lang w:val="en-GB"/>
              </w:rPr>
            </w:pPr>
            <w:r w:rsidRPr="000136C4">
              <w:rPr>
                <w:szCs w:val="24"/>
                <w:lang w:val="en-GB"/>
              </w:rPr>
              <w:t>Name of the column</w:t>
            </w:r>
          </w:p>
        </w:tc>
        <w:tc>
          <w:tcPr>
            <w:tcW w:w="709" w:type="dxa"/>
            <w:shd w:val="clear" w:color="auto" w:fill="auto"/>
          </w:tcPr>
          <w:p w14:paraId="231F84C9" w14:textId="77777777" w:rsidR="00243E93" w:rsidRPr="000136C4" w:rsidRDefault="00243E93" w:rsidP="00243E93">
            <w:pPr>
              <w:pStyle w:val="TabelleGross"/>
              <w:rPr>
                <w:lang w:val="en-GB"/>
              </w:rPr>
            </w:pPr>
            <w:r w:rsidRPr="000136C4">
              <w:rPr>
                <w:lang w:val="en-GB"/>
              </w:rPr>
              <w:t>M</w:t>
            </w:r>
          </w:p>
        </w:tc>
      </w:tr>
      <w:tr w:rsidR="00243E93" w:rsidRPr="000136C4" w14:paraId="450908F0" w14:textId="77777777" w:rsidTr="007723AE">
        <w:trPr>
          <w:cantSplit/>
        </w:trPr>
        <w:tc>
          <w:tcPr>
            <w:tcW w:w="1843" w:type="dxa"/>
            <w:shd w:val="clear" w:color="auto" w:fill="auto"/>
          </w:tcPr>
          <w:p w14:paraId="2CB01DE9" w14:textId="77777777" w:rsidR="00243E93" w:rsidRPr="000136C4" w:rsidRDefault="00243E93" w:rsidP="00243E93">
            <w:pPr>
              <w:pStyle w:val="TabelleGross"/>
              <w:rPr>
                <w:lang w:val="en-GB"/>
              </w:rPr>
            </w:pPr>
            <w:r w:rsidRPr="000136C4">
              <w:rPr>
                <w:lang w:val="en-GB"/>
              </w:rPr>
              <w:t>referenced</w:t>
            </w:r>
          </w:p>
        </w:tc>
        <w:tc>
          <w:tcPr>
            <w:tcW w:w="6662" w:type="dxa"/>
            <w:shd w:val="clear" w:color="auto" w:fill="auto"/>
          </w:tcPr>
          <w:p w14:paraId="7B782E29" w14:textId="77777777" w:rsidR="00243E93" w:rsidRPr="000136C4" w:rsidRDefault="00AE0463" w:rsidP="00243E93">
            <w:pPr>
              <w:pStyle w:val="TabelleGross"/>
              <w:rPr>
                <w:lang w:val="en-GB"/>
              </w:rPr>
            </w:pPr>
            <w:r w:rsidRPr="000136C4">
              <w:rPr>
                <w:szCs w:val="24"/>
                <w:lang w:val="en-GB"/>
              </w:rPr>
              <w:t>Name of the referenced column</w:t>
            </w:r>
          </w:p>
        </w:tc>
        <w:tc>
          <w:tcPr>
            <w:tcW w:w="709" w:type="dxa"/>
            <w:shd w:val="clear" w:color="auto" w:fill="auto"/>
          </w:tcPr>
          <w:p w14:paraId="4C8FD5C7" w14:textId="77777777" w:rsidR="00243E93" w:rsidRPr="000136C4" w:rsidRDefault="00243E93" w:rsidP="00243E93">
            <w:pPr>
              <w:pStyle w:val="TabelleGross"/>
              <w:rPr>
                <w:lang w:val="en-GB"/>
              </w:rPr>
            </w:pPr>
            <w:r w:rsidRPr="000136C4">
              <w:rPr>
                <w:lang w:val="en-GB"/>
              </w:rPr>
              <w:t>M</w:t>
            </w:r>
          </w:p>
        </w:tc>
      </w:tr>
    </w:tbl>
    <w:p w14:paraId="06A8AA45" w14:textId="77777777" w:rsidR="005524D2" w:rsidRPr="000136C4" w:rsidRDefault="005524D2" w:rsidP="005524D2">
      <w:pPr>
        <w:rPr>
          <w:rFonts w:cs="Arial"/>
          <w:lang w:val="en-GB"/>
        </w:rPr>
      </w:pPr>
    </w:p>
    <w:p w14:paraId="0F98CCB2" w14:textId="77777777" w:rsidR="005524D2" w:rsidRPr="000136C4" w:rsidRDefault="00AE0463" w:rsidP="00EF7B08">
      <w:pPr>
        <w:pStyle w:val="berschrift2"/>
        <w:rPr>
          <w:lang w:val="en-GB"/>
        </w:rPr>
      </w:pPr>
      <w:bookmarkStart w:id="76" w:name="_Toc423960731"/>
      <w:r w:rsidRPr="000136C4">
        <w:rPr>
          <w:lang w:val="en-GB"/>
        </w:rPr>
        <w:t>Candidate key metadata</w:t>
      </w:r>
      <w:bookmarkEnd w:id="76"/>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134"/>
        <w:gridCol w:w="7371"/>
        <w:gridCol w:w="709"/>
      </w:tblGrid>
      <w:tr w:rsidR="00EE64E4" w:rsidRPr="000136C4" w14:paraId="4283C7CA" w14:textId="77777777" w:rsidTr="005647F2">
        <w:trPr>
          <w:cantSplit/>
          <w:tblHeader/>
        </w:trPr>
        <w:tc>
          <w:tcPr>
            <w:tcW w:w="1134" w:type="dxa"/>
            <w:shd w:val="clear" w:color="auto" w:fill="99CCFF"/>
          </w:tcPr>
          <w:p w14:paraId="73F181E8" w14:textId="77777777" w:rsidR="00EE64E4" w:rsidRPr="000136C4" w:rsidRDefault="00EE64E4" w:rsidP="00EE64E4">
            <w:pPr>
              <w:pStyle w:val="TabelleGross"/>
              <w:rPr>
                <w:b/>
                <w:lang w:val="en-GB"/>
              </w:rPr>
            </w:pPr>
            <w:r w:rsidRPr="000136C4">
              <w:rPr>
                <w:b/>
                <w:lang w:val="en-GB"/>
              </w:rPr>
              <w:t>ID</w:t>
            </w:r>
          </w:p>
        </w:tc>
        <w:tc>
          <w:tcPr>
            <w:tcW w:w="7371" w:type="dxa"/>
            <w:shd w:val="clear" w:color="auto" w:fill="99CCFF"/>
          </w:tcPr>
          <w:p w14:paraId="131198CC" w14:textId="77777777" w:rsidR="00EE64E4" w:rsidRPr="000136C4" w:rsidRDefault="00E54509" w:rsidP="00EE64E4">
            <w:pPr>
              <w:pStyle w:val="TabelleGross"/>
              <w:rPr>
                <w:b/>
                <w:lang w:val="en-GB"/>
              </w:rPr>
            </w:pPr>
            <w:r w:rsidRPr="000136C4">
              <w:rPr>
                <w:b/>
                <w:lang w:val="en-GB"/>
              </w:rPr>
              <w:t>Description of requirement</w:t>
            </w:r>
          </w:p>
        </w:tc>
        <w:tc>
          <w:tcPr>
            <w:tcW w:w="709" w:type="dxa"/>
            <w:shd w:val="clear" w:color="auto" w:fill="99CCFF"/>
          </w:tcPr>
          <w:p w14:paraId="251F72CC" w14:textId="77777777" w:rsidR="00EE64E4" w:rsidRPr="000136C4" w:rsidRDefault="00E54509" w:rsidP="00EE64E4">
            <w:pPr>
              <w:pStyle w:val="TabelleGross"/>
              <w:rPr>
                <w:b/>
                <w:lang w:val="en-GB"/>
              </w:rPr>
            </w:pPr>
            <w:r w:rsidRPr="000136C4">
              <w:rPr>
                <w:b/>
                <w:lang w:val="en-GB"/>
              </w:rPr>
              <w:t>M/O</w:t>
            </w:r>
          </w:p>
        </w:tc>
      </w:tr>
      <w:tr w:rsidR="00EE64E4" w:rsidRPr="00B529FC" w14:paraId="142BBE59" w14:textId="77777777" w:rsidTr="005647F2">
        <w:trPr>
          <w:cantSplit/>
        </w:trPr>
        <w:tc>
          <w:tcPr>
            <w:tcW w:w="1134" w:type="dxa"/>
            <w:shd w:val="clear" w:color="auto" w:fill="auto"/>
          </w:tcPr>
          <w:p w14:paraId="54945564" w14:textId="77777777" w:rsidR="00EE64E4" w:rsidRPr="000136C4" w:rsidRDefault="00B529FC" w:rsidP="001E4F3F">
            <w:pPr>
              <w:pStyle w:val="TabelleGross"/>
              <w:rPr>
                <w:sz w:val="16"/>
                <w:szCs w:val="16"/>
                <w:lang w:val="en-GB"/>
              </w:rPr>
            </w:pPr>
            <w:r>
              <w:rPr>
                <w:lang w:val="en-GB"/>
              </w:rPr>
              <w:t>M_5.</w:t>
            </w:r>
            <w:r w:rsidR="001E4F3F">
              <w:rPr>
                <w:lang w:val="en-GB"/>
              </w:rPr>
              <w:t>11</w:t>
            </w:r>
            <w:r w:rsidR="00EE64E4" w:rsidRPr="000136C4">
              <w:rPr>
                <w:lang w:val="en-GB"/>
              </w:rPr>
              <w:t>-1</w:t>
            </w:r>
          </w:p>
        </w:tc>
        <w:tc>
          <w:tcPr>
            <w:tcW w:w="7371" w:type="dxa"/>
            <w:shd w:val="clear" w:color="auto" w:fill="auto"/>
          </w:tcPr>
          <w:p w14:paraId="599CC255" w14:textId="77777777" w:rsidR="00EE64E4" w:rsidRPr="000136C4" w:rsidRDefault="00AE0463" w:rsidP="00EE64E4">
            <w:pPr>
              <w:pStyle w:val="TabelleGross"/>
              <w:rPr>
                <w:lang w:val="en-GB"/>
              </w:rPr>
            </w:pPr>
            <w:r w:rsidRPr="000136C4">
              <w:rPr>
                <w:szCs w:val="24"/>
                <w:lang w:val="en-GB"/>
              </w:rPr>
              <w:t>The metadata of the candidate key of a table can be archived in the</w:t>
            </w:r>
            <w:r w:rsidRPr="000136C4">
              <w:rPr>
                <w:spacing w:val="-2"/>
                <w:szCs w:val="24"/>
                <w:lang w:val="en-GB"/>
              </w:rPr>
              <w:t xml:space="preserve"> </w:t>
            </w:r>
            <w:r w:rsidRPr="000136C4">
              <w:rPr>
                <w:rFonts w:ascii="Courier New" w:hAnsi="Courier New"/>
                <w:szCs w:val="24"/>
                <w:lang w:val="en-GB"/>
              </w:rPr>
              <w:t>metad</w:t>
            </w:r>
            <w:r w:rsidRPr="000136C4">
              <w:rPr>
                <w:rFonts w:ascii="Courier New" w:hAnsi="Courier New"/>
                <w:szCs w:val="24"/>
                <w:lang w:val="en-GB"/>
              </w:rPr>
              <w:t>a</w:t>
            </w:r>
            <w:r w:rsidRPr="000136C4">
              <w:rPr>
                <w:rFonts w:ascii="Courier New" w:hAnsi="Courier New"/>
                <w:szCs w:val="24"/>
                <w:lang w:val="en-GB"/>
              </w:rPr>
              <w:t>ta.xml</w:t>
            </w:r>
            <w:r w:rsidRPr="000136C4">
              <w:rPr>
                <w:spacing w:val="-64"/>
                <w:szCs w:val="24"/>
                <w:lang w:val="en-GB"/>
              </w:rPr>
              <w:t xml:space="preserve"> </w:t>
            </w:r>
            <w:r w:rsidRPr="000136C4">
              <w:rPr>
                <w:szCs w:val="24"/>
                <w:lang w:val="en-GB"/>
              </w:rPr>
              <w:t>file</w:t>
            </w:r>
          </w:p>
        </w:tc>
        <w:tc>
          <w:tcPr>
            <w:tcW w:w="709" w:type="dxa"/>
            <w:shd w:val="clear" w:color="auto" w:fill="auto"/>
          </w:tcPr>
          <w:p w14:paraId="6DD80B05" w14:textId="77777777" w:rsidR="00EE64E4" w:rsidRPr="000136C4" w:rsidRDefault="00AE0463" w:rsidP="00EE64E4">
            <w:pPr>
              <w:pStyle w:val="TabelleGross"/>
              <w:rPr>
                <w:lang w:val="en-GB"/>
              </w:rPr>
            </w:pPr>
            <w:r w:rsidRPr="000136C4">
              <w:rPr>
                <w:lang w:val="en-GB"/>
              </w:rPr>
              <w:t>O</w:t>
            </w:r>
          </w:p>
        </w:tc>
      </w:tr>
    </w:tbl>
    <w:p w14:paraId="6D3215CD" w14:textId="77777777" w:rsidR="008D6512" w:rsidRPr="000136C4" w:rsidRDefault="008D6512" w:rsidP="008D6512">
      <w:pPr>
        <w:rPr>
          <w:rFonts w:cs="Arial"/>
          <w:lang w:val="en-GB"/>
        </w:rPr>
      </w:pPr>
    </w:p>
    <w:p w14:paraId="357B3F87" w14:textId="77777777" w:rsidR="008D6512" w:rsidRPr="000136C4" w:rsidRDefault="00AE0463" w:rsidP="008D6512">
      <w:pPr>
        <w:rPr>
          <w:rFonts w:cs="Arial"/>
          <w:lang w:val="en-GB"/>
        </w:rPr>
      </w:pPr>
      <w:r w:rsidRPr="000136C4">
        <w:rPr>
          <w:spacing w:val="-1"/>
          <w:szCs w:val="24"/>
          <w:lang w:val="en-GB"/>
        </w:rPr>
        <w:t>The following candidate key metadata are stored in the</w:t>
      </w:r>
      <w:r w:rsidRPr="000136C4">
        <w:rPr>
          <w:spacing w:val="1"/>
          <w:szCs w:val="24"/>
          <w:lang w:val="en-GB"/>
        </w:rPr>
        <w:t xml:space="preserve"> </w:t>
      </w:r>
      <w:r w:rsidRPr="000136C4">
        <w:rPr>
          <w:rFonts w:ascii="Courier New" w:hAnsi="Courier New"/>
          <w:szCs w:val="24"/>
          <w:lang w:val="en-GB"/>
        </w:rPr>
        <w:t>metadat</w:t>
      </w:r>
      <w:r w:rsidRPr="000136C4">
        <w:rPr>
          <w:rFonts w:ascii="Courier New" w:hAnsi="Courier New"/>
          <w:spacing w:val="-3"/>
          <w:szCs w:val="24"/>
          <w:lang w:val="en-GB"/>
        </w:rPr>
        <w:t>a</w:t>
      </w:r>
      <w:r w:rsidRPr="000136C4">
        <w:rPr>
          <w:rFonts w:ascii="Courier New" w:hAnsi="Courier New"/>
          <w:szCs w:val="24"/>
          <w:lang w:val="en-GB"/>
        </w:rPr>
        <w:t>.xml</w:t>
      </w:r>
      <w:r w:rsidRPr="000136C4">
        <w:rPr>
          <w:spacing w:val="-70"/>
          <w:szCs w:val="24"/>
          <w:lang w:val="en-GB"/>
        </w:rPr>
        <w:t xml:space="preserve"> </w:t>
      </w:r>
      <w:r w:rsidRPr="000136C4">
        <w:rPr>
          <w:szCs w:val="24"/>
          <w:lang w:val="en-GB"/>
        </w:rPr>
        <w:t>file if a candidate key is archived</w:t>
      </w:r>
      <w:r w:rsidR="008D6512" w:rsidRPr="000136C4">
        <w:rPr>
          <w:rFonts w:cs="Arial"/>
          <w:lang w:val="en-GB"/>
        </w:rPr>
        <w:t>:</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701"/>
        <w:gridCol w:w="6804"/>
        <w:gridCol w:w="709"/>
      </w:tblGrid>
      <w:tr w:rsidR="00243E93" w:rsidRPr="000136C4" w14:paraId="2C902490" w14:textId="77777777" w:rsidTr="007723AE">
        <w:trPr>
          <w:cantSplit/>
          <w:tblHeader/>
        </w:trPr>
        <w:tc>
          <w:tcPr>
            <w:tcW w:w="1701" w:type="dxa"/>
            <w:shd w:val="clear" w:color="auto" w:fill="99CCFF"/>
          </w:tcPr>
          <w:p w14:paraId="5440E0CE" w14:textId="77777777" w:rsidR="00243E93" w:rsidRPr="000136C4" w:rsidRDefault="001F2144" w:rsidP="00243E93">
            <w:pPr>
              <w:pStyle w:val="TabelleGross"/>
              <w:rPr>
                <w:b/>
                <w:lang w:val="en-GB"/>
              </w:rPr>
            </w:pPr>
            <w:r w:rsidRPr="000136C4">
              <w:rPr>
                <w:b/>
                <w:lang w:val="en-GB"/>
              </w:rPr>
              <w:t>Identifier</w:t>
            </w:r>
          </w:p>
        </w:tc>
        <w:tc>
          <w:tcPr>
            <w:tcW w:w="6804" w:type="dxa"/>
            <w:shd w:val="clear" w:color="auto" w:fill="99CCFF"/>
          </w:tcPr>
          <w:p w14:paraId="57FD129B" w14:textId="77777777" w:rsidR="00243E93" w:rsidRPr="000136C4" w:rsidRDefault="001F2144" w:rsidP="00243E93">
            <w:pPr>
              <w:pStyle w:val="TabelleGross"/>
              <w:rPr>
                <w:b/>
                <w:lang w:val="en-GB"/>
              </w:rPr>
            </w:pPr>
            <w:r w:rsidRPr="000136C4">
              <w:rPr>
                <w:b/>
                <w:lang w:val="en-GB"/>
              </w:rPr>
              <w:t>Meaning</w:t>
            </w:r>
          </w:p>
        </w:tc>
        <w:tc>
          <w:tcPr>
            <w:tcW w:w="709" w:type="dxa"/>
            <w:shd w:val="clear" w:color="auto" w:fill="99CCFF"/>
          </w:tcPr>
          <w:p w14:paraId="22BFA0FF" w14:textId="77777777" w:rsidR="00243E93" w:rsidRPr="000136C4" w:rsidRDefault="00E54509" w:rsidP="00243E93">
            <w:pPr>
              <w:pStyle w:val="TabelleGross"/>
              <w:rPr>
                <w:b/>
                <w:lang w:val="en-GB"/>
              </w:rPr>
            </w:pPr>
            <w:r w:rsidRPr="000136C4">
              <w:rPr>
                <w:b/>
                <w:lang w:val="en-GB"/>
              </w:rPr>
              <w:t>M/O</w:t>
            </w:r>
          </w:p>
        </w:tc>
      </w:tr>
      <w:tr w:rsidR="00243E93" w:rsidRPr="000136C4" w14:paraId="23E734A2" w14:textId="77777777" w:rsidTr="007723AE">
        <w:trPr>
          <w:cantSplit/>
        </w:trPr>
        <w:tc>
          <w:tcPr>
            <w:tcW w:w="1701" w:type="dxa"/>
            <w:shd w:val="clear" w:color="auto" w:fill="auto"/>
          </w:tcPr>
          <w:p w14:paraId="30D77E8E" w14:textId="77777777" w:rsidR="00243E93" w:rsidRPr="000136C4" w:rsidRDefault="00243E93" w:rsidP="00243E93">
            <w:pPr>
              <w:pStyle w:val="TabelleGross"/>
              <w:rPr>
                <w:lang w:val="en-GB"/>
              </w:rPr>
            </w:pPr>
            <w:r w:rsidRPr="000136C4">
              <w:rPr>
                <w:lang w:val="en-GB"/>
              </w:rPr>
              <w:t>name</w:t>
            </w:r>
          </w:p>
        </w:tc>
        <w:tc>
          <w:tcPr>
            <w:tcW w:w="6804" w:type="dxa"/>
            <w:shd w:val="clear" w:color="auto" w:fill="auto"/>
          </w:tcPr>
          <w:p w14:paraId="561EEA0C" w14:textId="77777777" w:rsidR="00243E93" w:rsidRPr="000136C4" w:rsidRDefault="00700E6C" w:rsidP="00243E93">
            <w:pPr>
              <w:pStyle w:val="TabelleGross"/>
              <w:rPr>
                <w:lang w:val="en-GB"/>
              </w:rPr>
            </w:pPr>
            <w:r w:rsidRPr="000136C4">
              <w:rPr>
                <w:szCs w:val="24"/>
                <w:lang w:val="en-GB"/>
              </w:rPr>
              <w:t>Name of the candidate key</w:t>
            </w:r>
          </w:p>
        </w:tc>
        <w:tc>
          <w:tcPr>
            <w:tcW w:w="709" w:type="dxa"/>
            <w:shd w:val="clear" w:color="auto" w:fill="auto"/>
          </w:tcPr>
          <w:p w14:paraId="7B05ADBD" w14:textId="77777777" w:rsidR="00243E93" w:rsidRPr="000136C4" w:rsidRDefault="0074761C" w:rsidP="00243E93">
            <w:pPr>
              <w:pStyle w:val="TabelleGross"/>
              <w:rPr>
                <w:lang w:val="en-GB"/>
              </w:rPr>
            </w:pPr>
            <w:r w:rsidRPr="000136C4">
              <w:rPr>
                <w:lang w:val="en-GB"/>
              </w:rPr>
              <w:t>M</w:t>
            </w:r>
          </w:p>
        </w:tc>
      </w:tr>
      <w:tr w:rsidR="00243E93" w:rsidRPr="000136C4" w14:paraId="1C5D370A" w14:textId="77777777" w:rsidTr="007723AE">
        <w:trPr>
          <w:cantSplit/>
        </w:trPr>
        <w:tc>
          <w:tcPr>
            <w:tcW w:w="1701" w:type="dxa"/>
            <w:shd w:val="clear" w:color="auto" w:fill="auto"/>
          </w:tcPr>
          <w:p w14:paraId="77DADFD3" w14:textId="77777777" w:rsidR="00243E93" w:rsidRPr="000136C4" w:rsidRDefault="00243E93" w:rsidP="00243E93">
            <w:pPr>
              <w:pStyle w:val="TabelleGross"/>
              <w:rPr>
                <w:lang w:val="en-GB"/>
              </w:rPr>
            </w:pPr>
            <w:r w:rsidRPr="000136C4">
              <w:rPr>
                <w:lang w:val="en-GB"/>
              </w:rPr>
              <w:t>column</w:t>
            </w:r>
          </w:p>
        </w:tc>
        <w:tc>
          <w:tcPr>
            <w:tcW w:w="6804" w:type="dxa"/>
            <w:shd w:val="clear" w:color="auto" w:fill="auto"/>
          </w:tcPr>
          <w:p w14:paraId="22C98B9A" w14:textId="77777777" w:rsidR="00243E93" w:rsidRPr="000136C4" w:rsidRDefault="00700E6C" w:rsidP="00243E93">
            <w:pPr>
              <w:pStyle w:val="TabelleGross"/>
              <w:rPr>
                <w:lang w:val="en-GB"/>
              </w:rPr>
            </w:pPr>
            <w:r w:rsidRPr="000136C4">
              <w:rPr>
                <w:szCs w:val="24"/>
                <w:lang w:val="en-GB"/>
              </w:rPr>
              <w:t>List of the columns in the candidate key</w:t>
            </w:r>
          </w:p>
        </w:tc>
        <w:tc>
          <w:tcPr>
            <w:tcW w:w="709" w:type="dxa"/>
            <w:shd w:val="clear" w:color="auto" w:fill="auto"/>
          </w:tcPr>
          <w:p w14:paraId="28FD66CB" w14:textId="77777777" w:rsidR="00243E93" w:rsidRPr="000136C4" w:rsidRDefault="0074761C" w:rsidP="00243E93">
            <w:pPr>
              <w:pStyle w:val="TabelleGross"/>
              <w:rPr>
                <w:lang w:val="en-GB"/>
              </w:rPr>
            </w:pPr>
            <w:r w:rsidRPr="000136C4">
              <w:rPr>
                <w:lang w:val="en-GB"/>
              </w:rPr>
              <w:t>M</w:t>
            </w:r>
          </w:p>
        </w:tc>
      </w:tr>
      <w:tr w:rsidR="00243E93" w:rsidRPr="000136C4" w14:paraId="45865E92" w14:textId="77777777" w:rsidTr="007723AE">
        <w:trPr>
          <w:cantSplit/>
        </w:trPr>
        <w:tc>
          <w:tcPr>
            <w:tcW w:w="1701" w:type="dxa"/>
            <w:shd w:val="clear" w:color="auto" w:fill="auto"/>
          </w:tcPr>
          <w:p w14:paraId="3F154470" w14:textId="77777777" w:rsidR="00243E93" w:rsidRPr="000136C4" w:rsidRDefault="00243E93" w:rsidP="00243E93">
            <w:pPr>
              <w:pStyle w:val="TabelleGross"/>
              <w:rPr>
                <w:lang w:val="en-GB"/>
              </w:rPr>
            </w:pPr>
            <w:r w:rsidRPr="000136C4">
              <w:rPr>
                <w:lang w:val="en-GB"/>
              </w:rPr>
              <w:t>description</w:t>
            </w:r>
          </w:p>
        </w:tc>
        <w:tc>
          <w:tcPr>
            <w:tcW w:w="6804" w:type="dxa"/>
            <w:shd w:val="clear" w:color="auto" w:fill="auto"/>
          </w:tcPr>
          <w:p w14:paraId="2DEF534E" w14:textId="77777777" w:rsidR="00243E93" w:rsidRPr="000136C4" w:rsidRDefault="00700E6C" w:rsidP="00243E93">
            <w:pPr>
              <w:pStyle w:val="TabelleGross"/>
              <w:rPr>
                <w:lang w:val="en-GB"/>
              </w:rPr>
            </w:pPr>
            <w:r w:rsidRPr="000136C4">
              <w:rPr>
                <w:szCs w:val="24"/>
                <w:lang w:val="en-GB"/>
              </w:rPr>
              <w:t>Description of the meaning and content of the candidate key</w:t>
            </w:r>
          </w:p>
        </w:tc>
        <w:tc>
          <w:tcPr>
            <w:tcW w:w="709" w:type="dxa"/>
            <w:shd w:val="clear" w:color="auto" w:fill="auto"/>
          </w:tcPr>
          <w:p w14:paraId="515BB046" w14:textId="77777777" w:rsidR="00243E93" w:rsidRPr="000136C4" w:rsidRDefault="00700E6C" w:rsidP="00243E93">
            <w:pPr>
              <w:pStyle w:val="TabelleGross"/>
              <w:rPr>
                <w:lang w:val="en-GB"/>
              </w:rPr>
            </w:pPr>
            <w:r w:rsidRPr="000136C4">
              <w:rPr>
                <w:lang w:val="en-GB"/>
              </w:rPr>
              <w:t>O</w:t>
            </w:r>
          </w:p>
        </w:tc>
      </w:tr>
    </w:tbl>
    <w:p w14:paraId="4EE6EB84" w14:textId="77777777" w:rsidR="005524D2" w:rsidRPr="000136C4" w:rsidRDefault="005524D2" w:rsidP="005524D2">
      <w:pPr>
        <w:rPr>
          <w:rFonts w:cs="Arial"/>
          <w:lang w:val="en-GB"/>
        </w:rPr>
      </w:pPr>
    </w:p>
    <w:p w14:paraId="0BE6170D" w14:textId="77777777" w:rsidR="005524D2" w:rsidRPr="000136C4" w:rsidRDefault="00700E6C" w:rsidP="00EF7B08">
      <w:pPr>
        <w:pStyle w:val="berschrift2"/>
        <w:rPr>
          <w:lang w:val="en-GB"/>
        </w:rPr>
      </w:pPr>
      <w:bookmarkStart w:id="77" w:name="_Toc423960732"/>
      <w:r w:rsidRPr="000136C4">
        <w:rPr>
          <w:lang w:val="en-GB"/>
        </w:rPr>
        <w:t>Check constraint metadata</w:t>
      </w:r>
      <w:bookmarkEnd w:id="77"/>
    </w:p>
    <w:p w14:paraId="150EF703" w14:textId="77777777" w:rsidR="00EE1F8D" w:rsidRPr="000136C4" w:rsidRDefault="00700E6C" w:rsidP="002C6655">
      <w:pPr>
        <w:rPr>
          <w:rFonts w:cs="Arial"/>
          <w:lang w:val="en-GB"/>
        </w:rPr>
      </w:pPr>
      <w:r w:rsidRPr="000136C4">
        <w:rPr>
          <w:szCs w:val="24"/>
          <w:lang w:val="en-GB"/>
        </w:rPr>
        <w:t xml:space="preserve">The check constraint consists of a condition that is to be examined. </w:t>
      </w:r>
      <w:r w:rsidRPr="000136C4">
        <w:rPr>
          <w:spacing w:val="-1"/>
          <w:szCs w:val="24"/>
          <w:lang w:val="en-GB"/>
        </w:rPr>
        <w:t xml:space="preserve">This is indicated as an </w:t>
      </w:r>
      <w:r w:rsidRPr="000136C4">
        <w:rPr>
          <w:spacing w:val="-3"/>
          <w:szCs w:val="24"/>
          <w:lang w:val="en-GB"/>
        </w:rPr>
        <w:t>B</w:t>
      </w:r>
      <w:r w:rsidRPr="000136C4">
        <w:rPr>
          <w:spacing w:val="1"/>
          <w:szCs w:val="24"/>
          <w:lang w:val="en-GB"/>
        </w:rPr>
        <w:t>OO</w:t>
      </w:r>
      <w:r w:rsidRPr="000136C4">
        <w:rPr>
          <w:szCs w:val="24"/>
          <w:lang w:val="en-GB"/>
        </w:rPr>
        <w:t>L</w:t>
      </w:r>
      <w:r w:rsidRPr="000136C4">
        <w:rPr>
          <w:spacing w:val="-1"/>
          <w:szCs w:val="24"/>
          <w:lang w:val="en-GB"/>
        </w:rPr>
        <w:t>EA</w:t>
      </w:r>
      <w:r w:rsidRPr="000136C4">
        <w:rPr>
          <w:szCs w:val="24"/>
          <w:lang w:val="en-GB"/>
        </w:rPr>
        <w:t>N</w:t>
      </w:r>
      <w:r w:rsidRPr="000136C4">
        <w:rPr>
          <w:spacing w:val="-2"/>
          <w:szCs w:val="24"/>
          <w:lang w:val="en-GB"/>
        </w:rPr>
        <w:t xml:space="preserve"> </w:t>
      </w:r>
      <w:r w:rsidRPr="000136C4">
        <w:rPr>
          <w:spacing w:val="-1"/>
          <w:szCs w:val="24"/>
          <w:lang w:val="en-GB"/>
        </w:rPr>
        <w:t xml:space="preserve">expression </w:t>
      </w:r>
      <w:r w:rsidRPr="000136C4">
        <w:rPr>
          <w:spacing w:val="1"/>
          <w:szCs w:val="24"/>
          <w:lang w:val="en-GB"/>
        </w:rPr>
        <w:t>(having the value</w:t>
      </w:r>
      <w:r w:rsidRPr="000136C4">
        <w:rPr>
          <w:spacing w:val="2"/>
          <w:szCs w:val="24"/>
          <w:lang w:val="en-GB"/>
        </w:rPr>
        <w:t xml:space="preserve"> </w:t>
      </w:r>
      <w:r w:rsidRPr="000136C4">
        <w:rPr>
          <w:i/>
          <w:spacing w:val="-1"/>
          <w:szCs w:val="24"/>
          <w:lang w:val="en-GB"/>
        </w:rPr>
        <w:t>t</w:t>
      </w:r>
      <w:r w:rsidRPr="000136C4">
        <w:rPr>
          <w:i/>
          <w:spacing w:val="1"/>
          <w:szCs w:val="24"/>
          <w:lang w:val="en-GB"/>
        </w:rPr>
        <w:t>r</w:t>
      </w:r>
      <w:r w:rsidRPr="000136C4">
        <w:rPr>
          <w:i/>
          <w:szCs w:val="24"/>
          <w:lang w:val="en-GB"/>
        </w:rPr>
        <w:t>u</w:t>
      </w:r>
      <w:r w:rsidRPr="000136C4">
        <w:rPr>
          <w:i/>
          <w:spacing w:val="-1"/>
          <w:szCs w:val="24"/>
          <w:lang w:val="en-GB"/>
        </w:rPr>
        <w:t>e</w:t>
      </w:r>
      <w:r w:rsidRPr="000136C4">
        <w:rPr>
          <w:szCs w:val="24"/>
          <w:lang w:val="en-GB"/>
        </w:rPr>
        <w:t xml:space="preserve">, </w:t>
      </w:r>
      <w:r w:rsidRPr="000136C4">
        <w:rPr>
          <w:i/>
          <w:spacing w:val="1"/>
          <w:szCs w:val="24"/>
          <w:lang w:val="en-GB"/>
        </w:rPr>
        <w:t>f</w:t>
      </w:r>
      <w:r w:rsidRPr="000136C4">
        <w:rPr>
          <w:i/>
          <w:szCs w:val="24"/>
          <w:lang w:val="en-GB"/>
        </w:rPr>
        <w:t>a</w:t>
      </w:r>
      <w:r w:rsidRPr="000136C4">
        <w:rPr>
          <w:i/>
          <w:spacing w:val="-1"/>
          <w:szCs w:val="24"/>
          <w:lang w:val="en-GB"/>
        </w:rPr>
        <w:t>l</w:t>
      </w:r>
      <w:r w:rsidRPr="000136C4">
        <w:rPr>
          <w:i/>
          <w:szCs w:val="24"/>
          <w:lang w:val="en-GB"/>
        </w:rPr>
        <w:t>se</w:t>
      </w:r>
      <w:r w:rsidRPr="000136C4">
        <w:rPr>
          <w:i/>
          <w:spacing w:val="-1"/>
          <w:szCs w:val="24"/>
          <w:lang w:val="en-GB"/>
        </w:rPr>
        <w:t xml:space="preserve"> </w:t>
      </w:r>
      <w:r w:rsidRPr="000136C4">
        <w:rPr>
          <w:szCs w:val="24"/>
          <w:lang w:val="en-GB"/>
        </w:rPr>
        <w:t>or</w:t>
      </w:r>
      <w:r w:rsidRPr="000136C4">
        <w:rPr>
          <w:spacing w:val="-1"/>
          <w:szCs w:val="24"/>
          <w:lang w:val="en-GB"/>
        </w:rPr>
        <w:t xml:space="preserve"> </w:t>
      </w:r>
      <w:r w:rsidRPr="000136C4">
        <w:rPr>
          <w:i/>
          <w:szCs w:val="24"/>
          <w:lang w:val="en-GB"/>
        </w:rPr>
        <w:t>u</w:t>
      </w:r>
      <w:r w:rsidRPr="000136C4">
        <w:rPr>
          <w:i/>
          <w:spacing w:val="-3"/>
          <w:szCs w:val="24"/>
          <w:lang w:val="en-GB"/>
        </w:rPr>
        <w:t>n</w:t>
      </w:r>
      <w:r w:rsidRPr="000136C4">
        <w:rPr>
          <w:i/>
          <w:szCs w:val="24"/>
          <w:lang w:val="en-GB"/>
        </w:rPr>
        <w:t>kn</w:t>
      </w:r>
      <w:r w:rsidRPr="000136C4">
        <w:rPr>
          <w:i/>
          <w:spacing w:val="-1"/>
          <w:szCs w:val="24"/>
          <w:lang w:val="en-GB"/>
        </w:rPr>
        <w:t>o</w:t>
      </w:r>
      <w:r w:rsidRPr="000136C4">
        <w:rPr>
          <w:i/>
          <w:spacing w:val="1"/>
          <w:szCs w:val="24"/>
          <w:lang w:val="en-GB"/>
        </w:rPr>
        <w:t>w</w:t>
      </w:r>
      <w:r w:rsidRPr="000136C4">
        <w:rPr>
          <w:i/>
          <w:szCs w:val="24"/>
          <w:lang w:val="en-GB"/>
        </w:rPr>
        <w:t>n</w:t>
      </w:r>
      <w:r w:rsidRPr="000136C4">
        <w:rPr>
          <w:szCs w:val="24"/>
          <w:lang w:val="en-GB"/>
        </w:rPr>
        <w:t xml:space="preserve">) </w:t>
      </w:r>
      <w:r w:rsidRPr="000136C4">
        <w:rPr>
          <w:spacing w:val="-1"/>
          <w:szCs w:val="24"/>
          <w:lang w:val="en-GB"/>
        </w:rPr>
        <w:t>i</w:t>
      </w:r>
      <w:r w:rsidRPr="000136C4">
        <w:rPr>
          <w:szCs w:val="24"/>
          <w:lang w:val="en-GB"/>
        </w:rPr>
        <w:t xml:space="preserve">n </w:t>
      </w:r>
      <w:r w:rsidRPr="000136C4">
        <w:rPr>
          <w:spacing w:val="-3"/>
          <w:szCs w:val="24"/>
          <w:lang w:val="en-GB"/>
        </w:rPr>
        <w:t>S</w:t>
      </w:r>
      <w:r w:rsidRPr="000136C4">
        <w:rPr>
          <w:spacing w:val="1"/>
          <w:szCs w:val="24"/>
          <w:lang w:val="en-GB"/>
        </w:rPr>
        <w:t>Q</w:t>
      </w:r>
      <w:r w:rsidRPr="000136C4">
        <w:rPr>
          <w:szCs w:val="24"/>
          <w:lang w:val="en-GB"/>
        </w:rPr>
        <w:t>L:</w:t>
      </w:r>
      <w:r w:rsidR="00164633">
        <w:rPr>
          <w:szCs w:val="24"/>
          <w:lang w:val="en-GB"/>
        </w:rPr>
        <w:t>2008</w:t>
      </w:r>
      <w:r w:rsidRPr="000136C4">
        <w:rPr>
          <w:spacing w:val="-3"/>
          <w:szCs w:val="24"/>
          <w:lang w:val="en-GB"/>
        </w:rPr>
        <w:t xml:space="preserve"> s</w:t>
      </w:r>
      <w:r w:rsidRPr="000136C4">
        <w:rPr>
          <w:spacing w:val="-2"/>
          <w:szCs w:val="24"/>
          <w:lang w:val="en-GB"/>
        </w:rPr>
        <w:t>y</w:t>
      </w:r>
      <w:r w:rsidRPr="000136C4">
        <w:rPr>
          <w:szCs w:val="24"/>
          <w:lang w:val="en-GB"/>
        </w:rPr>
        <w:t>ntax</w:t>
      </w:r>
      <w:r w:rsidR="00EE1F8D" w:rsidRPr="000136C4">
        <w:rPr>
          <w:rFonts w:cs="Arial"/>
          <w:lang w:val="en-GB"/>
        </w:rPr>
        <w:t>.</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134"/>
        <w:gridCol w:w="7371"/>
        <w:gridCol w:w="709"/>
      </w:tblGrid>
      <w:tr w:rsidR="00EE64E4" w:rsidRPr="000136C4" w14:paraId="5D804405" w14:textId="77777777" w:rsidTr="005647F2">
        <w:trPr>
          <w:cantSplit/>
          <w:tblHeader/>
        </w:trPr>
        <w:tc>
          <w:tcPr>
            <w:tcW w:w="1134" w:type="dxa"/>
            <w:shd w:val="clear" w:color="auto" w:fill="99CCFF"/>
          </w:tcPr>
          <w:p w14:paraId="7A26E4C9" w14:textId="77777777" w:rsidR="00EE64E4" w:rsidRPr="000136C4" w:rsidRDefault="00EE64E4" w:rsidP="00EE64E4">
            <w:pPr>
              <w:pStyle w:val="TabelleGross"/>
              <w:rPr>
                <w:b/>
                <w:lang w:val="en-GB"/>
              </w:rPr>
            </w:pPr>
            <w:r w:rsidRPr="000136C4">
              <w:rPr>
                <w:b/>
                <w:lang w:val="en-GB"/>
              </w:rPr>
              <w:t>ID</w:t>
            </w:r>
          </w:p>
        </w:tc>
        <w:tc>
          <w:tcPr>
            <w:tcW w:w="7371" w:type="dxa"/>
            <w:shd w:val="clear" w:color="auto" w:fill="99CCFF"/>
          </w:tcPr>
          <w:p w14:paraId="4123E3C9" w14:textId="77777777" w:rsidR="00EE64E4" w:rsidRPr="000136C4" w:rsidRDefault="00E54509" w:rsidP="00EE64E4">
            <w:pPr>
              <w:pStyle w:val="TabelleGross"/>
              <w:rPr>
                <w:b/>
                <w:lang w:val="en-GB"/>
              </w:rPr>
            </w:pPr>
            <w:r w:rsidRPr="000136C4">
              <w:rPr>
                <w:b/>
                <w:lang w:val="en-GB"/>
              </w:rPr>
              <w:t>Description of requirement</w:t>
            </w:r>
          </w:p>
        </w:tc>
        <w:tc>
          <w:tcPr>
            <w:tcW w:w="709" w:type="dxa"/>
            <w:shd w:val="clear" w:color="auto" w:fill="99CCFF"/>
          </w:tcPr>
          <w:p w14:paraId="18E67E19" w14:textId="77777777" w:rsidR="00EE64E4" w:rsidRPr="000136C4" w:rsidRDefault="00E54509" w:rsidP="00EE64E4">
            <w:pPr>
              <w:pStyle w:val="TabelleGross"/>
              <w:rPr>
                <w:b/>
                <w:lang w:val="en-GB"/>
              </w:rPr>
            </w:pPr>
            <w:r w:rsidRPr="000136C4">
              <w:rPr>
                <w:b/>
                <w:lang w:val="en-GB"/>
              </w:rPr>
              <w:t>M/O</w:t>
            </w:r>
          </w:p>
        </w:tc>
      </w:tr>
      <w:tr w:rsidR="00EE64E4" w:rsidRPr="000136C4" w14:paraId="4444BBE6" w14:textId="77777777" w:rsidTr="005647F2">
        <w:trPr>
          <w:cantSplit/>
        </w:trPr>
        <w:tc>
          <w:tcPr>
            <w:tcW w:w="1134" w:type="dxa"/>
            <w:shd w:val="clear" w:color="auto" w:fill="auto"/>
          </w:tcPr>
          <w:p w14:paraId="1CBE63D6" w14:textId="77777777" w:rsidR="00EE64E4" w:rsidRPr="000136C4" w:rsidRDefault="00EE64E4" w:rsidP="001E4F3F">
            <w:pPr>
              <w:pStyle w:val="TabelleGross"/>
              <w:rPr>
                <w:sz w:val="16"/>
                <w:szCs w:val="16"/>
                <w:lang w:val="en-GB"/>
              </w:rPr>
            </w:pPr>
            <w:r w:rsidRPr="000136C4">
              <w:rPr>
                <w:lang w:val="en-GB"/>
              </w:rPr>
              <w:t>M_5.</w:t>
            </w:r>
            <w:r w:rsidR="001E4F3F">
              <w:rPr>
                <w:lang w:val="en-GB"/>
              </w:rPr>
              <w:t>12</w:t>
            </w:r>
            <w:r w:rsidRPr="000136C4">
              <w:rPr>
                <w:lang w:val="en-GB"/>
              </w:rPr>
              <w:t>-1</w:t>
            </w:r>
          </w:p>
        </w:tc>
        <w:tc>
          <w:tcPr>
            <w:tcW w:w="7371" w:type="dxa"/>
            <w:shd w:val="clear" w:color="auto" w:fill="auto"/>
          </w:tcPr>
          <w:p w14:paraId="4F08D16C" w14:textId="77777777" w:rsidR="00EE64E4" w:rsidRPr="000136C4" w:rsidRDefault="00700E6C" w:rsidP="00EE64E4">
            <w:pPr>
              <w:pStyle w:val="TabelleGross"/>
              <w:rPr>
                <w:lang w:val="en-GB"/>
              </w:rPr>
            </w:pPr>
            <w:r w:rsidRPr="000136C4">
              <w:rPr>
                <w:szCs w:val="24"/>
                <w:lang w:val="en-GB"/>
              </w:rPr>
              <w:t>The metadata of the check constraint of a table can be archived in the</w:t>
            </w:r>
            <w:r w:rsidRPr="000136C4">
              <w:rPr>
                <w:spacing w:val="-2"/>
                <w:szCs w:val="24"/>
                <w:lang w:val="en-GB"/>
              </w:rPr>
              <w:t xml:space="preserve"> </w:t>
            </w:r>
            <w:r w:rsidRPr="000136C4">
              <w:rPr>
                <w:rFonts w:ascii="Courier New" w:hAnsi="Courier New"/>
                <w:szCs w:val="24"/>
                <w:lang w:val="en-GB"/>
              </w:rPr>
              <w:t>metad</w:t>
            </w:r>
            <w:r w:rsidRPr="000136C4">
              <w:rPr>
                <w:rFonts w:ascii="Courier New" w:hAnsi="Courier New"/>
                <w:szCs w:val="24"/>
                <w:lang w:val="en-GB"/>
              </w:rPr>
              <w:t>a</w:t>
            </w:r>
            <w:r w:rsidRPr="000136C4">
              <w:rPr>
                <w:rFonts w:ascii="Courier New" w:hAnsi="Courier New"/>
                <w:szCs w:val="24"/>
                <w:lang w:val="en-GB"/>
              </w:rPr>
              <w:t>ta.xml</w:t>
            </w:r>
            <w:r w:rsidRPr="000136C4">
              <w:rPr>
                <w:spacing w:val="-64"/>
                <w:szCs w:val="24"/>
                <w:lang w:val="en-GB"/>
              </w:rPr>
              <w:t xml:space="preserve"> </w:t>
            </w:r>
            <w:r w:rsidRPr="000136C4">
              <w:rPr>
                <w:szCs w:val="24"/>
                <w:lang w:val="en-GB"/>
              </w:rPr>
              <w:t>file</w:t>
            </w:r>
          </w:p>
        </w:tc>
        <w:tc>
          <w:tcPr>
            <w:tcW w:w="709" w:type="dxa"/>
            <w:shd w:val="clear" w:color="auto" w:fill="auto"/>
          </w:tcPr>
          <w:p w14:paraId="2056FD6B" w14:textId="77777777" w:rsidR="00EE64E4" w:rsidRPr="000136C4" w:rsidRDefault="00700E6C" w:rsidP="00EE64E4">
            <w:pPr>
              <w:pStyle w:val="TabelleGross"/>
              <w:rPr>
                <w:lang w:val="en-GB"/>
              </w:rPr>
            </w:pPr>
            <w:r w:rsidRPr="000136C4">
              <w:rPr>
                <w:lang w:val="en-GB"/>
              </w:rPr>
              <w:t>O</w:t>
            </w:r>
          </w:p>
        </w:tc>
      </w:tr>
    </w:tbl>
    <w:p w14:paraId="1BE95214" w14:textId="77777777" w:rsidR="008D6512" w:rsidRPr="000136C4" w:rsidRDefault="008D6512" w:rsidP="008D6512">
      <w:pPr>
        <w:rPr>
          <w:rFonts w:cs="Arial"/>
          <w:lang w:val="en-GB"/>
        </w:rPr>
      </w:pPr>
    </w:p>
    <w:p w14:paraId="60FE95D7" w14:textId="77777777" w:rsidR="008D6512" w:rsidRPr="000136C4" w:rsidRDefault="00700E6C" w:rsidP="008D6512">
      <w:pPr>
        <w:rPr>
          <w:rFonts w:cs="Arial"/>
          <w:lang w:val="en-GB"/>
        </w:rPr>
      </w:pPr>
      <w:r w:rsidRPr="000136C4">
        <w:rPr>
          <w:spacing w:val="-1"/>
          <w:szCs w:val="24"/>
          <w:lang w:val="en-GB"/>
        </w:rPr>
        <w:lastRenderedPageBreak/>
        <w:t>The following check constraint metadata are stored in the</w:t>
      </w:r>
      <w:r w:rsidRPr="000136C4">
        <w:rPr>
          <w:spacing w:val="1"/>
          <w:szCs w:val="24"/>
          <w:lang w:val="en-GB"/>
        </w:rPr>
        <w:t xml:space="preserve"> </w:t>
      </w:r>
      <w:r w:rsidRPr="000136C4">
        <w:rPr>
          <w:rFonts w:ascii="Courier New" w:hAnsi="Courier New"/>
          <w:szCs w:val="24"/>
          <w:lang w:val="en-GB"/>
        </w:rPr>
        <w:t>metadat</w:t>
      </w:r>
      <w:r w:rsidRPr="000136C4">
        <w:rPr>
          <w:rFonts w:ascii="Courier New" w:hAnsi="Courier New"/>
          <w:spacing w:val="-3"/>
          <w:szCs w:val="24"/>
          <w:lang w:val="en-GB"/>
        </w:rPr>
        <w:t>a</w:t>
      </w:r>
      <w:r w:rsidRPr="000136C4">
        <w:rPr>
          <w:rFonts w:ascii="Courier New" w:hAnsi="Courier New"/>
          <w:szCs w:val="24"/>
          <w:lang w:val="en-GB"/>
        </w:rPr>
        <w:t>.xml</w:t>
      </w:r>
      <w:r w:rsidRPr="000136C4">
        <w:rPr>
          <w:spacing w:val="-70"/>
          <w:szCs w:val="24"/>
          <w:lang w:val="en-GB"/>
        </w:rPr>
        <w:t xml:space="preserve"> </w:t>
      </w:r>
      <w:r w:rsidRPr="000136C4">
        <w:rPr>
          <w:szCs w:val="24"/>
          <w:lang w:val="en-GB"/>
        </w:rPr>
        <w:t>file if a check co</w:t>
      </w:r>
      <w:r w:rsidRPr="000136C4">
        <w:rPr>
          <w:szCs w:val="24"/>
          <w:lang w:val="en-GB"/>
        </w:rPr>
        <w:t>n</w:t>
      </w:r>
      <w:r w:rsidRPr="000136C4">
        <w:rPr>
          <w:szCs w:val="24"/>
          <w:lang w:val="en-GB"/>
        </w:rPr>
        <w:t>straint is archived</w:t>
      </w:r>
      <w:r w:rsidR="008D6512" w:rsidRPr="000136C4">
        <w:rPr>
          <w:rFonts w:cs="Arial"/>
          <w:lang w:val="en-GB"/>
        </w:rPr>
        <w:t>:</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701"/>
        <w:gridCol w:w="6804"/>
        <w:gridCol w:w="709"/>
      </w:tblGrid>
      <w:tr w:rsidR="0074761C" w:rsidRPr="000136C4" w14:paraId="27826C81" w14:textId="77777777" w:rsidTr="007723AE">
        <w:trPr>
          <w:cantSplit/>
          <w:tblHeader/>
        </w:trPr>
        <w:tc>
          <w:tcPr>
            <w:tcW w:w="1701" w:type="dxa"/>
            <w:shd w:val="clear" w:color="auto" w:fill="99CCFF"/>
          </w:tcPr>
          <w:p w14:paraId="21C74B60" w14:textId="77777777" w:rsidR="0074761C" w:rsidRPr="000136C4" w:rsidRDefault="001F2144" w:rsidP="0074761C">
            <w:pPr>
              <w:pStyle w:val="TabelleGross"/>
              <w:rPr>
                <w:b/>
                <w:lang w:val="en-GB"/>
              </w:rPr>
            </w:pPr>
            <w:r w:rsidRPr="000136C4">
              <w:rPr>
                <w:b/>
                <w:lang w:val="en-GB"/>
              </w:rPr>
              <w:t>Identifier</w:t>
            </w:r>
          </w:p>
        </w:tc>
        <w:tc>
          <w:tcPr>
            <w:tcW w:w="6804" w:type="dxa"/>
            <w:shd w:val="clear" w:color="auto" w:fill="99CCFF"/>
          </w:tcPr>
          <w:p w14:paraId="75A3556C" w14:textId="77777777" w:rsidR="0074761C" w:rsidRPr="000136C4" w:rsidRDefault="001F2144" w:rsidP="0074761C">
            <w:pPr>
              <w:pStyle w:val="TabelleGross"/>
              <w:rPr>
                <w:b/>
                <w:lang w:val="en-GB"/>
              </w:rPr>
            </w:pPr>
            <w:r w:rsidRPr="000136C4">
              <w:rPr>
                <w:b/>
                <w:lang w:val="en-GB"/>
              </w:rPr>
              <w:t>Meaning</w:t>
            </w:r>
          </w:p>
        </w:tc>
        <w:tc>
          <w:tcPr>
            <w:tcW w:w="709" w:type="dxa"/>
            <w:shd w:val="clear" w:color="auto" w:fill="99CCFF"/>
          </w:tcPr>
          <w:p w14:paraId="16110F3E" w14:textId="77777777" w:rsidR="0074761C" w:rsidRPr="000136C4" w:rsidRDefault="00E54509" w:rsidP="0074761C">
            <w:pPr>
              <w:pStyle w:val="TabelleGross"/>
              <w:rPr>
                <w:b/>
                <w:lang w:val="en-GB"/>
              </w:rPr>
            </w:pPr>
            <w:r w:rsidRPr="000136C4">
              <w:rPr>
                <w:b/>
                <w:lang w:val="en-GB"/>
              </w:rPr>
              <w:t>M/O</w:t>
            </w:r>
          </w:p>
        </w:tc>
      </w:tr>
      <w:tr w:rsidR="0074761C" w:rsidRPr="000136C4" w14:paraId="6F97158E" w14:textId="77777777" w:rsidTr="007723AE">
        <w:trPr>
          <w:cantSplit/>
        </w:trPr>
        <w:tc>
          <w:tcPr>
            <w:tcW w:w="1701" w:type="dxa"/>
            <w:shd w:val="clear" w:color="auto" w:fill="auto"/>
          </w:tcPr>
          <w:p w14:paraId="5189666E" w14:textId="77777777" w:rsidR="0074761C" w:rsidRPr="000136C4" w:rsidRDefault="001E4F3F" w:rsidP="0074761C">
            <w:pPr>
              <w:pStyle w:val="TabelleGross"/>
              <w:rPr>
                <w:lang w:val="en-GB"/>
              </w:rPr>
            </w:pPr>
            <w:r w:rsidRPr="000136C4">
              <w:rPr>
                <w:lang w:val="en-GB"/>
              </w:rPr>
              <w:t>N</w:t>
            </w:r>
            <w:r w:rsidR="0074761C" w:rsidRPr="000136C4">
              <w:rPr>
                <w:lang w:val="en-GB"/>
              </w:rPr>
              <w:t>ame</w:t>
            </w:r>
          </w:p>
        </w:tc>
        <w:tc>
          <w:tcPr>
            <w:tcW w:w="6804" w:type="dxa"/>
            <w:shd w:val="clear" w:color="auto" w:fill="auto"/>
          </w:tcPr>
          <w:p w14:paraId="1F2B7470" w14:textId="77777777" w:rsidR="0074761C" w:rsidRPr="000136C4" w:rsidRDefault="00700E6C" w:rsidP="0074761C">
            <w:pPr>
              <w:pStyle w:val="TabelleGross"/>
              <w:rPr>
                <w:lang w:val="en-GB"/>
              </w:rPr>
            </w:pPr>
            <w:r w:rsidRPr="000136C4">
              <w:rPr>
                <w:szCs w:val="24"/>
                <w:lang w:val="en-GB"/>
              </w:rPr>
              <w:t>Name of the check constraint</w:t>
            </w:r>
          </w:p>
        </w:tc>
        <w:tc>
          <w:tcPr>
            <w:tcW w:w="709" w:type="dxa"/>
            <w:shd w:val="clear" w:color="auto" w:fill="auto"/>
          </w:tcPr>
          <w:p w14:paraId="611EA46F" w14:textId="77777777" w:rsidR="0074761C" w:rsidRPr="000136C4" w:rsidRDefault="0074761C" w:rsidP="0074761C">
            <w:pPr>
              <w:pStyle w:val="TabelleGross"/>
              <w:rPr>
                <w:lang w:val="en-GB"/>
              </w:rPr>
            </w:pPr>
            <w:r w:rsidRPr="000136C4">
              <w:rPr>
                <w:lang w:val="en-GB"/>
              </w:rPr>
              <w:t>M</w:t>
            </w:r>
          </w:p>
        </w:tc>
      </w:tr>
      <w:tr w:rsidR="0074761C" w:rsidRPr="000136C4" w14:paraId="4632CD56" w14:textId="77777777" w:rsidTr="007723AE">
        <w:trPr>
          <w:cantSplit/>
        </w:trPr>
        <w:tc>
          <w:tcPr>
            <w:tcW w:w="1701" w:type="dxa"/>
            <w:shd w:val="clear" w:color="auto" w:fill="auto"/>
          </w:tcPr>
          <w:p w14:paraId="1222E39F" w14:textId="77777777" w:rsidR="0074761C" w:rsidRPr="000136C4" w:rsidRDefault="0074761C" w:rsidP="0074761C">
            <w:pPr>
              <w:pStyle w:val="TabelleGross"/>
              <w:rPr>
                <w:lang w:val="en-GB"/>
              </w:rPr>
            </w:pPr>
            <w:r w:rsidRPr="000136C4">
              <w:rPr>
                <w:lang w:val="en-GB"/>
              </w:rPr>
              <w:t>condition</w:t>
            </w:r>
          </w:p>
        </w:tc>
        <w:tc>
          <w:tcPr>
            <w:tcW w:w="6804" w:type="dxa"/>
            <w:shd w:val="clear" w:color="auto" w:fill="auto"/>
          </w:tcPr>
          <w:p w14:paraId="5F830820" w14:textId="77777777" w:rsidR="0074761C" w:rsidRPr="000136C4" w:rsidRDefault="00700E6C" w:rsidP="0074761C">
            <w:pPr>
              <w:pStyle w:val="TabelleGross"/>
              <w:rPr>
                <w:lang w:val="en-GB"/>
              </w:rPr>
            </w:pPr>
            <w:r w:rsidRPr="000136C4">
              <w:rPr>
                <w:szCs w:val="24"/>
                <w:lang w:val="en-GB"/>
              </w:rPr>
              <w:t>Condition of the check constraint</w:t>
            </w:r>
          </w:p>
        </w:tc>
        <w:tc>
          <w:tcPr>
            <w:tcW w:w="709" w:type="dxa"/>
            <w:shd w:val="clear" w:color="auto" w:fill="auto"/>
          </w:tcPr>
          <w:p w14:paraId="40DBAAC3" w14:textId="77777777" w:rsidR="0074761C" w:rsidRPr="000136C4" w:rsidRDefault="0074761C" w:rsidP="0074761C">
            <w:pPr>
              <w:pStyle w:val="TabelleGross"/>
              <w:rPr>
                <w:lang w:val="en-GB"/>
              </w:rPr>
            </w:pPr>
            <w:r w:rsidRPr="000136C4">
              <w:rPr>
                <w:lang w:val="en-GB"/>
              </w:rPr>
              <w:t>M</w:t>
            </w:r>
          </w:p>
        </w:tc>
      </w:tr>
      <w:tr w:rsidR="0074761C" w:rsidRPr="000136C4" w14:paraId="16938098" w14:textId="77777777" w:rsidTr="007723AE">
        <w:trPr>
          <w:cantSplit/>
        </w:trPr>
        <w:tc>
          <w:tcPr>
            <w:tcW w:w="1701" w:type="dxa"/>
            <w:shd w:val="clear" w:color="auto" w:fill="auto"/>
          </w:tcPr>
          <w:p w14:paraId="25FC358F" w14:textId="77777777" w:rsidR="0074761C" w:rsidRPr="000136C4" w:rsidRDefault="0074761C" w:rsidP="0074761C">
            <w:pPr>
              <w:pStyle w:val="TabelleGross"/>
              <w:rPr>
                <w:lang w:val="en-GB"/>
              </w:rPr>
            </w:pPr>
            <w:r w:rsidRPr="000136C4">
              <w:rPr>
                <w:lang w:val="en-GB"/>
              </w:rPr>
              <w:t>description</w:t>
            </w:r>
          </w:p>
        </w:tc>
        <w:tc>
          <w:tcPr>
            <w:tcW w:w="6804" w:type="dxa"/>
            <w:shd w:val="clear" w:color="auto" w:fill="auto"/>
          </w:tcPr>
          <w:p w14:paraId="579F7634" w14:textId="77777777" w:rsidR="0074761C" w:rsidRPr="000136C4" w:rsidRDefault="00700E6C" w:rsidP="0074761C">
            <w:pPr>
              <w:pStyle w:val="TabelleGross"/>
              <w:rPr>
                <w:lang w:val="en-GB"/>
              </w:rPr>
            </w:pPr>
            <w:r w:rsidRPr="000136C4">
              <w:rPr>
                <w:szCs w:val="24"/>
                <w:lang w:val="en-GB"/>
              </w:rPr>
              <w:t>Description of the meaning and content of the check constraint</w:t>
            </w:r>
          </w:p>
        </w:tc>
        <w:tc>
          <w:tcPr>
            <w:tcW w:w="709" w:type="dxa"/>
            <w:shd w:val="clear" w:color="auto" w:fill="auto"/>
          </w:tcPr>
          <w:p w14:paraId="1B869F21" w14:textId="77777777" w:rsidR="0074761C" w:rsidRPr="000136C4" w:rsidRDefault="00700E6C" w:rsidP="0074761C">
            <w:pPr>
              <w:pStyle w:val="TabelleGross"/>
              <w:rPr>
                <w:lang w:val="en-GB"/>
              </w:rPr>
            </w:pPr>
            <w:r w:rsidRPr="000136C4">
              <w:rPr>
                <w:lang w:val="en-GB"/>
              </w:rPr>
              <w:t>O</w:t>
            </w:r>
          </w:p>
        </w:tc>
      </w:tr>
    </w:tbl>
    <w:p w14:paraId="33B90543" w14:textId="77777777" w:rsidR="00D47ACB" w:rsidRPr="000136C4" w:rsidRDefault="00D47ACB" w:rsidP="00EE64E4">
      <w:pPr>
        <w:rPr>
          <w:rFonts w:cs="Arial"/>
          <w:lang w:val="en-GB"/>
        </w:rPr>
      </w:pPr>
      <w:bookmarkStart w:id="78" w:name="_Toc264549062"/>
    </w:p>
    <w:p w14:paraId="5C0B9E19" w14:textId="77777777" w:rsidR="005524D2" w:rsidRPr="000136C4" w:rsidRDefault="00700E6C" w:rsidP="00EF7B08">
      <w:pPr>
        <w:pStyle w:val="berschrift2"/>
        <w:rPr>
          <w:lang w:val="en-GB"/>
        </w:rPr>
      </w:pPr>
      <w:bookmarkStart w:id="79" w:name="_Toc423960733"/>
      <w:bookmarkEnd w:id="78"/>
      <w:r w:rsidRPr="000136C4">
        <w:rPr>
          <w:lang w:val="en-GB"/>
        </w:rPr>
        <w:t>Trigger level metadata</w:t>
      </w:r>
      <w:bookmarkEnd w:id="79"/>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134"/>
        <w:gridCol w:w="7371"/>
        <w:gridCol w:w="709"/>
      </w:tblGrid>
      <w:tr w:rsidR="00EE64E4" w:rsidRPr="000136C4" w14:paraId="0F059D9B" w14:textId="77777777" w:rsidTr="005647F2">
        <w:trPr>
          <w:cantSplit/>
          <w:tblHeader/>
        </w:trPr>
        <w:tc>
          <w:tcPr>
            <w:tcW w:w="1134" w:type="dxa"/>
            <w:shd w:val="clear" w:color="auto" w:fill="99CCFF"/>
          </w:tcPr>
          <w:p w14:paraId="44BD1F37" w14:textId="77777777" w:rsidR="00EE64E4" w:rsidRPr="000136C4" w:rsidRDefault="00EE64E4" w:rsidP="00EE64E4">
            <w:pPr>
              <w:pStyle w:val="TabelleGross"/>
              <w:rPr>
                <w:b/>
                <w:lang w:val="en-GB"/>
              </w:rPr>
            </w:pPr>
            <w:r w:rsidRPr="000136C4">
              <w:rPr>
                <w:b/>
                <w:lang w:val="en-GB"/>
              </w:rPr>
              <w:t>ID</w:t>
            </w:r>
          </w:p>
        </w:tc>
        <w:tc>
          <w:tcPr>
            <w:tcW w:w="7371" w:type="dxa"/>
            <w:shd w:val="clear" w:color="auto" w:fill="99CCFF"/>
          </w:tcPr>
          <w:p w14:paraId="26635DAB" w14:textId="77777777" w:rsidR="00EE64E4" w:rsidRPr="000136C4" w:rsidRDefault="00E54509" w:rsidP="00EE64E4">
            <w:pPr>
              <w:pStyle w:val="TabelleGross"/>
              <w:rPr>
                <w:b/>
                <w:lang w:val="en-GB"/>
              </w:rPr>
            </w:pPr>
            <w:r w:rsidRPr="000136C4">
              <w:rPr>
                <w:b/>
                <w:lang w:val="en-GB"/>
              </w:rPr>
              <w:t>Description of requirement</w:t>
            </w:r>
          </w:p>
        </w:tc>
        <w:tc>
          <w:tcPr>
            <w:tcW w:w="709" w:type="dxa"/>
            <w:shd w:val="clear" w:color="auto" w:fill="99CCFF"/>
          </w:tcPr>
          <w:p w14:paraId="4D0D370C" w14:textId="77777777" w:rsidR="00EE64E4" w:rsidRPr="000136C4" w:rsidRDefault="00E54509" w:rsidP="00EE64E4">
            <w:pPr>
              <w:pStyle w:val="TabelleGross"/>
              <w:rPr>
                <w:b/>
                <w:lang w:val="en-GB"/>
              </w:rPr>
            </w:pPr>
            <w:r w:rsidRPr="000136C4">
              <w:rPr>
                <w:b/>
                <w:lang w:val="en-GB"/>
              </w:rPr>
              <w:t>M/O</w:t>
            </w:r>
          </w:p>
        </w:tc>
      </w:tr>
      <w:tr w:rsidR="00EE64E4" w:rsidRPr="000136C4" w14:paraId="71800C9F" w14:textId="77777777" w:rsidTr="005647F2">
        <w:trPr>
          <w:cantSplit/>
        </w:trPr>
        <w:tc>
          <w:tcPr>
            <w:tcW w:w="1134" w:type="dxa"/>
            <w:shd w:val="clear" w:color="auto" w:fill="auto"/>
          </w:tcPr>
          <w:p w14:paraId="657BF968" w14:textId="77777777" w:rsidR="00EE64E4" w:rsidRPr="000136C4" w:rsidRDefault="00EE64E4" w:rsidP="001E4F3F">
            <w:pPr>
              <w:pStyle w:val="TabelleGross"/>
              <w:rPr>
                <w:sz w:val="16"/>
                <w:szCs w:val="16"/>
                <w:lang w:val="en-GB"/>
              </w:rPr>
            </w:pPr>
            <w:r w:rsidRPr="000136C4">
              <w:rPr>
                <w:lang w:val="en-GB"/>
              </w:rPr>
              <w:t>M_5.1</w:t>
            </w:r>
            <w:r w:rsidR="001E4F3F">
              <w:rPr>
                <w:lang w:val="en-GB"/>
              </w:rPr>
              <w:t>3</w:t>
            </w:r>
            <w:r w:rsidRPr="000136C4">
              <w:rPr>
                <w:lang w:val="en-GB"/>
              </w:rPr>
              <w:t>-1</w:t>
            </w:r>
          </w:p>
        </w:tc>
        <w:tc>
          <w:tcPr>
            <w:tcW w:w="7371" w:type="dxa"/>
            <w:shd w:val="clear" w:color="auto" w:fill="auto"/>
          </w:tcPr>
          <w:p w14:paraId="601BEA2A" w14:textId="77777777" w:rsidR="00EE64E4" w:rsidRPr="000136C4" w:rsidRDefault="00700E6C" w:rsidP="00EE64E4">
            <w:pPr>
              <w:pStyle w:val="TabelleGross"/>
              <w:rPr>
                <w:lang w:val="en-GB"/>
              </w:rPr>
            </w:pPr>
            <w:r w:rsidRPr="000136C4">
              <w:rPr>
                <w:szCs w:val="24"/>
                <w:lang w:val="en-GB"/>
              </w:rPr>
              <w:t>The trigger metadata of a table can be archived in the</w:t>
            </w:r>
            <w:r w:rsidRPr="000136C4">
              <w:rPr>
                <w:spacing w:val="-2"/>
                <w:szCs w:val="24"/>
                <w:lang w:val="en-GB"/>
              </w:rPr>
              <w:t xml:space="preserve"> </w:t>
            </w:r>
            <w:r w:rsidRPr="000136C4">
              <w:rPr>
                <w:rFonts w:ascii="Courier New" w:hAnsi="Courier New"/>
                <w:szCs w:val="24"/>
                <w:lang w:val="en-GB"/>
              </w:rPr>
              <w:t>metadata.xml</w:t>
            </w:r>
            <w:r w:rsidRPr="000136C4">
              <w:rPr>
                <w:spacing w:val="-64"/>
                <w:szCs w:val="24"/>
                <w:lang w:val="en-GB"/>
              </w:rPr>
              <w:t xml:space="preserve"> </w:t>
            </w:r>
            <w:r w:rsidRPr="000136C4">
              <w:rPr>
                <w:szCs w:val="24"/>
                <w:lang w:val="en-GB"/>
              </w:rPr>
              <w:t>file</w:t>
            </w:r>
          </w:p>
        </w:tc>
        <w:tc>
          <w:tcPr>
            <w:tcW w:w="709" w:type="dxa"/>
            <w:shd w:val="clear" w:color="auto" w:fill="auto"/>
          </w:tcPr>
          <w:p w14:paraId="29F32FDD" w14:textId="77777777" w:rsidR="00EE64E4" w:rsidRPr="000136C4" w:rsidRDefault="00700E6C" w:rsidP="00EE64E4">
            <w:pPr>
              <w:pStyle w:val="TabelleGross"/>
              <w:rPr>
                <w:lang w:val="en-GB"/>
              </w:rPr>
            </w:pPr>
            <w:r w:rsidRPr="000136C4">
              <w:rPr>
                <w:lang w:val="en-GB"/>
              </w:rPr>
              <w:t>O</w:t>
            </w:r>
          </w:p>
        </w:tc>
      </w:tr>
    </w:tbl>
    <w:p w14:paraId="587119B6" w14:textId="77777777" w:rsidR="008D6512" w:rsidRPr="000136C4" w:rsidRDefault="008D6512" w:rsidP="008D6512">
      <w:pPr>
        <w:rPr>
          <w:rFonts w:cs="Arial"/>
          <w:lang w:val="en-GB"/>
        </w:rPr>
      </w:pPr>
    </w:p>
    <w:p w14:paraId="05F42EF7" w14:textId="77777777" w:rsidR="008D6512" w:rsidRPr="000136C4" w:rsidRDefault="00700E6C" w:rsidP="008D6512">
      <w:pPr>
        <w:rPr>
          <w:rFonts w:cs="Arial"/>
          <w:lang w:val="en-GB"/>
        </w:rPr>
      </w:pPr>
      <w:r w:rsidRPr="000136C4">
        <w:rPr>
          <w:spacing w:val="-1"/>
          <w:szCs w:val="24"/>
          <w:lang w:val="en-GB"/>
        </w:rPr>
        <w:t>The following trigger metadata are stored in the</w:t>
      </w:r>
      <w:r w:rsidRPr="000136C4">
        <w:rPr>
          <w:spacing w:val="1"/>
          <w:szCs w:val="24"/>
          <w:lang w:val="en-GB"/>
        </w:rPr>
        <w:t xml:space="preserve"> </w:t>
      </w:r>
      <w:r w:rsidRPr="000136C4">
        <w:rPr>
          <w:rFonts w:ascii="Courier New" w:hAnsi="Courier New"/>
          <w:szCs w:val="24"/>
          <w:lang w:val="en-GB"/>
        </w:rPr>
        <w:t>metadat</w:t>
      </w:r>
      <w:r w:rsidRPr="000136C4">
        <w:rPr>
          <w:rFonts w:ascii="Courier New" w:hAnsi="Courier New"/>
          <w:spacing w:val="-3"/>
          <w:szCs w:val="24"/>
          <w:lang w:val="en-GB"/>
        </w:rPr>
        <w:t>a</w:t>
      </w:r>
      <w:r w:rsidRPr="000136C4">
        <w:rPr>
          <w:rFonts w:ascii="Courier New" w:hAnsi="Courier New"/>
          <w:szCs w:val="24"/>
          <w:lang w:val="en-GB"/>
        </w:rPr>
        <w:t>.xml</w:t>
      </w:r>
      <w:r w:rsidRPr="000136C4">
        <w:rPr>
          <w:spacing w:val="-70"/>
          <w:szCs w:val="24"/>
          <w:lang w:val="en-GB"/>
        </w:rPr>
        <w:t xml:space="preserve"> </w:t>
      </w:r>
      <w:r w:rsidRPr="000136C4">
        <w:rPr>
          <w:szCs w:val="24"/>
          <w:lang w:val="en-GB"/>
        </w:rPr>
        <w:t>file if a trigger is archived</w:t>
      </w:r>
      <w:r w:rsidR="008D6512" w:rsidRPr="000136C4">
        <w:rPr>
          <w:rFonts w:cs="Arial"/>
          <w:lang w:val="en-GB"/>
        </w:rPr>
        <w:t>:</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843"/>
        <w:gridCol w:w="6662"/>
        <w:gridCol w:w="709"/>
      </w:tblGrid>
      <w:tr w:rsidR="0074761C" w:rsidRPr="000136C4" w14:paraId="3CDED033" w14:textId="77777777" w:rsidTr="007723AE">
        <w:trPr>
          <w:cantSplit/>
          <w:tblHeader/>
        </w:trPr>
        <w:tc>
          <w:tcPr>
            <w:tcW w:w="1843" w:type="dxa"/>
            <w:shd w:val="clear" w:color="auto" w:fill="99CCFF"/>
          </w:tcPr>
          <w:p w14:paraId="03BA7707" w14:textId="77777777" w:rsidR="0074761C" w:rsidRPr="000136C4" w:rsidRDefault="001F2144" w:rsidP="0074761C">
            <w:pPr>
              <w:pStyle w:val="TabelleGross"/>
              <w:rPr>
                <w:b/>
                <w:lang w:val="en-GB"/>
              </w:rPr>
            </w:pPr>
            <w:r w:rsidRPr="000136C4">
              <w:rPr>
                <w:b/>
                <w:lang w:val="en-GB"/>
              </w:rPr>
              <w:t>Identifier</w:t>
            </w:r>
          </w:p>
        </w:tc>
        <w:tc>
          <w:tcPr>
            <w:tcW w:w="6662" w:type="dxa"/>
            <w:shd w:val="clear" w:color="auto" w:fill="99CCFF"/>
          </w:tcPr>
          <w:p w14:paraId="2374EAFC" w14:textId="77777777" w:rsidR="0074761C" w:rsidRPr="000136C4" w:rsidRDefault="001F2144" w:rsidP="0074761C">
            <w:pPr>
              <w:pStyle w:val="TabelleGross"/>
              <w:rPr>
                <w:b/>
                <w:lang w:val="en-GB"/>
              </w:rPr>
            </w:pPr>
            <w:r w:rsidRPr="000136C4">
              <w:rPr>
                <w:b/>
                <w:lang w:val="en-GB"/>
              </w:rPr>
              <w:t>Meaning</w:t>
            </w:r>
          </w:p>
        </w:tc>
        <w:tc>
          <w:tcPr>
            <w:tcW w:w="709" w:type="dxa"/>
            <w:shd w:val="clear" w:color="auto" w:fill="99CCFF"/>
          </w:tcPr>
          <w:p w14:paraId="57679C2A" w14:textId="77777777" w:rsidR="0074761C" w:rsidRPr="000136C4" w:rsidRDefault="00E54509" w:rsidP="0074761C">
            <w:pPr>
              <w:pStyle w:val="TabelleGross"/>
              <w:rPr>
                <w:b/>
                <w:lang w:val="en-GB"/>
              </w:rPr>
            </w:pPr>
            <w:r w:rsidRPr="000136C4">
              <w:rPr>
                <w:b/>
                <w:lang w:val="en-GB"/>
              </w:rPr>
              <w:t>M/O</w:t>
            </w:r>
          </w:p>
        </w:tc>
      </w:tr>
      <w:tr w:rsidR="0074761C" w:rsidRPr="000136C4" w14:paraId="3073FAAE" w14:textId="77777777" w:rsidTr="007723AE">
        <w:trPr>
          <w:cantSplit/>
        </w:trPr>
        <w:tc>
          <w:tcPr>
            <w:tcW w:w="1843" w:type="dxa"/>
            <w:shd w:val="clear" w:color="auto" w:fill="auto"/>
          </w:tcPr>
          <w:p w14:paraId="4AE5FF4E" w14:textId="77777777" w:rsidR="0074761C" w:rsidRPr="000136C4" w:rsidRDefault="001E4F3F" w:rsidP="0074761C">
            <w:pPr>
              <w:pStyle w:val="TabelleGross"/>
              <w:rPr>
                <w:lang w:val="en-GB"/>
              </w:rPr>
            </w:pPr>
            <w:r w:rsidRPr="000136C4">
              <w:rPr>
                <w:lang w:val="en-GB"/>
              </w:rPr>
              <w:t>N</w:t>
            </w:r>
            <w:r w:rsidR="0074761C" w:rsidRPr="000136C4">
              <w:rPr>
                <w:lang w:val="en-GB"/>
              </w:rPr>
              <w:t>ame</w:t>
            </w:r>
          </w:p>
        </w:tc>
        <w:tc>
          <w:tcPr>
            <w:tcW w:w="6662" w:type="dxa"/>
            <w:shd w:val="clear" w:color="auto" w:fill="auto"/>
          </w:tcPr>
          <w:p w14:paraId="748037D0" w14:textId="77777777" w:rsidR="0074761C" w:rsidRPr="000136C4" w:rsidRDefault="00700E6C" w:rsidP="0074761C">
            <w:pPr>
              <w:pStyle w:val="TabelleGross"/>
              <w:rPr>
                <w:lang w:val="en-GB"/>
              </w:rPr>
            </w:pPr>
            <w:r w:rsidRPr="000136C4">
              <w:rPr>
                <w:szCs w:val="24"/>
                <w:lang w:val="en-GB"/>
              </w:rPr>
              <w:t>Trigger name in the table</w:t>
            </w:r>
          </w:p>
        </w:tc>
        <w:tc>
          <w:tcPr>
            <w:tcW w:w="709" w:type="dxa"/>
            <w:shd w:val="clear" w:color="auto" w:fill="auto"/>
          </w:tcPr>
          <w:p w14:paraId="75EA16A7" w14:textId="77777777" w:rsidR="0074761C" w:rsidRPr="000136C4" w:rsidRDefault="0074761C" w:rsidP="0074761C">
            <w:pPr>
              <w:pStyle w:val="TabelleGross"/>
              <w:rPr>
                <w:lang w:val="en-GB"/>
              </w:rPr>
            </w:pPr>
            <w:r w:rsidRPr="000136C4">
              <w:rPr>
                <w:lang w:val="en-GB"/>
              </w:rPr>
              <w:t>M</w:t>
            </w:r>
          </w:p>
        </w:tc>
      </w:tr>
      <w:tr w:rsidR="0074761C" w:rsidRPr="000136C4" w14:paraId="4E41A797" w14:textId="77777777" w:rsidTr="007723AE">
        <w:trPr>
          <w:cantSplit/>
        </w:trPr>
        <w:tc>
          <w:tcPr>
            <w:tcW w:w="1843" w:type="dxa"/>
            <w:shd w:val="clear" w:color="auto" w:fill="auto"/>
          </w:tcPr>
          <w:p w14:paraId="6C64C258" w14:textId="77777777" w:rsidR="0074761C" w:rsidRPr="000136C4" w:rsidRDefault="0074761C" w:rsidP="0074761C">
            <w:pPr>
              <w:pStyle w:val="TabelleGross"/>
              <w:rPr>
                <w:lang w:val="en-GB"/>
              </w:rPr>
            </w:pPr>
            <w:r w:rsidRPr="000136C4">
              <w:rPr>
                <w:lang w:val="en-GB"/>
              </w:rPr>
              <w:t>actionTime</w:t>
            </w:r>
          </w:p>
        </w:tc>
        <w:tc>
          <w:tcPr>
            <w:tcW w:w="6662" w:type="dxa"/>
            <w:shd w:val="clear" w:color="auto" w:fill="auto"/>
          </w:tcPr>
          <w:p w14:paraId="7080A1B4" w14:textId="6F65FB71" w:rsidR="0074761C" w:rsidRPr="000136C4" w:rsidRDefault="00700E6C" w:rsidP="0075230A">
            <w:pPr>
              <w:pStyle w:val="TabelleGross"/>
              <w:rPr>
                <w:lang w:val="en-GB"/>
              </w:rPr>
            </w:pPr>
            <w:r w:rsidRPr="000136C4">
              <w:rPr>
                <w:lang w:val="en-GB"/>
              </w:rPr>
              <w:t>BEFORE</w:t>
            </w:r>
            <w:r w:rsidR="0075230A">
              <w:rPr>
                <w:lang w:val="en-GB"/>
              </w:rPr>
              <w:t>,</w:t>
            </w:r>
            <w:r w:rsidR="0074761C" w:rsidRPr="000136C4">
              <w:rPr>
                <w:lang w:val="en-GB"/>
              </w:rPr>
              <w:t xml:space="preserve"> AFTER</w:t>
            </w:r>
            <w:r w:rsidR="0075230A">
              <w:rPr>
                <w:lang w:val="en-GB"/>
              </w:rPr>
              <w:t xml:space="preserve"> or INSTEAD OF</w:t>
            </w:r>
          </w:p>
        </w:tc>
        <w:tc>
          <w:tcPr>
            <w:tcW w:w="709" w:type="dxa"/>
            <w:shd w:val="clear" w:color="auto" w:fill="auto"/>
          </w:tcPr>
          <w:p w14:paraId="11C85A6C" w14:textId="77777777" w:rsidR="0074761C" w:rsidRPr="000136C4" w:rsidRDefault="0074761C" w:rsidP="0074761C">
            <w:pPr>
              <w:pStyle w:val="TabelleGross"/>
              <w:rPr>
                <w:lang w:val="en-GB"/>
              </w:rPr>
            </w:pPr>
            <w:r w:rsidRPr="000136C4">
              <w:rPr>
                <w:lang w:val="en-GB"/>
              </w:rPr>
              <w:t>M</w:t>
            </w:r>
          </w:p>
        </w:tc>
      </w:tr>
      <w:tr w:rsidR="0074761C" w:rsidRPr="000136C4" w14:paraId="6EC7F245" w14:textId="77777777" w:rsidTr="007723AE">
        <w:trPr>
          <w:cantSplit/>
        </w:trPr>
        <w:tc>
          <w:tcPr>
            <w:tcW w:w="1843" w:type="dxa"/>
            <w:shd w:val="clear" w:color="auto" w:fill="auto"/>
          </w:tcPr>
          <w:p w14:paraId="47C73B33" w14:textId="77777777" w:rsidR="0074761C" w:rsidRPr="000136C4" w:rsidRDefault="0074761C" w:rsidP="0074761C">
            <w:pPr>
              <w:pStyle w:val="TabelleGross"/>
              <w:rPr>
                <w:lang w:val="en-GB"/>
              </w:rPr>
            </w:pPr>
            <w:r w:rsidRPr="000136C4">
              <w:rPr>
                <w:lang w:val="en-GB"/>
              </w:rPr>
              <w:t>triggerEvent</w:t>
            </w:r>
          </w:p>
        </w:tc>
        <w:tc>
          <w:tcPr>
            <w:tcW w:w="6662" w:type="dxa"/>
            <w:shd w:val="clear" w:color="auto" w:fill="auto"/>
          </w:tcPr>
          <w:p w14:paraId="4136EA38" w14:textId="77777777" w:rsidR="0074761C" w:rsidRPr="000136C4" w:rsidRDefault="0074761C" w:rsidP="0074761C">
            <w:pPr>
              <w:pStyle w:val="TabelleGross"/>
              <w:rPr>
                <w:lang w:val="en-GB"/>
              </w:rPr>
            </w:pPr>
            <w:r w:rsidRPr="000136C4">
              <w:rPr>
                <w:lang w:val="en-GB"/>
              </w:rPr>
              <w:t>INSERT, DELETE, UPDATE [OF &lt;trigger column list&gt;]</w:t>
            </w:r>
          </w:p>
        </w:tc>
        <w:tc>
          <w:tcPr>
            <w:tcW w:w="709" w:type="dxa"/>
            <w:shd w:val="clear" w:color="auto" w:fill="auto"/>
          </w:tcPr>
          <w:p w14:paraId="72C44640" w14:textId="77777777" w:rsidR="0074761C" w:rsidRPr="000136C4" w:rsidRDefault="0074761C" w:rsidP="0074761C">
            <w:pPr>
              <w:pStyle w:val="TabelleGross"/>
              <w:rPr>
                <w:lang w:val="en-GB"/>
              </w:rPr>
            </w:pPr>
            <w:r w:rsidRPr="000136C4">
              <w:rPr>
                <w:lang w:val="en-GB"/>
              </w:rPr>
              <w:t>M</w:t>
            </w:r>
          </w:p>
        </w:tc>
      </w:tr>
      <w:tr w:rsidR="0074761C" w:rsidRPr="000136C4" w14:paraId="250DCA09" w14:textId="77777777" w:rsidTr="007723AE">
        <w:trPr>
          <w:cantSplit/>
        </w:trPr>
        <w:tc>
          <w:tcPr>
            <w:tcW w:w="1843" w:type="dxa"/>
            <w:shd w:val="clear" w:color="auto" w:fill="auto"/>
          </w:tcPr>
          <w:p w14:paraId="07A62600" w14:textId="77777777" w:rsidR="0074761C" w:rsidRPr="000136C4" w:rsidRDefault="0074761C" w:rsidP="0074761C">
            <w:pPr>
              <w:pStyle w:val="TabelleGross"/>
              <w:rPr>
                <w:lang w:val="en-GB"/>
              </w:rPr>
            </w:pPr>
            <w:r w:rsidRPr="000136C4">
              <w:rPr>
                <w:lang w:val="en-GB"/>
              </w:rPr>
              <w:t>aliasList</w:t>
            </w:r>
          </w:p>
        </w:tc>
        <w:tc>
          <w:tcPr>
            <w:tcW w:w="6662" w:type="dxa"/>
            <w:shd w:val="clear" w:color="auto" w:fill="auto"/>
          </w:tcPr>
          <w:p w14:paraId="0C0C74E4" w14:textId="77777777" w:rsidR="0074761C" w:rsidRPr="000136C4" w:rsidRDefault="0074761C" w:rsidP="0074761C">
            <w:pPr>
              <w:pStyle w:val="TabelleGross"/>
              <w:rPr>
                <w:lang w:val="en-GB"/>
              </w:rPr>
            </w:pPr>
            <w:r w:rsidRPr="000136C4">
              <w:rPr>
                <w:lang w:val="en-GB"/>
              </w:rPr>
              <w:t>&lt;old or new value alias list&gt;</w:t>
            </w:r>
          </w:p>
        </w:tc>
        <w:tc>
          <w:tcPr>
            <w:tcW w:w="709" w:type="dxa"/>
            <w:shd w:val="clear" w:color="auto" w:fill="auto"/>
          </w:tcPr>
          <w:p w14:paraId="54ED0CB8" w14:textId="77777777" w:rsidR="0074761C" w:rsidRPr="000136C4" w:rsidRDefault="00700E6C" w:rsidP="0074761C">
            <w:pPr>
              <w:pStyle w:val="TabelleGross"/>
              <w:rPr>
                <w:lang w:val="en-GB"/>
              </w:rPr>
            </w:pPr>
            <w:r w:rsidRPr="000136C4">
              <w:rPr>
                <w:lang w:val="en-GB"/>
              </w:rPr>
              <w:t>O</w:t>
            </w:r>
          </w:p>
        </w:tc>
      </w:tr>
      <w:tr w:rsidR="0074761C" w:rsidRPr="000136C4" w14:paraId="3902B336" w14:textId="77777777" w:rsidTr="007723AE">
        <w:trPr>
          <w:cantSplit/>
        </w:trPr>
        <w:tc>
          <w:tcPr>
            <w:tcW w:w="1843" w:type="dxa"/>
            <w:shd w:val="clear" w:color="auto" w:fill="auto"/>
          </w:tcPr>
          <w:p w14:paraId="1D0C70EC" w14:textId="77777777" w:rsidR="0074761C" w:rsidRPr="000136C4" w:rsidRDefault="0074761C" w:rsidP="0074761C">
            <w:pPr>
              <w:pStyle w:val="TabelleGross"/>
              <w:rPr>
                <w:lang w:val="en-GB"/>
              </w:rPr>
            </w:pPr>
            <w:r w:rsidRPr="000136C4">
              <w:rPr>
                <w:lang w:val="en-GB"/>
              </w:rPr>
              <w:t>triggeredAction</w:t>
            </w:r>
          </w:p>
        </w:tc>
        <w:tc>
          <w:tcPr>
            <w:tcW w:w="6662" w:type="dxa"/>
            <w:shd w:val="clear" w:color="auto" w:fill="auto"/>
          </w:tcPr>
          <w:p w14:paraId="0154C350" w14:textId="77777777" w:rsidR="0074761C" w:rsidRPr="000136C4" w:rsidRDefault="0074761C" w:rsidP="0074761C">
            <w:pPr>
              <w:pStyle w:val="TabelleGross"/>
              <w:rPr>
                <w:lang w:val="en-GB"/>
              </w:rPr>
            </w:pPr>
            <w:r w:rsidRPr="000136C4">
              <w:rPr>
                <w:lang w:val="en-GB"/>
              </w:rPr>
              <w:t>&lt;triggered action&gt;</w:t>
            </w:r>
          </w:p>
        </w:tc>
        <w:tc>
          <w:tcPr>
            <w:tcW w:w="709" w:type="dxa"/>
            <w:shd w:val="clear" w:color="auto" w:fill="auto"/>
          </w:tcPr>
          <w:p w14:paraId="2BD582AB" w14:textId="77777777" w:rsidR="0074761C" w:rsidRPr="000136C4" w:rsidRDefault="0074761C" w:rsidP="0074761C">
            <w:pPr>
              <w:pStyle w:val="TabelleGross"/>
              <w:rPr>
                <w:lang w:val="en-GB"/>
              </w:rPr>
            </w:pPr>
            <w:r w:rsidRPr="000136C4">
              <w:rPr>
                <w:lang w:val="en-GB"/>
              </w:rPr>
              <w:t>M</w:t>
            </w:r>
          </w:p>
        </w:tc>
      </w:tr>
      <w:tr w:rsidR="0074761C" w:rsidRPr="000136C4" w14:paraId="0C87AD07" w14:textId="77777777" w:rsidTr="007723AE">
        <w:trPr>
          <w:cantSplit/>
        </w:trPr>
        <w:tc>
          <w:tcPr>
            <w:tcW w:w="1843" w:type="dxa"/>
            <w:shd w:val="clear" w:color="auto" w:fill="auto"/>
          </w:tcPr>
          <w:p w14:paraId="37A202D6" w14:textId="77777777" w:rsidR="0074761C" w:rsidRPr="000136C4" w:rsidRDefault="0074761C" w:rsidP="0074761C">
            <w:pPr>
              <w:pStyle w:val="TabelleGross"/>
              <w:rPr>
                <w:lang w:val="en-GB"/>
              </w:rPr>
            </w:pPr>
            <w:r w:rsidRPr="000136C4">
              <w:rPr>
                <w:lang w:val="en-GB"/>
              </w:rPr>
              <w:t>description</w:t>
            </w:r>
          </w:p>
        </w:tc>
        <w:tc>
          <w:tcPr>
            <w:tcW w:w="6662" w:type="dxa"/>
            <w:shd w:val="clear" w:color="auto" w:fill="auto"/>
          </w:tcPr>
          <w:p w14:paraId="5D53903A" w14:textId="77777777" w:rsidR="0074761C" w:rsidRPr="000136C4" w:rsidRDefault="00700E6C" w:rsidP="0074761C">
            <w:pPr>
              <w:pStyle w:val="TabelleGross"/>
              <w:rPr>
                <w:lang w:val="en-GB"/>
              </w:rPr>
            </w:pPr>
            <w:r w:rsidRPr="000136C4">
              <w:rPr>
                <w:szCs w:val="24"/>
                <w:lang w:val="en-GB"/>
              </w:rPr>
              <w:t>Description of the meaning and content of the trigger</w:t>
            </w:r>
          </w:p>
        </w:tc>
        <w:tc>
          <w:tcPr>
            <w:tcW w:w="709" w:type="dxa"/>
            <w:shd w:val="clear" w:color="auto" w:fill="auto"/>
          </w:tcPr>
          <w:p w14:paraId="69D0DBA8" w14:textId="77777777" w:rsidR="0074761C" w:rsidRPr="000136C4" w:rsidRDefault="00700E6C" w:rsidP="0074761C">
            <w:pPr>
              <w:pStyle w:val="TabelleGross"/>
              <w:rPr>
                <w:lang w:val="en-GB"/>
              </w:rPr>
            </w:pPr>
            <w:r w:rsidRPr="000136C4">
              <w:rPr>
                <w:lang w:val="en-GB"/>
              </w:rPr>
              <w:t>O</w:t>
            </w:r>
          </w:p>
        </w:tc>
      </w:tr>
    </w:tbl>
    <w:p w14:paraId="4C0595B9" w14:textId="77777777" w:rsidR="005524D2" w:rsidRPr="000136C4" w:rsidRDefault="005524D2" w:rsidP="005524D2">
      <w:pPr>
        <w:rPr>
          <w:rFonts w:cs="Arial"/>
          <w:lang w:val="en-GB"/>
        </w:rPr>
      </w:pPr>
    </w:p>
    <w:p w14:paraId="0D4DAC2F" w14:textId="77777777" w:rsidR="005524D2" w:rsidRPr="000136C4" w:rsidRDefault="005524D2" w:rsidP="00EF7B08">
      <w:pPr>
        <w:pStyle w:val="berschrift2"/>
        <w:rPr>
          <w:lang w:val="en-GB"/>
        </w:rPr>
      </w:pPr>
      <w:bookmarkStart w:id="80" w:name="_Toc264549063"/>
      <w:bookmarkStart w:id="81" w:name="_Toc423960734"/>
      <w:r w:rsidRPr="000136C4">
        <w:rPr>
          <w:lang w:val="en-GB"/>
        </w:rPr>
        <w:t>View</w:t>
      </w:r>
      <w:bookmarkEnd w:id="80"/>
      <w:r w:rsidR="00700E6C" w:rsidRPr="000136C4">
        <w:rPr>
          <w:lang w:val="en-GB"/>
        </w:rPr>
        <w:t xml:space="preserve"> level metadata</w:t>
      </w:r>
      <w:bookmarkEnd w:id="81"/>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7425"/>
        <w:gridCol w:w="709"/>
      </w:tblGrid>
      <w:tr w:rsidR="00EE64E4" w:rsidRPr="000136C4" w14:paraId="2FBCCAD4" w14:textId="77777777" w:rsidTr="007723AE">
        <w:trPr>
          <w:cantSplit/>
          <w:tblHeader/>
        </w:trPr>
        <w:tc>
          <w:tcPr>
            <w:tcW w:w="1080" w:type="dxa"/>
            <w:shd w:val="clear" w:color="auto" w:fill="99CCFF"/>
          </w:tcPr>
          <w:p w14:paraId="77D32F9B" w14:textId="77777777" w:rsidR="00EE64E4" w:rsidRPr="000136C4" w:rsidRDefault="00EE64E4" w:rsidP="00EE64E4">
            <w:pPr>
              <w:pStyle w:val="TabelleGross"/>
              <w:rPr>
                <w:b/>
                <w:lang w:val="en-GB"/>
              </w:rPr>
            </w:pPr>
            <w:r w:rsidRPr="000136C4">
              <w:rPr>
                <w:b/>
                <w:lang w:val="en-GB"/>
              </w:rPr>
              <w:t>ID</w:t>
            </w:r>
          </w:p>
        </w:tc>
        <w:tc>
          <w:tcPr>
            <w:tcW w:w="7425" w:type="dxa"/>
            <w:shd w:val="clear" w:color="auto" w:fill="99CCFF"/>
          </w:tcPr>
          <w:p w14:paraId="7BD657C6" w14:textId="77777777" w:rsidR="00EE64E4" w:rsidRPr="000136C4" w:rsidRDefault="00E54509" w:rsidP="00EE64E4">
            <w:pPr>
              <w:pStyle w:val="TabelleGross"/>
              <w:rPr>
                <w:b/>
                <w:lang w:val="en-GB"/>
              </w:rPr>
            </w:pPr>
            <w:r w:rsidRPr="000136C4">
              <w:rPr>
                <w:b/>
                <w:lang w:val="en-GB"/>
              </w:rPr>
              <w:t>Description of requirement</w:t>
            </w:r>
          </w:p>
        </w:tc>
        <w:tc>
          <w:tcPr>
            <w:tcW w:w="709" w:type="dxa"/>
            <w:shd w:val="clear" w:color="auto" w:fill="99CCFF"/>
          </w:tcPr>
          <w:p w14:paraId="68F23A8B" w14:textId="77777777" w:rsidR="00EE64E4" w:rsidRPr="000136C4" w:rsidRDefault="00E54509" w:rsidP="00EE64E4">
            <w:pPr>
              <w:pStyle w:val="TabelleGross"/>
              <w:rPr>
                <w:b/>
                <w:lang w:val="en-GB"/>
              </w:rPr>
            </w:pPr>
            <w:r w:rsidRPr="000136C4">
              <w:rPr>
                <w:b/>
                <w:lang w:val="en-GB"/>
              </w:rPr>
              <w:t>M/O</w:t>
            </w:r>
          </w:p>
        </w:tc>
      </w:tr>
      <w:tr w:rsidR="00EE64E4" w:rsidRPr="000136C4" w14:paraId="70889670" w14:textId="77777777" w:rsidTr="007723AE">
        <w:trPr>
          <w:cantSplit/>
        </w:trPr>
        <w:tc>
          <w:tcPr>
            <w:tcW w:w="1080" w:type="dxa"/>
            <w:shd w:val="clear" w:color="auto" w:fill="auto"/>
          </w:tcPr>
          <w:p w14:paraId="78BDE2CE" w14:textId="77777777" w:rsidR="00EE64E4" w:rsidRPr="000136C4" w:rsidRDefault="00EE64E4" w:rsidP="001E4F3F">
            <w:pPr>
              <w:pStyle w:val="TabelleGross"/>
              <w:rPr>
                <w:sz w:val="16"/>
                <w:szCs w:val="16"/>
                <w:lang w:val="en-GB"/>
              </w:rPr>
            </w:pPr>
            <w:r w:rsidRPr="000136C4">
              <w:rPr>
                <w:lang w:val="en-GB"/>
              </w:rPr>
              <w:t>M_5.1</w:t>
            </w:r>
            <w:r w:rsidR="001E4F3F">
              <w:rPr>
                <w:lang w:val="en-GB"/>
              </w:rPr>
              <w:t>4</w:t>
            </w:r>
            <w:r w:rsidRPr="000136C4">
              <w:rPr>
                <w:lang w:val="en-GB"/>
              </w:rPr>
              <w:t>-1</w:t>
            </w:r>
          </w:p>
        </w:tc>
        <w:tc>
          <w:tcPr>
            <w:tcW w:w="7425" w:type="dxa"/>
            <w:shd w:val="clear" w:color="auto" w:fill="auto"/>
          </w:tcPr>
          <w:p w14:paraId="27B2F718" w14:textId="77777777" w:rsidR="00EE64E4" w:rsidRPr="000136C4" w:rsidRDefault="00700E6C" w:rsidP="00EE64E4">
            <w:pPr>
              <w:pStyle w:val="TabelleGross"/>
              <w:rPr>
                <w:lang w:val="en-GB"/>
              </w:rPr>
            </w:pPr>
            <w:r w:rsidRPr="000136C4">
              <w:rPr>
                <w:szCs w:val="24"/>
                <w:lang w:val="en-GB"/>
              </w:rPr>
              <w:t>The view metadata of a schema can be archived in the</w:t>
            </w:r>
            <w:r w:rsidRPr="000136C4">
              <w:rPr>
                <w:spacing w:val="-2"/>
                <w:szCs w:val="24"/>
                <w:lang w:val="en-GB"/>
              </w:rPr>
              <w:t xml:space="preserve"> </w:t>
            </w:r>
            <w:r w:rsidRPr="000136C4">
              <w:rPr>
                <w:rFonts w:ascii="Courier New" w:hAnsi="Courier New"/>
                <w:szCs w:val="24"/>
                <w:lang w:val="en-GB"/>
              </w:rPr>
              <w:t>metadata.xml</w:t>
            </w:r>
            <w:r w:rsidRPr="000136C4">
              <w:rPr>
                <w:spacing w:val="-64"/>
                <w:szCs w:val="24"/>
                <w:lang w:val="en-GB"/>
              </w:rPr>
              <w:t xml:space="preserve"> </w:t>
            </w:r>
            <w:r w:rsidRPr="000136C4">
              <w:rPr>
                <w:szCs w:val="24"/>
                <w:lang w:val="en-GB"/>
              </w:rPr>
              <w:t>file</w:t>
            </w:r>
          </w:p>
        </w:tc>
        <w:tc>
          <w:tcPr>
            <w:tcW w:w="709" w:type="dxa"/>
            <w:shd w:val="clear" w:color="auto" w:fill="auto"/>
          </w:tcPr>
          <w:p w14:paraId="17BE09BF" w14:textId="77777777" w:rsidR="00EE64E4" w:rsidRPr="000136C4" w:rsidRDefault="00700E6C" w:rsidP="00EE64E4">
            <w:pPr>
              <w:pStyle w:val="TabelleGross"/>
              <w:rPr>
                <w:lang w:val="en-GB"/>
              </w:rPr>
            </w:pPr>
            <w:r w:rsidRPr="000136C4">
              <w:rPr>
                <w:lang w:val="en-GB"/>
              </w:rPr>
              <w:t>O</w:t>
            </w:r>
          </w:p>
        </w:tc>
      </w:tr>
    </w:tbl>
    <w:p w14:paraId="43002D6A" w14:textId="77777777" w:rsidR="000C0602" w:rsidRPr="000136C4" w:rsidRDefault="000C0602" w:rsidP="000C0602">
      <w:pPr>
        <w:rPr>
          <w:rFonts w:cs="Arial"/>
          <w:lang w:val="en-GB"/>
        </w:rPr>
      </w:pPr>
    </w:p>
    <w:p w14:paraId="78DB168B" w14:textId="77777777" w:rsidR="000C0602" w:rsidRPr="000136C4" w:rsidRDefault="009C7EB6" w:rsidP="000C0602">
      <w:pPr>
        <w:rPr>
          <w:rFonts w:cs="Arial"/>
          <w:lang w:val="en-GB"/>
        </w:rPr>
      </w:pPr>
      <w:r w:rsidRPr="000136C4">
        <w:rPr>
          <w:spacing w:val="-1"/>
          <w:szCs w:val="24"/>
          <w:lang w:val="en-GB"/>
        </w:rPr>
        <w:t>The following view metadata are stored in the</w:t>
      </w:r>
      <w:r w:rsidRPr="000136C4">
        <w:rPr>
          <w:spacing w:val="1"/>
          <w:szCs w:val="24"/>
          <w:lang w:val="en-GB"/>
        </w:rPr>
        <w:t xml:space="preserve"> </w:t>
      </w:r>
      <w:r w:rsidRPr="000136C4">
        <w:rPr>
          <w:rFonts w:ascii="Courier New" w:hAnsi="Courier New"/>
          <w:szCs w:val="24"/>
          <w:lang w:val="en-GB"/>
        </w:rPr>
        <w:t>metadat</w:t>
      </w:r>
      <w:r w:rsidRPr="000136C4">
        <w:rPr>
          <w:rFonts w:ascii="Courier New" w:hAnsi="Courier New"/>
          <w:spacing w:val="-3"/>
          <w:szCs w:val="24"/>
          <w:lang w:val="en-GB"/>
        </w:rPr>
        <w:t>a</w:t>
      </w:r>
      <w:r w:rsidRPr="000136C4">
        <w:rPr>
          <w:rFonts w:ascii="Courier New" w:hAnsi="Courier New"/>
          <w:szCs w:val="24"/>
          <w:lang w:val="en-GB"/>
        </w:rPr>
        <w:t>.xml</w:t>
      </w:r>
      <w:r w:rsidRPr="000136C4">
        <w:rPr>
          <w:spacing w:val="-70"/>
          <w:szCs w:val="24"/>
          <w:lang w:val="en-GB"/>
        </w:rPr>
        <w:t xml:space="preserve"> </w:t>
      </w:r>
      <w:r w:rsidRPr="000136C4">
        <w:rPr>
          <w:szCs w:val="24"/>
          <w:lang w:val="en-GB"/>
        </w:rPr>
        <w:t>file if a view is archived</w:t>
      </w:r>
      <w:r w:rsidR="000C0602" w:rsidRPr="000136C4">
        <w:rPr>
          <w:rFonts w:cs="Arial"/>
          <w:lang w:val="en-GB"/>
        </w:rPr>
        <w:t>:</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843"/>
        <w:gridCol w:w="6662"/>
        <w:gridCol w:w="709"/>
      </w:tblGrid>
      <w:tr w:rsidR="0074761C" w:rsidRPr="000136C4" w14:paraId="6701D50B" w14:textId="77777777" w:rsidTr="007723AE">
        <w:trPr>
          <w:cantSplit/>
          <w:tblHeader/>
        </w:trPr>
        <w:tc>
          <w:tcPr>
            <w:tcW w:w="1843" w:type="dxa"/>
            <w:shd w:val="clear" w:color="auto" w:fill="99CCFF"/>
          </w:tcPr>
          <w:p w14:paraId="07FCC6F0" w14:textId="77777777" w:rsidR="0074761C" w:rsidRPr="000136C4" w:rsidRDefault="001F2144" w:rsidP="0074761C">
            <w:pPr>
              <w:pStyle w:val="TabelleGross"/>
              <w:rPr>
                <w:b/>
                <w:lang w:val="en-GB"/>
              </w:rPr>
            </w:pPr>
            <w:r w:rsidRPr="000136C4">
              <w:rPr>
                <w:b/>
                <w:lang w:val="en-GB"/>
              </w:rPr>
              <w:t>Identifier</w:t>
            </w:r>
          </w:p>
        </w:tc>
        <w:tc>
          <w:tcPr>
            <w:tcW w:w="6662" w:type="dxa"/>
            <w:shd w:val="clear" w:color="auto" w:fill="99CCFF"/>
          </w:tcPr>
          <w:p w14:paraId="0768A328" w14:textId="77777777" w:rsidR="0074761C" w:rsidRPr="000136C4" w:rsidRDefault="001F2144" w:rsidP="0074761C">
            <w:pPr>
              <w:pStyle w:val="TabelleGross"/>
              <w:rPr>
                <w:b/>
                <w:lang w:val="en-GB"/>
              </w:rPr>
            </w:pPr>
            <w:r w:rsidRPr="000136C4">
              <w:rPr>
                <w:b/>
                <w:lang w:val="en-GB"/>
              </w:rPr>
              <w:t>Meaning</w:t>
            </w:r>
          </w:p>
        </w:tc>
        <w:tc>
          <w:tcPr>
            <w:tcW w:w="709" w:type="dxa"/>
            <w:shd w:val="clear" w:color="auto" w:fill="99CCFF"/>
          </w:tcPr>
          <w:p w14:paraId="5447F153" w14:textId="77777777" w:rsidR="0074761C" w:rsidRPr="000136C4" w:rsidRDefault="00E54509" w:rsidP="0074761C">
            <w:pPr>
              <w:pStyle w:val="TabelleGross"/>
              <w:rPr>
                <w:b/>
                <w:lang w:val="en-GB"/>
              </w:rPr>
            </w:pPr>
            <w:r w:rsidRPr="000136C4">
              <w:rPr>
                <w:b/>
                <w:lang w:val="en-GB"/>
              </w:rPr>
              <w:t>M/O</w:t>
            </w:r>
          </w:p>
        </w:tc>
      </w:tr>
      <w:tr w:rsidR="0074761C" w:rsidRPr="000136C4" w14:paraId="78BF2678" w14:textId="77777777" w:rsidTr="007723AE">
        <w:trPr>
          <w:cantSplit/>
        </w:trPr>
        <w:tc>
          <w:tcPr>
            <w:tcW w:w="1843" w:type="dxa"/>
            <w:shd w:val="clear" w:color="auto" w:fill="auto"/>
          </w:tcPr>
          <w:p w14:paraId="4C56E34F" w14:textId="77777777" w:rsidR="0074761C" w:rsidRPr="000136C4" w:rsidRDefault="001E4F3F" w:rsidP="0074761C">
            <w:pPr>
              <w:pStyle w:val="TabelleGross"/>
              <w:rPr>
                <w:lang w:val="en-GB"/>
              </w:rPr>
            </w:pPr>
            <w:r w:rsidRPr="000136C4">
              <w:rPr>
                <w:lang w:val="en-GB"/>
              </w:rPr>
              <w:t>N</w:t>
            </w:r>
            <w:r w:rsidR="0074761C" w:rsidRPr="000136C4">
              <w:rPr>
                <w:lang w:val="en-GB"/>
              </w:rPr>
              <w:t>ame</w:t>
            </w:r>
          </w:p>
        </w:tc>
        <w:tc>
          <w:tcPr>
            <w:tcW w:w="6662" w:type="dxa"/>
            <w:shd w:val="clear" w:color="auto" w:fill="auto"/>
          </w:tcPr>
          <w:p w14:paraId="3C5B1F26" w14:textId="77777777" w:rsidR="0074761C" w:rsidRPr="000136C4" w:rsidRDefault="009C7EB6" w:rsidP="0074761C">
            <w:pPr>
              <w:pStyle w:val="TabelleGross"/>
              <w:rPr>
                <w:lang w:val="en-GB"/>
              </w:rPr>
            </w:pPr>
            <w:r w:rsidRPr="000136C4">
              <w:rPr>
                <w:szCs w:val="24"/>
                <w:lang w:val="en-GB"/>
              </w:rPr>
              <w:t>Name of the view in the schema</w:t>
            </w:r>
          </w:p>
        </w:tc>
        <w:tc>
          <w:tcPr>
            <w:tcW w:w="709" w:type="dxa"/>
            <w:shd w:val="clear" w:color="auto" w:fill="auto"/>
          </w:tcPr>
          <w:p w14:paraId="0EC6B94B" w14:textId="77777777" w:rsidR="0074761C" w:rsidRPr="000136C4" w:rsidRDefault="0074761C" w:rsidP="0074761C">
            <w:pPr>
              <w:pStyle w:val="TabelleGross"/>
              <w:rPr>
                <w:lang w:val="en-GB"/>
              </w:rPr>
            </w:pPr>
            <w:r w:rsidRPr="000136C4">
              <w:rPr>
                <w:lang w:val="en-GB"/>
              </w:rPr>
              <w:t>M</w:t>
            </w:r>
          </w:p>
        </w:tc>
      </w:tr>
      <w:tr w:rsidR="0074761C" w:rsidRPr="000136C4" w14:paraId="18A587B5" w14:textId="77777777" w:rsidTr="007723AE">
        <w:trPr>
          <w:cantSplit/>
        </w:trPr>
        <w:tc>
          <w:tcPr>
            <w:tcW w:w="1843" w:type="dxa"/>
            <w:shd w:val="clear" w:color="auto" w:fill="auto"/>
          </w:tcPr>
          <w:p w14:paraId="5833BA96" w14:textId="77777777" w:rsidR="0074761C" w:rsidRPr="000136C4" w:rsidRDefault="0074761C" w:rsidP="0074761C">
            <w:pPr>
              <w:pStyle w:val="TabelleGross"/>
              <w:rPr>
                <w:lang w:val="en-GB"/>
              </w:rPr>
            </w:pPr>
            <w:r w:rsidRPr="000136C4">
              <w:rPr>
                <w:lang w:val="en-GB"/>
              </w:rPr>
              <w:t>columns</w:t>
            </w:r>
          </w:p>
        </w:tc>
        <w:tc>
          <w:tcPr>
            <w:tcW w:w="6662" w:type="dxa"/>
            <w:shd w:val="clear" w:color="auto" w:fill="auto"/>
          </w:tcPr>
          <w:p w14:paraId="5389E309" w14:textId="77777777" w:rsidR="0074761C" w:rsidRPr="000136C4" w:rsidRDefault="009C7EB6" w:rsidP="00EE1F8D">
            <w:pPr>
              <w:pStyle w:val="TabelleGross"/>
              <w:rPr>
                <w:rFonts w:cs="Arial"/>
                <w:lang w:val="en-GB"/>
              </w:rPr>
            </w:pPr>
            <w:r w:rsidRPr="000136C4">
              <w:rPr>
                <w:szCs w:val="24"/>
                <w:lang w:val="en-GB"/>
              </w:rPr>
              <w:t>List of the column names in the view</w:t>
            </w:r>
          </w:p>
          <w:p w14:paraId="6BD7A23D" w14:textId="77777777" w:rsidR="00EE1F8D" w:rsidRPr="000136C4" w:rsidRDefault="00EE1F8D" w:rsidP="00EE1F8D">
            <w:pPr>
              <w:pStyle w:val="TabelleGross"/>
              <w:rPr>
                <w:rFonts w:cs="Arial"/>
                <w:lang w:val="en-GB"/>
              </w:rPr>
            </w:pPr>
          </w:p>
          <w:p w14:paraId="4A77F36C" w14:textId="77777777" w:rsidR="00EE1F8D" w:rsidRPr="000136C4" w:rsidRDefault="009C7EB6" w:rsidP="00EE1F8D">
            <w:pPr>
              <w:pStyle w:val="TabelleGross"/>
              <w:rPr>
                <w:rFonts w:cs="Arial"/>
                <w:b/>
                <w:lang w:val="en-GB"/>
              </w:rPr>
            </w:pPr>
            <w:r w:rsidRPr="000136C4">
              <w:rPr>
                <w:rFonts w:cs="Arial"/>
                <w:b/>
                <w:lang w:val="en-GB"/>
              </w:rPr>
              <w:t>Note</w:t>
            </w:r>
          </w:p>
          <w:p w14:paraId="76C25A69" w14:textId="77777777" w:rsidR="00EE1F8D" w:rsidRPr="000136C4" w:rsidRDefault="009C7EB6" w:rsidP="00EE1F8D">
            <w:pPr>
              <w:pStyle w:val="TabelleGross"/>
              <w:rPr>
                <w:rFonts w:cs="Arial"/>
                <w:lang w:val="en-GB"/>
              </w:rPr>
            </w:pPr>
            <w:r w:rsidRPr="000136C4">
              <w:rPr>
                <w:szCs w:val="24"/>
                <w:lang w:val="en-GB"/>
              </w:rPr>
              <w:t>The column metadata of a view are structured identically to those of a table</w:t>
            </w:r>
            <w:r w:rsidR="00EE1F8D" w:rsidRPr="000136C4">
              <w:rPr>
                <w:rFonts w:cs="Arial"/>
                <w:lang w:val="en-GB"/>
              </w:rPr>
              <w:t>.</w:t>
            </w:r>
          </w:p>
        </w:tc>
        <w:tc>
          <w:tcPr>
            <w:tcW w:w="709" w:type="dxa"/>
            <w:shd w:val="clear" w:color="auto" w:fill="auto"/>
          </w:tcPr>
          <w:p w14:paraId="191368BB" w14:textId="77777777" w:rsidR="0074761C" w:rsidRPr="000136C4" w:rsidRDefault="0074761C" w:rsidP="0074761C">
            <w:pPr>
              <w:pStyle w:val="TabelleGross"/>
              <w:rPr>
                <w:lang w:val="en-GB"/>
              </w:rPr>
            </w:pPr>
            <w:r w:rsidRPr="000136C4">
              <w:rPr>
                <w:lang w:val="en-GB"/>
              </w:rPr>
              <w:t>M</w:t>
            </w:r>
          </w:p>
        </w:tc>
      </w:tr>
      <w:tr w:rsidR="0074761C" w:rsidRPr="000136C4" w14:paraId="3CEADF6B" w14:textId="77777777" w:rsidTr="007723AE">
        <w:trPr>
          <w:cantSplit/>
        </w:trPr>
        <w:tc>
          <w:tcPr>
            <w:tcW w:w="1843" w:type="dxa"/>
            <w:shd w:val="clear" w:color="auto" w:fill="auto"/>
          </w:tcPr>
          <w:p w14:paraId="2153DFF5" w14:textId="77777777" w:rsidR="0074761C" w:rsidRPr="000136C4" w:rsidRDefault="001E4F3F" w:rsidP="0074761C">
            <w:pPr>
              <w:pStyle w:val="TabelleGross"/>
              <w:rPr>
                <w:lang w:val="en-GB"/>
              </w:rPr>
            </w:pPr>
            <w:r w:rsidRPr="000136C4">
              <w:rPr>
                <w:lang w:val="en-GB"/>
              </w:rPr>
              <w:lastRenderedPageBreak/>
              <w:t>Q</w:t>
            </w:r>
            <w:r w:rsidR="0074761C" w:rsidRPr="000136C4">
              <w:rPr>
                <w:lang w:val="en-GB"/>
              </w:rPr>
              <w:t>uery</w:t>
            </w:r>
          </w:p>
        </w:tc>
        <w:tc>
          <w:tcPr>
            <w:tcW w:w="6662" w:type="dxa"/>
            <w:shd w:val="clear" w:color="auto" w:fill="auto"/>
          </w:tcPr>
          <w:p w14:paraId="29C36C22" w14:textId="77777777" w:rsidR="0074761C" w:rsidRPr="000136C4" w:rsidRDefault="009C7EB6" w:rsidP="00164633">
            <w:pPr>
              <w:pStyle w:val="TabelleGross"/>
              <w:rPr>
                <w:rFonts w:cs="Arial"/>
                <w:lang w:val="en-GB"/>
              </w:rPr>
            </w:pPr>
            <w:r w:rsidRPr="000136C4">
              <w:rPr>
                <w:spacing w:val="-1"/>
                <w:szCs w:val="24"/>
                <w:lang w:val="en-GB"/>
              </w:rPr>
              <w:t>S</w:t>
            </w:r>
            <w:r w:rsidRPr="000136C4">
              <w:rPr>
                <w:spacing w:val="1"/>
                <w:szCs w:val="24"/>
                <w:lang w:val="en-GB"/>
              </w:rPr>
              <w:t>Q</w:t>
            </w:r>
            <w:r w:rsidRPr="000136C4">
              <w:rPr>
                <w:szCs w:val="24"/>
                <w:lang w:val="en-GB"/>
              </w:rPr>
              <w:t>L:</w:t>
            </w:r>
            <w:r w:rsidR="00164633">
              <w:rPr>
                <w:szCs w:val="24"/>
                <w:lang w:val="en-GB"/>
              </w:rPr>
              <w:t>2008</w:t>
            </w:r>
            <w:r w:rsidRPr="000136C4">
              <w:rPr>
                <w:spacing w:val="1"/>
                <w:szCs w:val="24"/>
                <w:lang w:val="en-GB"/>
              </w:rPr>
              <w:t xml:space="preserve"> query that defines the view</w:t>
            </w:r>
          </w:p>
        </w:tc>
        <w:tc>
          <w:tcPr>
            <w:tcW w:w="709" w:type="dxa"/>
            <w:shd w:val="clear" w:color="auto" w:fill="auto"/>
          </w:tcPr>
          <w:p w14:paraId="49181BAF" w14:textId="77777777" w:rsidR="0074761C" w:rsidRPr="000136C4" w:rsidRDefault="009C7EB6" w:rsidP="0074761C">
            <w:pPr>
              <w:pStyle w:val="TabelleGross"/>
              <w:rPr>
                <w:lang w:val="en-GB"/>
              </w:rPr>
            </w:pPr>
            <w:r w:rsidRPr="000136C4">
              <w:rPr>
                <w:lang w:val="en-GB"/>
              </w:rPr>
              <w:t>O</w:t>
            </w:r>
          </w:p>
        </w:tc>
      </w:tr>
      <w:tr w:rsidR="0074761C" w:rsidRPr="000136C4" w14:paraId="49A0712D" w14:textId="77777777" w:rsidTr="007723AE">
        <w:trPr>
          <w:cantSplit/>
        </w:trPr>
        <w:tc>
          <w:tcPr>
            <w:tcW w:w="1843" w:type="dxa"/>
            <w:shd w:val="clear" w:color="auto" w:fill="auto"/>
          </w:tcPr>
          <w:p w14:paraId="1989D35B" w14:textId="77777777" w:rsidR="0074761C" w:rsidRPr="000136C4" w:rsidRDefault="0074761C" w:rsidP="0074761C">
            <w:pPr>
              <w:pStyle w:val="TabelleGross"/>
              <w:rPr>
                <w:lang w:val="en-GB"/>
              </w:rPr>
            </w:pPr>
            <w:r w:rsidRPr="000136C4">
              <w:rPr>
                <w:lang w:val="en-GB"/>
              </w:rPr>
              <w:t>queryOriginal</w:t>
            </w:r>
          </w:p>
        </w:tc>
        <w:tc>
          <w:tcPr>
            <w:tcW w:w="6662" w:type="dxa"/>
            <w:shd w:val="clear" w:color="auto" w:fill="auto"/>
          </w:tcPr>
          <w:p w14:paraId="577E0879" w14:textId="77777777" w:rsidR="0074761C" w:rsidRPr="000136C4" w:rsidRDefault="009C7EB6" w:rsidP="00EE1F8D">
            <w:pPr>
              <w:pStyle w:val="TabelleGross"/>
              <w:rPr>
                <w:rFonts w:cs="Arial"/>
                <w:lang w:val="en-GB"/>
              </w:rPr>
            </w:pPr>
            <w:r w:rsidRPr="000136C4">
              <w:rPr>
                <w:spacing w:val="-1"/>
                <w:szCs w:val="24"/>
                <w:lang w:val="en-GB"/>
              </w:rPr>
              <w:t>Original S</w:t>
            </w:r>
            <w:r w:rsidRPr="000136C4">
              <w:rPr>
                <w:spacing w:val="1"/>
                <w:szCs w:val="24"/>
                <w:lang w:val="en-GB"/>
              </w:rPr>
              <w:t>Q</w:t>
            </w:r>
            <w:r w:rsidRPr="000136C4">
              <w:rPr>
                <w:szCs w:val="24"/>
                <w:lang w:val="en-GB"/>
              </w:rPr>
              <w:t>L</w:t>
            </w:r>
            <w:r w:rsidRPr="000136C4">
              <w:rPr>
                <w:spacing w:val="1"/>
                <w:szCs w:val="24"/>
                <w:lang w:val="en-GB"/>
              </w:rPr>
              <w:t xml:space="preserve"> query that defines the view</w:t>
            </w:r>
          </w:p>
          <w:p w14:paraId="1917EF90" w14:textId="77777777" w:rsidR="00EE1F8D" w:rsidRPr="000136C4" w:rsidRDefault="00EE1F8D" w:rsidP="00EE1F8D">
            <w:pPr>
              <w:pStyle w:val="TabelleGross"/>
              <w:rPr>
                <w:rFonts w:cs="Arial"/>
                <w:lang w:val="en-GB"/>
              </w:rPr>
            </w:pPr>
          </w:p>
          <w:p w14:paraId="464E267A" w14:textId="77777777" w:rsidR="00EE1F8D" w:rsidRPr="000136C4" w:rsidRDefault="009C7EB6" w:rsidP="00EE1F8D">
            <w:pPr>
              <w:pStyle w:val="TabelleGross"/>
              <w:rPr>
                <w:rFonts w:cs="Arial"/>
                <w:b/>
                <w:lang w:val="en-GB"/>
              </w:rPr>
            </w:pPr>
            <w:r w:rsidRPr="000136C4">
              <w:rPr>
                <w:rFonts w:cs="Arial"/>
                <w:b/>
                <w:lang w:val="en-GB"/>
              </w:rPr>
              <w:t>Note</w:t>
            </w:r>
          </w:p>
          <w:p w14:paraId="3F26F4E1" w14:textId="77777777" w:rsidR="00EE1F8D" w:rsidRPr="000136C4" w:rsidRDefault="009C7EB6" w:rsidP="00164633">
            <w:pPr>
              <w:pStyle w:val="TabelleGross"/>
              <w:rPr>
                <w:rFonts w:cs="Arial"/>
                <w:lang w:val="en-GB"/>
              </w:rPr>
            </w:pPr>
            <w:r w:rsidRPr="000136C4">
              <w:rPr>
                <w:szCs w:val="24"/>
                <w:lang w:val="en-GB"/>
              </w:rPr>
              <w:t>As the various database programs that describe themselves as SQL-compliant permit very different query syntaxes, the ori</w:t>
            </w:r>
            <w:r w:rsidRPr="000136C4">
              <w:rPr>
                <w:spacing w:val="1"/>
                <w:szCs w:val="24"/>
                <w:lang w:val="en-GB"/>
              </w:rPr>
              <w:t>g</w:t>
            </w:r>
            <w:r w:rsidRPr="000136C4">
              <w:rPr>
                <w:spacing w:val="-1"/>
                <w:szCs w:val="24"/>
                <w:lang w:val="en-GB"/>
              </w:rPr>
              <w:t>i</w:t>
            </w:r>
            <w:r w:rsidRPr="000136C4">
              <w:rPr>
                <w:szCs w:val="24"/>
                <w:lang w:val="en-GB"/>
              </w:rPr>
              <w:t>n</w:t>
            </w:r>
            <w:r w:rsidRPr="000136C4">
              <w:rPr>
                <w:spacing w:val="1"/>
                <w:szCs w:val="24"/>
                <w:lang w:val="en-GB"/>
              </w:rPr>
              <w:t>a</w:t>
            </w:r>
            <w:r w:rsidRPr="000136C4">
              <w:rPr>
                <w:spacing w:val="-1"/>
                <w:szCs w:val="24"/>
                <w:lang w:val="en-GB"/>
              </w:rPr>
              <w:t>l</w:t>
            </w:r>
            <w:r w:rsidRPr="000136C4">
              <w:rPr>
                <w:i/>
                <w:spacing w:val="-8"/>
                <w:szCs w:val="24"/>
                <w:lang w:val="en-GB"/>
              </w:rPr>
              <w:t xml:space="preserve"> </w:t>
            </w:r>
            <w:r w:rsidRPr="000136C4">
              <w:rPr>
                <w:spacing w:val="-1"/>
                <w:szCs w:val="24"/>
                <w:lang w:val="en-GB"/>
              </w:rPr>
              <w:t>query is listed here as well as the</w:t>
            </w:r>
            <w:r w:rsidRPr="000136C4">
              <w:rPr>
                <w:spacing w:val="1"/>
                <w:szCs w:val="24"/>
                <w:lang w:val="en-GB"/>
              </w:rPr>
              <w:t xml:space="preserve"> </w:t>
            </w:r>
            <w:r w:rsidRPr="000136C4">
              <w:rPr>
                <w:szCs w:val="24"/>
                <w:lang w:val="en-GB"/>
              </w:rPr>
              <w:t>S</w:t>
            </w:r>
            <w:r w:rsidRPr="000136C4">
              <w:rPr>
                <w:spacing w:val="1"/>
                <w:szCs w:val="24"/>
                <w:lang w:val="en-GB"/>
              </w:rPr>
              <w:t>Q</w:t>
            </w:r>
            <w:r w:rsidRPr="000136C4">
              <w:rPr>
                <w:szCs w:val="24"/>
                <w:lang w:val="en-GB"/>
              </w:rPr>
              <w:t>L:</w:t>
            </w:r>
            <w:r w:rsidR="00164633">
              <w:rPr>
                <w:szCs w:val="24"/>
                <w:lang w:val="en-GB"/>
              </w:rPr>
              <w:t>2008</w:t>
            </w:r>
            <w:r w:rsidRPr="000136C4">
              <w:rPr>
                <w:szCs w:val="24"/>
                <w:lang w:val="en-GB"/>
              </w:rPr>
              <w:t xml:space="preserve"> query.</w:t>
            </w:r>
            <w:r w:rsidRPr="000136C4">
              <w:rPr>
                <w:spacing w:val="-10"/>
                <w:szCs w:val="24"/>
                <w:lang w:val="en-GB"/>
              </w:rPr>
              <w:t xml:space="preserve"> </w:t>
            </w:r>
            <w:r w:rsidRPr="000136C4">
              <w:rPr>
                <w:szCs w:val="24"/>
                <w:lang w:val="en-GB"/>
              </w:rPr>
              <w:t>A translation of the proprietary qu</w:t>
            </w:r>
            <w:r w:rsidRPr="000136C4">
              <w:rPr>
                <w:szCs w:val="24"/>
                <w:lang w:val="en-GB"/>
              </w:rPr>
              <w:t>e</w:t>
            </w:r>
            <w:r w:rsidRPr="000136C4">
              <w:rPr>
                <w:szCs w:val="24"/>
                <w:lang w:val="en-GB"/>
              </w:rPr>
              <w:t xml:space="preserve">ry syntax to </w:t>
            </w:r>
            <w:r w:rsidRPr="000136C4">
              <w:rPr>
                <w:spacing w:val="-1"/>
                <w:szCs w:val="24"/>
                <w:lang w:val="en-GB"/>
              </w:rPr>
              <w:t>S</w:t>
            </w:r>
            <w:r w:rsidRPr="000136C4">
              <w:rPr>
                <w:spacing w:val="1"/>
                <w:szCs w:val="24"/>
                <w:lang w:val="en-GB"/>
              </w:rPr>
              <w:t>Q</w:t>
            </w:r>
            <w:r w:rsidRPr="000136C4">
              <w:rPr>
                <w:spacing w:val="2"/>
                <w:szCs w:val="24"/>
                <w:lang w:val="en-GB"/>
              </w:rPr>
              <w:t>L</w:t>
            </w:r>
            <w:r w:rsidRPr="000136C4">
              <w:rPr>
                <w:szCs w:val="24"/>
                <w:lang w:val="en-GB"/>
              </w:rPr>
              <w:t>:</w:t>
            </w:r>
            <w:r w:rsidR="00164633">
              <w:rPr>
                <w:szCs w:val="24"/>
                <w:lang w:val="en-GB"/>
              </w:rPr>
              <w:t>2008</w:t>
            </w:r>
            <w:r w:rsidRPr="000136C4">
              <w:rPr>
                <w:spacing w:val="3"/>
                <w:szCs w:val="24"/>
                <w:lang w:val="en-GB"/>
              </w:rPr>
              <w:t xml:space="preserve"> types is to be defined and documented in the corresponding application for each database program that supports the SIARD format</w:t>
            </w:r>
            <w:r w:rsidR="00EE1F8D" w:rsidRPr="000136C4">
              <w:rPr>
                <w:rFonts w:cs="Arial"/>
                <w:lang w:val="en-GB"/>
              </w:rPr>
              <w:t>.</w:t>
            </w:r>
          </w:p>
        </w:tc>
        <w:tc>
          <w:tcPr>
            <w:tcW w:w="709" w:type="dxa"/>
            <w:shd w:val="clear" w:color="auto" w:fill="auto"/>
          </w:tcPr>
          <w:p w14:paraId="548D3E6B" w14:textId="77777777" w:rsidR="0074761C" w:rsidRPr="000136C4" w:rsidRDefault="009C7EB6" w:rsidP="0074761C">
            <w:pPr>
              <w:pStyle w:val="TabelleGross"/>
              <w:rPr>
                <w:lang w:val="en-GB"/>
              </w:rPr>
            </w:pPr>
            <w:r w:rsidRPr="000136C4">
              <w:rPr>
                <w:lang w:val="en-GB"/>
              </w:rPr>
              <w:t>O</w:t>
            </w:r>
          </w:p>
        </w:tc>
      </w:tr>
      <w:tr w:rsidR="0074761C" w:rsidRPr="000136C4" w14:paraId="352A160E" w14:textId="77777777" w:rsidTr="007723AE">
        <w:trPr>
          <w:cantSplit/>
        </w:trPr>
        <w:tc>
          <w:tcPr>
            <w:tcW w:w="1843" w:type="dxa"/>
            <w:shd w:val="clear" w:color="auto" w:fill="auto"/>
          </w:tcPr>
          <w:p w14:paraId="2B22B12D" w14:textId="77777777" w:rsidR="0074761C" w:rsidRPr="000136C4" w:rsidRDefault="0074761C" w:rsidP="0074761C">
            <w:pPr>
              <w:pStyle w:val="TabelleGross"/>
              <w:rPr>
                <w:lang w:val="en-GB"/>
              </w:rPr>
            </w:pPr>
            <w:r w:rsidRPr="000136C4">
              <w:rPr>
                <w:lang w:val="en-GB"/>
              </w:rPr>
              <w:t>description</w:t>
            </w:r>
          </w:p>
        </w:tc>
        <w:tc>
          <w:tcPr>
            <w:tcW w:w="6662" w:type="dxa"/>
            <w:shd w:val="clear" w:color="auto" w:fill="auto"/>
          </w:tcPr>
          <w:p w14:paraId="6CF3DF6A" w14:textId="77777777" w:rsidR="0074761C" w:rsidRPr="000136C4" w:rsidRDefault="009C7EB6" w:rsidP="0074761C">
            <w:pPr>
              <w:pStyle w:val="TabelleGross"/>
              <w:rPr>
                <w:lang w:val="en-GB"/>
              </w:rPr>
            </w:pPr>
            <w:r w:rsidRPr="000136C4">
              <w:rPr>
                <w:szCs w:val="24"/>
                <w:lang w:val="en-GB"/>
              </w:rPr>
              <w:t>Description of the meaning and content of the view</w:t>
            </w:r>
          </w:p>
        </w:tc>
        <w:tc>
          <w:tcPr>
            <w:tcW w:w="709" w:type="dxa"/>
            <w:shd w:val="clear" w:color="auto" w:fill="auto"/>
          </w:tcPr>
          <w:p w14:paraId="62CEDE11" w14:textId="77777777" w:rsidR="0074761C" w:rsidRPr="000136C4" w:rsidRDefault="009C7EB6" w:rsidP="0074761C">
            <w:pPr>
              <w:pStyle w:val="TabelleGross"/>
              <w:rPr>
                <w:lang w:val="en-GB"/>
              </w:rPr>
            </w:pPr>
            <w:r w:rsidRPr="000136C4">
              <w:rPr>
                <w:lang w:val="en-GB"/>
              </w:rPr>
              <w:t>O</w:t>
            </w:r>
          </w:p>
        </w:tc>
      </w:tr>
    </w:tbl>
    <w:p w14:paraId="2A9CF5CC" w14:textId="77777777" w:rsidR="00D47ACB" w:rsidRPr="000136C4" w:rsidRDefault="00D47ACB" w:rsidP="00610AD7">
      <w:pPr>
        <w:rPr>
          <w:rFonts w:cs="Arial"/>
          <w:lang w:val="en-GB"/>
        </w:rPr>
      </w:pPr>
      <w:bookmarkStart w:id="82" w:name="_Toc264549064"/>
    </w:p>
    <w:p w14:paraId="628E5D5D" w14:textId="77777777" w:rsidR="005524D2" w:rsidRPr="000136C4" w:rsidRDefault="005524D2" w:rsidP="00EF7B08">
      <w:pPr>
        <w:pStyle w:val="berschrift2"/>
        <w:rPr>
          <w:lang w:val="en-GB"/>
        </w:rPr>
      </w:pPr>
      <w:bookmarkStart w:id="83" w:name="_Toc423960735"/>
      <w:r w:rsidRPr="000136C4">
        <w:rPr>
          <w:lang w:val="en-GB"/>
        </w:rPr>
        <w:t>Routine</w:t>
      </w:r>
      <w:bookmarkEnd w:id="82"/>
      <w:r w:rsidR="009C7EB6" w:rsidRPr="000136C4">
        <w:rPr>
          <w:lang w:val="en-GB"/>
        </w:rPr>
        <w:t xml:space="preserve"> level metadata</w:t>
      </w:r>
      <w:bookmarkEnd w:id="83"/>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7425"/>
        <w:gridCol w:w="709"/>
      </w:tblGrid>
      <w:tr w:rsidR="00610AD7" w:rsidRPr="000136C4" w14:paraId="61A20955" w14:textId="77777777" w:rsidTr="007723AE">
        <w:trPr>
          <w:cantSplit/>
          <w:tblHeader/>
        </w:trPr>
        <w:tc>
          <w:tcPr>
            <w:tcW w:w="1080" w:type="dxa"/>
            <w:shd w:val="clear" w:color="auto" w:fill="99CCFF"/>
          </w:tcPr>
          <w:p w14:paraId="0AA092DA" w14:textId="77777777" w:rsidR="00610AD7" w:rsidRPr="000136C4" w:rsidRDefault="00610AD7" w:rsidP="00BF7410">
            <w:pPr>
              <w:pStyle w:val="TabelleGross"/>
              <w:rPr>
                <w:b/>
                <w:lang w:val="en-GB"/>
              </w:rPr>
            </w:pPr>
            <w:r w:rsidRPr="000136C4">
              <w:rPr>
                <w:b/>
                <w:lang w:val="en-GB"/>
              </w:rPr>
              <w:t>ID</w:t>
            </w:r>
          </w:p>
        </w:tc>
        <w:tc>
          <w:tcPr>
            <w:tcW w:w="7425" w:type="dxa"/>
            <w:shd w:val="clear" w:color="auto" w:fill="99CCFF"/>
          </w:tcPr>
          <w:p w14:paraId="4D2E7569" w14:textId="77777777" w:rsidR="00610AD7" w:rsidRPr="000136C4" w:rsidRDefault="00E54509" w:rsidP="00BF7410">
            <w:pPr>
              <w:pStyle w:val="TabelleGross"/>
              <w:rPr>
                <w:b/>
                <w:lang w:val="en-GB"/>
              </w:rPr>
            </w:pPr>
            <w:r w:rsidRPr="000136C4">
              <w:rPr>
                <w:b/>
                <w:lang w:val="en-GB"/>
              </w:rPr>
              <w:t>Description of requirement</w:t>
            </w:r>
          </w:p>
        </w:tc>
        <w:tc>
          <w:tcPr>
            <w:tcW w:w="709" w:type="dxa"/>
            <w:shd w:val="clear" w:color="auto" w:fill="99CCFF"/>
          </w:tcPr>
          <w:p w14:paraId="0A5B0A2D" w14:textId="77777777" w:rsidR="00610AD7" w:rsidRPr="000136C4" w:rsidRDefault="00E54509" w:rsidP="00BF7410">
            <w:pPr>
              <w:pStyle w:val="TabelleGross"/>
              <w:rPr>
                <w:b/>
                <w:lang w:val="en-GB"/>
              </w:rPr>
            </w:pPr>
            <w:r w:rsidRPr="000136C4">
              <w:rPr>
                <w:b/>
                <w:lang w:val="en-GB"/>
              </w:rPr>
              <w:t>M/O</w:t>
            </w:r>
          </w:p>
        </w:tc>
      </w:tr>
      <w:tr w:rsidR="00610AD7" w:rsidRPr="000136C4" w14:paraId="178A9B4E" w14:textId="77777777" w:rsidTr="007723AE">
        <w:trPr>
          <w:cantSplit/>
        </w:trPr>
        <w:tc>
          <w:tcPr>
            <w:tcW w:w="1080" w:type="dxa"/>
            <w:shd w:val="clear" w:color="auto" w:fill="auto"/>
          </w:tcPr>
          <w:p w14:paraId="204CE96F" w14:textId="77777777" w:rsidR="00610AD7" w:rsidRPr="000136C4" w:rsidRDefault="00610AD7" w:rsidP="001E4F3F">
            <w:pPr>
              <w:pStyle w:val="TabelleGross"/>
              <w:rPr>
                <w:sz w:val="16"/>
                <w:szCs w:val="16"/>
                <w:lang w:val="en-GB"/>
              </w:rPr>
            </w:pPr>
            <w:r w:rsidRPr="000136C4">
              <w:rPr>
                <w:lang w:val="en-GB"/>
              </w:rPr>
              <w:t>M_5.1</w:t>
            </w:r>
            <w:r w:rsidR="001E4F3F">
              <w:rPr>
                <w:lang w:val="en-GB"/>
              </w:rPr>
              <w:t>5</w:t>
            </w:r>
            <w:r w:rsidRPr="000136C4">
              <w:rPr>
                <w:lang w:val="en-GB"/>
              </w:rPr>
              <w:t>-1</w:t>
            </w:r>
          </w:p>
        </w:tc>
        <w:tc>
          <w:tcPr>
            <w:tcW w:w="7425" w:type="dxa"/>
            <w:shd w:val="clear" w:color="auto" w:fill="auto"/>
          </w:tcPr>
          <w:p w14:paraId="41A3FBD9" w14:textId="77777777" w:rsidR="00610AD7" w:rsidRPr="000136C4" w:rsidRDefault="009C7EB6" w:rsidP="00610AD7">
            <w:pPr>
              <w:pStyle w:val="TabelleGross"/>
              <w:rPr>
                <w:lang w:val="en-GB"/>
              </w:rPr>
            </w:pPr>
            <w:r w:rsidRPr="000136C4">
              <w:rPr>
                <w:szCs w:val="24"/>
                <w:lang w:val="en-GB"/>
              </w:rPr>
              <w:t>The routine metadata of a schema can be archived in the</w:t>
            </w:r>
            <w:r w:rsidRPr="000136C4">
              <w:rPr>
                <w:spacing w:val="-2"/>
                <w:szCs w:val="24"/>
                <w:lang w:val="en-GB"/>
              </w:rPr>
              <w:t xml:space="preserve"> </w:t>
            </w:r>
            <w:r w:rsidRPr="000136C4">
              <w:rPr>
                <w:rFonts w:ascii="Courier New" w:hAnsi="Courier New"/>
                <w:szCs w:val="24"/>
                <w:lang w:val="en-GB"/>
              </w:rPr>
              <w:t>metadata.xml</w:t>
            </w:r>
            <w:r w:rsidRPr="000136C4">
              <w:rPr>
                <w:spacing w:val="-64"/>
                <w:szCs w:val="24"/>
                <w:lang w:val="en-GB"/>
              </w:rPr>
              <w:t xml:space="preserve"> </w:t>
            </w:r>
            <w:r w:rsidRPr="000136C4">
              <w:rPr>
                <w:szCs w:val="24"/>
                <w:lang w:val="en-GB"/>
              </w:rPr>
              <w:t>file</w:t>
            </w:r>
          </w:p>
        </w:tc>
        <w:tc>
          <w:tcPr>
            <w:tcW w:w="709" w:type="dxa"/>
            <w:shd w:val="clear" w:color="auto" w:fill="auto"/>
          </w:tcPr>
          <w:p w14:paraId="4B019A55" w14:textId="77777777" w:rsidR="00610AD7" w:rsidRPr="000136C4" w:rsidRDefault="009C7EB6" w:rsidP="00BF7410">
            <w:pPr>
              <w:pStyle w:val="TabelleGross"/>
              <w:rPr>
                <w:lang w:val="en-GB"/>
              </w:rPr>
            </w:pPr>
            <w:r w:rsidRPr="000136C4">
              <w:rPr>
                <w:lang w:val="en-GB"/>
              </w:rPr>
              <w:t>O</w:t>
            </w:r>
          </w:p>
        </w:tc>
      </w:tr>
    </w:tbl>
    <w:p w14:paraId="3B74AC72" w14:textId="77777777" w:rsidR="000C0602" w:rsidRPr="000136C4" w:rsidRDefault="000C0602" w:rsidP="000C0602">
      <w:pPr>
        <w:rPr>
          <w:rFonts w:cs="Arial"/>
          <w:lang w:val="en-GB"/>
        </w:rPr>
      </w:pPr>
    </w:p>
    <w:p w14:paraId="0608523B" w14:textId="77777777" w:rsidR="000C0602" w:rsidRPr="000136C4" w:rsidRDefault="009C7EB6" w:rsidP="000C0602">
      <w:pPr>
        <w:rPr>
          <w:rFonts w:cs="Arial"/>
          <w:lang w:val="en-GB"/>
        </w:rPr>
      </w:pPr>
      <w:r w:rsidRPr="000136C4">
        <w:rPr>
          <w:spacing w:val="-1"/>
          <w:szCs w:val="24"/>
          <w:lang w:val="en-GB"/>
        </w:rPr>
        <w:t>The following routine metadata are stored in the</w:t>
      </w:r>
      <w:r w:rsidRPr="000136C4">
        <w:rPr>
          <w:spacing w:val="1"/>
          <w:szCs w:val="24"/>
          <w:lang w:val="en-GB"/>
        </w:rPr>
        <w:t xml:space="preserve"> </w:t>
      </w:r>
      <w:r w:rsidRPr="000136C4">
        <w:rPr>
          <w:rFonts w:ascii="Courier New" w:hAnsi="Courier New"/>
          <w:szCs w:val="24"/>
          <w:lang w:val="en-GB"/>
        </w:rPr>
        <w:t>metadat</w:t>
      </w:r>
      <w:r w:rsidRPr="000136C4">
        <w:rPr>
          <w:rFonts w:ascii="Courier New" w:hAnsi="Courier New"/>
          <w:spacing w:val="-3"/>
          <w:szCs w:val="24"/>
          <w:lang w:val="en-GB"/>
        </w:rPr>
        <w:t>a</w:t>
      </w:r>
      <w:r w:rsidRPr="000136C4">
        <w:rPr>
          <w:rFonts w:ascii="Courier New" w:hAnsi="Courier New"/>
          <w:szCs w:val="24"/>
          <w:lang w:val="en-GB"/>
        </w:rPr>
        <w:t>.xml</w:t>
      </w:r>
      <w:r w:rsidRPr="000136C4">
        <w:rPr>
          <w:spacing w:val="-70"/>
          <w:szCs w:val="24"/>
          <w:lang w:val="en-GB"/>
        </w:rPr>
        <w:t xml:space="preserve"> </w:t>
      </w:r>
      <w:r w:rsidRPr="000136C4">
        <w:rPr>
          <w:szCs w:val="24"/>
          <w:lang w:val="en-GB"/>
        </w:rPr>
        <w:t>file if a routine is archived</w:t>
      </w:r>
      <w:r w:rsidR="000C0602" w:rsidRPr="000136C4">
        <w:rPr>
          <w:rFonts w:cs="Arial"/>
          <w:lang w:val="en-GB"/>
        </w:rPr>
        <w:t>:</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843"/>
        <w:gridCol w:w="6662"/>
        <w:gridCol w:w="709"/>
      </w:tblGrid>
      <w:tr w:rsidR="0074761C" w:rsidRPr="000136C4" w14:paraId="6B220884" w14:textId="77777777" w:rsidTr="007723AE">
        <w:trPr>
          <w:cantSplit/>
          <w:tblHeader/>
        </w:trPr>
        <w:tc>
          <w:tcPr>
            <w:tcW w:w="1843" w:type="dxa"/>
            <w:shd w:val="clear" w:color="auto" w:fill="99CCFF"/>
          </w:tcPr>
          <w:p w14:paraId="0847597C" w14:textId="77777777" w:rsidR="0074761C" w:rsidRPr="000136C4" w:rsidRDefault="001F2144" w:rsidP="0074761C">
            <w:pPr>
              <w:pStyle w:val="TabelleGross"/>
              <w:rPr>
                <w:b/>
                <w:lang w:val="en-GB"/>
              </w:rPr>
            </w:pPr>
            <w:r w:rsidRPr="000136C4">
              <w:rPr>
                <w:b/>
                <w:lang w:val="en-GB"/>
              </w:rPr>
              <w:t>Identifier</w:t>
            </w:r>
          </w:p>
        </w:tc>
        <w:tc>
          <w:tcPr>
            <w:tcW w:w="6662" w:type="dxa"/>
            <w:shd w:val="clear" w:color="auto" w:fill="99CCFF"/>
          </w:tcPr>
          <w:p w14:paraId="3440986E" w14:textId="77777777" w:rsidR="0074761C" w:rsidRPr="000136C4" w:rsidRDefault="001F2144" w:rsidP="0074761C">
            <w:pPr>
              <w:pStyle w:val="TabelleGross"/>
              <w:rPr>
                <w:b/>
                <w:lang w:val="en-GB"/>
              </w:rPr>
            </w:pPr>
            <w:r w:rsidRPr="000136C4">
              <w:rPr>
                <w:b/>
                <w:lang w:val="en-GB"/>
              </w:rPr>
              <w:t>Meaning</w:t>
            </w:r>
          </w:p>
        </w:tc>
        <w:tc>
          <w:tcPr>
            <w:tcW w:w="709" w:type="dxa"/>
            <w:shd w:val="clear" w:color="auto" w:fill="99CCFF"/>
          </w:tcPr>
          <w:p w14:paraId="2D247826" w14:textId="77777777" w:rsidR="0074761C" w:rsidRPr="000136C4" w:rsidRDefault="00E54509" w:rsidP="0074761C">
            <w:pPr>
              <w:pStyle w:val="TabelleGross"/>
              <w:rPr>
                <w:b/>
                <w:lang w:val="en-GB"/>
              </w:rPr>
            </w:pPr>
            <w:r w:rsidRPr="000136C4">
              <w:rPr>
                <w:b/>
                <w:lang w:val="en-GB"/>
              </w:rPr>
              <w:t>M/O</w:t>
            </w:r>
          </w:p>
        </w:tc>
      </w:tr>
      <w:tr w:rsidR="0074761C" w:rsidRPr="000136C4" w14:paraId="333A3FD4" w14:textId="77777777" w:rsidTr="007723AE">
        <w:trPr>
          <w:cantSplit/>
        </w:trPr>
        <w:tc>
          <w:tcPr>
            <w:tcW w:w="1843" w:type="dxa"/>
            <w:shd w:val="clear" w:color="auto" w:fill="auto"/>
          </w:tcPr>
          <w:p w14:paraId="13ADB16F" w14:textId="77777777" w:rsidR="0074761C" w:rsidRPr="000136C4" w:rsidRDefault="001E4F3F" w:rsidP="001E48E2">
            <w:pPr>
              <w:pStyle w:val="TabelleGross"/>
              <w:rPr>
                <w:lang w:val="en-GB"/>
              </w:rPr>
            </w:pPr>
            <w:r>
              <w:rPr>
                <w:lang w:val="en-GB"/>
              </w:rPr>
              <w:t>N</w:t>
            </w:r>
            <w:r w:rsidR="0074761C" w:rsidRPr="000136C4">
              <w:rPr>
                <w:lang w:val="en-GB"/>
              </w:rPr>
              <w:t>ame</w:t>
            </w:r>
          </w:p>
        </w:tc>
        <w:tc>
          <w:tcPr>
            <w:tcW w:w="6662" w:type="dxa"/>
            <w:shd w:val="clear" w:color="auto" w:fill="auto"/>
          </w:tcPr>
          <w:p w14:paraId="097C9E02" w14:textId="77777777" w:rsidR="0074761C" w:rsidRPr="000136C4" w:rsidRDefault="009C7EB6" w:rsidP="0074761C">
            <w:pPr>
              <w:pStyle w:val="TabelleGross"/>
              <w:rPr>
                <w:lang w:val="en-GB"/>
              </w:rPr>
            </w:pPr>
            <w:r w:rsidRPr="000136C4">
              <w:rPr>
                <w:szCs w:val="24"/>
                <w:lang w:val="en-GB"/>
              </w:rPr>
              <w:t>Rou</w:t>
            </w:r>
            <w:r w:rsidRPr="000136C4">
              <w:rPr>
                <w:spacing w:val="1"/>
                <w:szCs w:val="24"/>
                <w:lang w:val="en-GB"/>
              </w:rPr>
              <w:t>t</w:t>
            </w:r>
            <w:r w:rsidRPr="000136C4">
              <w:rPr>
                <w:spacing w:val="-1"/>
                <w:szCs w:val="24"/>
                <w:lang w:val="en-GB"/>
              </w:rPr>
              <w:t>i</w:t>
            </w:r>
            <w:r w:rsidRPr="000136C4">
              <w:rPr>
                <w:szCs w:val="24"/>
                <w:lang w:val="en-GB"/>
              </w:rPr>
              <w:t>n</w:t>
            </w:r>
            <w:r w:rsidRPr="000136C4">
              <w:rPr>
                <w:spacing w:val="1"/>
                <w:szCs w:val="24"/>
                <w:lang w:val="en-GB"/>
              </w:rPr>
              <w:t xml:space="preserve">e </w:t>
            </w:r>
            <w:r w:rsidRPr="000136C4">
              <w:rPr>
                <w:szCs w:val="24"/>
                <w:lang w:val="en-GB"/>
              </w:rPr>
              <w:t>n</w:t>
            </w:r>
            <w:r w:rsidRPr="000136C4">
              <w:rPr>
                <w:spacing w:val="-1"/>
                <w:szCs w:val="24"/>
                <w:lang w:val="en-GB"/>
              </w:rPr>
              <w:t>a</w:t>
            </w:r>
            <w:r w:rsidRPr="000136C4">
              <w:rPr>
                <w:spacing w:val="4"/>
                <w:szCs w:val="24"/>
                <w:lang w:val="en-GB"/>
              </w:rPr>
              <w:t>m</w:t>
            </w:r>
            <w:r w:rsidRPr="000136C4">
              <w:rPr>
                <w:szCs w:val="24"/>
                <w:lang w:val="en-GB"/>
              </w:rPr>
              <w:t>e</w:t>
            </w:r>
            <w:r w:rsidRPr="000136C4">
              <w:rPr>
                <w:spacing w:val="-12"/>
                <w:szCs w:val="24"/>
                <w:lang w:val="en-GB"/>
              </w:rPr>
              <w:t xml:space="preserve"> </w:t>
            </w:r>
            <w:r w:rsidRPr="000136C4">
              <w:rPr>
                <w:spacing w:val="-2"/>
                <w:szCs w:val="24"/>
                <w:lang w:val="en-GB"/>
              </w:rPr>
              <w:t>in the s</w:t>
            </w:r>
            <w:r w:rsidRPr="000136C4">
              <w:rPr>
                <w:spacing w:val="1"/>
                <w:szCs w:val="24"/>
                <w:lang w:val="en-GB"/>
              </w:rPr>
              <w:t>c</w:t>
            </w:r>
            <w:r w:rsidRPr="000136C4">
              <w:rPr>
                <w:szCs w:val="24"/>
                <w:lang w:val="en-GB"/>
              </w:rPr>
              <w:t>h</w:t>
            </w:r>
            <w:r w:rsidRPr="000136C4">
              <w:rPr>
                <w:spacing w:val="-3"/>
                <w:szCs w:val="24"/>
                <w:lang w:val="en-GB"/>
              </w:rPr>
              <w:t>e</w:t>
            </w:r>
            <w:r w:rsidRPr="000136C4">
              <w:rPr>
                <w:spacing w:val="4"/>
                <w:szCs w:val="24"/>
                <w:lang w:val="en-GB"/>
              </w:rPr>
              <w:t>m</w:t>
            </w:r>
            <w:r w:rsidRPr="000136C4">
              <w:rPr>
                <w:szCs w:val="24"/>
                <w:lang w:val="en-GB"/>
              </w:rPr>
              <w:t>a</w:t>
            </w:r>
          </w:p>
        </w:tc>
        <w:tc>
          <w:tcPr>
            <w:tcW w:w="709" w:type="dxa"/>
            <w:shd w:val="clear" w:color="auto" w:fill="auto"/>
          </w:tcPr>
          <w:p w14:paraId="0CC66C6D" w14:textId="77777777" w:rsidR="0074761C" w:rsidRPr="000136C4" w:rsidRDefault="0074761C" w:rsidP="0074761C">
            <w:pPr>
              <w:pStyle w:val="TabelleGross"/>
              <w:rPr>
                <w:lang w:val="en-GB"/>
              </w:rPr>
            </w:pPr>
            <w:r w:rsidRPr="000136C4">
              <w:rPr>
                <w:lang w:val="en-GB"/>
              </w:rPr>
              <w:t>M</w:t>
            </w:r>
          </w:p>
        </w:tc>
      </w:tr>
      <w:tr w:rsidR="0074761C" w:rsidRPr="000136C4" w14:paraId="08967462" w14:textId="77777777" w:rsidTr="007723AE">
        <w:trPr>
          <w:cantSplit/>
        </w:trPr>
        <w:tc>
          <w:tcPr>
            <w:tcW w:w="1843" w:type="dxa"/>
            <w:shd w:val="clear" w:color="auto" w:fill="auto"/>
          </w:tcPr>
          <w:p w14:paraId="5CAF84A0" w14:textId="77777777" w:rsidR="0074761C" w:rsidRPr="000136C4" w:rsidRDefault="0074761C" w:rsidP="0074761C">
            <w:pPr>
              <w:pStyle w:val="TabelleGross"/>
              <w:rPr>
                <w:lang w:val="en-GB"/>
              </w:rPr>
            </w:pPr>
            <w:r w:rsidRPr="000136C4">
              <w:rPr>
                <w:lang w:val="en-GB"/>
              </w:rPr>
              <w:t>description</w:t>
            </w:r>
          </w:p>
        </w:tc>
        <w:tc>
          <w:tcPr>
            <w:tcW w:w="6662" w:type="dxa"/>
            <w:shd w:val="clear" w:color="auto" w:fill="auto"/>
          </w:tcPr>
          <w:p w14:paraId="547FDB72" w14:textId="77777777" w:rsidR="0074761C" w:rsidRPr="000136C4" w:rsidRDefault="009C7EB6" w:rsidP="0074761C">
            <w:pPr>
              <w:pStyle w:val="TabelleGross"/>
              <w:rPr>
                <w:lang w:val="en-GB"/>
              </w:rPr>
            </w:pPr>
            <w:r w:rsidRPr="000136C4">
              <w:rPr>
                <w:szCs w:val="24"/>
                <w:lang w:val="en-GB"/>
              </w:rPr>
              <w:t>Description of the meaning and content of the routine</w:t>
            </w:r>
          </w:p>
        </w:tc>
        <w:tc>
          <w:tcPr>
            <w:tcW w:w="709" w:type="dxa"/>
            <w:shd w:val="clear" w:color="auto" w:fill="auto"/>
          </w:tcPr>
          <w:p w14:paraId="48127EC7" w14:textId="77777777" w:rsidR="0074761C" w:rsidRPr="000136C4" w:rsidRDefault="009C7EB6" w:rsidP="0074761C">
            <w:pPr>
              <w:pStyle w:val="TabelleGross"/>
              <w:rPr>
                <w:lang w:val="en-GB"/>
              </w:rPr>
            </w:pPr>
            <w:r w:rsidRPr="000136C4">
              <w:rPr>
                <w:lang w:val="en-GB"/>
              </w:rPr>
              <w:t>O</w:t>
            </w:r>
          </w:p>
        </w:tc>
      </w:tr>
      <w:tr w:rsidR="0074761C" w:rsidRPr="000136C4" w14:paraId="4A564BF6" w14:textId="77777777" w:rsidTr="007723AE">
        <w:trPr>
          <w:cantSplit/>
        </w:trPr>
        <w:tc>
          <w:tcPr>
            <w:tcW w:w="1843" w:type="dxa"/>
            <w:shd w:val="clear" w:color="auto" w:fill="auto"/>
          </w:tcPr>
          <w:p w14:paraId="0EFB9026" w14:textId="77777777" w:rsidR="0074761C" w:rsidRPr="000136C4" w:rsidRDefault="001E4F3F" w:rsidP="001E4F3F">
            <w:pPr>
              <w:pStyle w:val="TabelleGross"/>
              <w:rPr>
                <w:lang w:val="en-GB"/>
              </w:rPr>
            </w:pPr>
            <w:r>
              <w:rPr>
                <w:lang w:val="en-GB"/>
              </w:rPr>
              <w:t>s</w:t>
            </w:r>
            <w:r w:rsidR="0074761C" w:rsidRPr="000136C4">
              <w:rPr>
                <w:lang w:val="en-GB"/>
              </w:rPr>
              <w:t>ource</w:t>
            </w:r>
          </w:p>
        </w:tc>
        <w:tc>
          <w:tcPr>
            <w:tcW w:w="6662" w:type="dxa"/>
            <w:shd w:val="clear" w:color="auto" w:fill="auto"/>
          </w:tcPr>
          <w:p w14:paraId="63D5AC4A" w14:textId="77777777" w:rsidR="0074761C" w:rsidRPr="000136C4" w:rsidRDefault="009C7EB6" w:rsidP="00EE1F8D">
            <w:pPr>
              <w:pStyle w:val="TabelleGross"/>
              <w:rPr>
                <w:rFonts w:cs="Arial"/>
                <w:lang w:val="en-GB"/>
              </w:rPr>
            </w:pPr>
            <w:r w:rsidRPr="000136C4">
              <w:rPr>
                <w:szCs w:val="24"/>
                <w:lang w:val="en-GB"/>
              </w:rPr>
              <w:t>Ori</w:t>
            </w:r>
            <w:r w:rsidRPr="000136C4">
              <w:rPr>
                <w:spacing w:val="-1"/>
                <w:szCs w:val="24"/>
                <w:lang w:val="en-GB"/>
              </w:rPr>
              <w:t>g</w:t>
            </w:r>
            <w:r w:rsidRPr="000136C4">
              <w:rPr>
                <w:spacing w:val="1"/>
                <w:szCs w:val="24"/>
                <w:lang w:val="en-GB"/>
              </w:rPr>
              <w:t>i</w:t>
            </w:r>
            <w:r w:rsidRPr="000136C4">
              <w:rPr>
                <w:szCs w:val="24"/>
                <w:lang w:val="en-GB"/>
              </w:rPr>
              <w:t>n</w:t>
            </w:r>
            <w:r w:rsidRPr="000136C4">
              <w:rPr>
                <w:spacing w:val="1"/>
                <w:szCs w:val="24"/>
                <w:lang w:val="en-GB"/>
              </w:rPr>
              <w:t>a</w:t>
            </w:r>
            <w:r w:rsidRPr="000136C4">
              <w:rPr>
                <w:spacing w:val="-1"/>
                <w:szCs w:val="24"/>
                <w:lang w:val="en-GB"/>
              </w:rPr>
              <w:t xml:space="preserve">l source </w:t>
            </w:r>
            <w:r w:rsidRPr="000136C4">
              <w:rPr>
                <w:spacing w:val="1"/>
                <w:szCs w:val="24"/>
                <w:lang w:val="en-GB"/>
              </w:rPr>
              <w:t>c</w:t>
            </w:r>
            <w:r w:rsidRPr="000136C4">
              <w:rPr>
                <w:szCs w:val="24"/>
                <w:lang w:val="en-GB"/>
              </w:rPr>
              <w:t>o</w:t>
            </w:r>
            <w:r w:rsidRPr="000136C4">
              <w:rPr>
                <w:spacing w:val="-1"/>
                <w:szCs w:val="24"/>
                <w:lang w:val="en-GB"/>
              </w:rPr>
              <w:t>d</w:t>
            </w:r>
            <w:r w:rsidRPr="000136C4">
              <w:rPr>
                <w:szCs w:val="24"/>
                <w:lang w:val="en-GB"/>
              </w:rPr>
              <w:t>e</w:t>
            </w:r>
            <w:r w:rsidRPr="000136C4">
              <w:rPr>
                <w:spacing w:val="-8"/>
                <w:szCs w:val="24"/>
                <w:lang w:val="en-GB"/>
              </w:rPr>
              <w:t xml:space="preserve"> of the r</w:t>
            </w:r>
            <w:r w:rsidRPr="000136C4">
              <w:rPr>
                <w:spacing w:val="2"/>
                <w:szCs w:val="24"/>
                <w:lang w:val="en-GB"/>
              </w:rPr>
              <w:t>o</w:t>
            </w:r>
            <w:r w:rsidRPr="000136C4">
              <w:rPr>
                <w:szCs w:val="24"/>
                <w:lang w:val="en-GB"/>
              </w:rPr>
              <w:t>ut</w:t>
            </w:r>
            <w:r w:rsidRPr="000136C4">
              <w:rPr>
                <w:spacing w:val="-2"/>
                <w:szCs w:val="24"/>
                <w:lang w:val="en-GB"/>
              </w:rPr>
              <w:t>i</w:t>
            </w:r>
            <w:r w:rsidRPr="000136C4">
              <w:rPr>
                <w:spacing w:val="2"/>
                <w:szCs w:val="24"/>
                <w:lang w:val="en-GB"/>
              </w:rPr>
              <w:t>n</w:t>
            </w:r>
            <w:r w:rsidRPr="000136C4">
              <w:rPr>
                <w:szCs w:val="24"/>
                <w:lang w:val="en-GB"/>
              </w:rPr>
              <w:t>e</w:t>
            </w:r>
            <w:r w:rsidRPr="000136C4">
              <w:rPr>
                <w:spacing w:val="-7"/>
                <w:szCs w:val="24"/>
                <w:lang w:val="en-GB"/>
              </w:rPr>
              <w:t xml:space="preserve"> </w:t>
            </w:r>
            <w:r w:rsidRPr="000136C4">
              <w:rPr>
                <w:szCs w:val="24"/>
                <w:lang w:val="en-GB"/>
              </w:rPr>
              <w:t>(</w:t>
            </w:r>
            <w:r w:rsidRPr="000136C4">
              <w:rPr>
                <w:spacing w:val="2"/>
                <w:szCs w:val="24"/>
                <w:lang w:val="en-GB"/>
              </w:rPr>
              <w:t>V</w:t>
            </w:r>
            <w:r w:rsidRPr="000136C4">
              <w:rPr>
                <w:spacing w:val="-1"/>
                <w:szCs w:val="24"/>
                <w:lang w:val="en-GB"/>
              </w:rPr>
              <w:t>B</w:t>
            </w:r>
            <w:r w:rsidRPr="000136C4">
              <w:rPr>
                <w:spacing w:val="1"/>
                <w:szCs w:val="24"/>
                <w:lang w:val="en-GB"/>
              </w:rPr>
              <w:t>A</w:t>
            </w:r>
            <w:r w:rsidRPr="000136C4">
              <w:rPr>
                <w:szCs w:val="24"/>
                <w:lang w:val="en-GB"/>
              </w:rPr>
              <w:t>,</w:t>
            </w:r>
            <w:r w:rsidRPr="000136C4">
              <w:rPr>
                <w:spacing w:val="-5"/>
                <w:szCs w:val="24"/>
                <w:lang w:val="en-GB"/>
              </w:rPr>
              <w:t xml:space="preserve"> </w:t>
            </w:r>
            <w:r w:rsidRPr="000136C4">
              <w:rPr>
                <w:spacing w:val="1"/>
                <w:szCs w:val="24"/>
                <w:lang w:val="en-GB"/>
              </w:rPr>
              <w:t>P</w:t>
            </w:r>
            <w:r w:rsidRPr="000136C4">
              <w:rPr>
                <w:szCs w:val="24"/>
                <w:lang w:val="en-GB"/>
              </w:rPr>
              <w:t>L/</w:t>
            </w:r>
            <w:r w:rsidRPr="000136C4">
              <w:rPr>
                <w:spacing w:val="-1"/>
                <w:szCs w:val="24"/>
                <w:lang w:val="en-GB"/>
              </w:rPr>
              <w:t>S</w:t>
            </w:r>
            <w:r w:rsidRPr="000136C4">
              <w:rPr>
                <w:spacing w:val="3"/>
                <w:szCs w:val="24"/>
                <w:lang w:val="en-GB"/>
              </w:rPr>
              <w:t>Q</w:t>
            </w:r>
            <w:r w:rsidRPr="000136C4">
              <w:rPr>
                <w:szCs w:val="24"/>
                <w:lang w:val="en-GB"/>
              </w:rPr>
              <w:t>L,</w:t>
            </w:r>
            <w:r w:rsidRPr="000136C4">
              <w:rPr>
                <w:spacing w:val="-9"/>
                <w:szCs w:val="24"/>
                <w:lang w:val="en-GB"/>
              </w:rPr>
              <w:t xml:space="preserve"> </w:t>
            </w:r>
            <w:r w:rsidRPr="000136C4">
              <w:rPr>
                <w:spacing w:val="1"/>
                <w:szCs w:val="24"/>
                <w:lang w:val="en-GB"/>
              </w:rPr>
              <w:t>JA</w:t>
            </w:r>
            <w:r w:rsidRPr="000136C4">
              <w:rPr>
                <w:spacing w:val="-1"/>
                <w:szCs w:val="24"/>
                <w:lang w:val="en-GB"/>
              </w:rPr>
              <w:t>VA</w:t>
            </w:r>
            <w:r w:rsidR="0074761C" w:rsidRPr="000136C4">
              <w:rPr>
                <w:rFonts w:cs="Arial"/>
                <w:lang w:val="en-GB"/>
              </w:rPr>
              <w:t>)</w:t>
            </w:r>
          </w:p>
          <w:p w14:paraId="173F6C5A" w14:textId="77777777" w:rsidR="00EE1F8D" w:rsidRPr="000136C4" w:rsidRDefault="00EE1F8D" w:rsidP="00EE1F8D">
            <w:pPr>
              <w:pStyle w:val="TabelleGross"/>
              <w:rPr>
                <w:rFonts w:cs="Arial"/>
                <w:lang w:val="en-GB"/>
              </w:rPr>
            </w:pPr>
          </w:p>
          <w:p w14:paraId="772C6786" w14:textId="77777777" w:rsidR="00EE1F8D" w:rsidRPr="000136C4" w:rsidRDefault="009C7EB6" w:rsidP="00EE1F8D">
            <w:pPr>
              <w:pStyle w:val="TabelleGross"/>
              <w:rPr>
                <w:rFonts w:cs="Arial"/>
                <w:b/>
                <w:lang w:val="en-GB"/>
              </w:rPr>
            </w:pPr>
            <w:r w:rsidRPr="000136C4">
              <w:rPr>
                <w:rFonts w:cs="Arial"/>
                <w:b/>
                <w:lang w:val="en-GB"/>
              </w:rPr>
              <w:t>Note</w:t>
            </w:r>
          </w:p>
          <w:p w14:paraId="7D8C6DAC" w14:textId="77777777" w:rsidR="00EE1F8D" w:rsidRPr="000136C4" w:rsidRDefault="009C7EB6" w:rsidP="00274A61">
            <w:pPr>
              <w:pStyle w:val="TabelleGross"/>
              <w:rPr>
                <w:rFonts w:cs="Arial"/>
                <w:lang w:val="en-GB"/>
              </w:rPr>
            </w:pPr>
            <w:r w:rsidRPr="000136C4">
              <w:rPr>
                <w:szCs w:val="24"/>
                <w:lang w:val="en-GB"/>
              </w:rPr>
              <w:t xml:space="preserve">Since many database programs have proprietary routines that cannot be transformed into an </w:t>
            </w:r>
            <w:r w:rsidRPr="000136C4">
              <w:rPr>
                <w:spacing w:val="-1"/>
                <w:szCs w:val="24"/>
                <w:lang w:val="en-GB"/>
              </w:rPr>
              <w:t>S</w:t>
            </w:r>
            <w:r w:rsidRPr="000136C4">
              <w:rPr>
                <w:spacing w:val="1"/>
                <w:szCs w:val="24"/>
                <w:lang w:val="en-GB"/>
              </w:rPr>
              <w:t>Q</w:t>
            </w:r>
            <w:r w:rsidRPr="000136C4">
              <w:rPr>
                <w:szCs w:val="24"/>
                <w:lang w:val="en-GB"/>
              </w:rPr>
              <w:t>L:</w:t>
            </w:r>
            <w:r w:rsidR="00274A61">
              <w:rPr>
                <w:spacing w:val="1"/>
                <w:szCs w:val="24"/>
                <w:lang w:val="en-GB"/>
              </w:rPr>
              <w:t>2008</w:t>
            </w:r>
            <w:r w:rsidRPr="000136C4">
              <w:rPr>
                <w:spacing w:val="1"/>
                <w:szCs w:val="24"/>
                <w:lang w:val="en-GB"/>
              </w:rPr>
              <w:t>-compliant query, the original source code of the routine</w:t>
            </w:r>
            <w:r w:rsidRPr="000136C4">
              <w:rPr>
                <w:spacing w:val="-7"/>
                <w:szCs w:val="24"/>
                <w:lang w:val="en-GB"/>
              </w:rPr>
              <w:t xml:space="preserve"> </w:t>
            </w:r>
            <w:r w:rsidRPr="000136C4">
              <w:rPr>
                <w:spacing w:val="3"/>
                <w:szCs w:val="24"/>
                <w:lang w:val="en-GB"/>
              </w:rPr>
              <w:t>(e.g.</w:t>
            </w:r>
            <w:r w:rsidRPr="000136C4">
              <w:rPr>
                <w:spacing w:val="-2"/>
                <w:szCs w:val="24"/>
                <w:lang w:val="en-GB"/>
              </w:rPr>
              <w:t xml:space="preserve"> </w:t>
            </w:r>
            <w:r w:rsidRPr="000136C4">
              <w:rPr>
                <w:spacing w:val="-1"/>
                <w:szCs w:val="24"/>
                <w:lang w:val="en-GB"/>
              </w:rPr>
              <w:t>i</w:t>
            </w:r>
            <w:r w:rsidRPr="000136C4">
              <w:rPr>
                <w:szCs w:val="24"/>
                <w:lang w:val="en-GB"/>
              </w:rPr>
              <w:t>n</w:t>
            </w:r>
            <w:r w:rsidRPr="000136C4">
              <w:rPr>
                <w:spacing w:val="-1"/>
                <w:szCs w:val="24"/>
                <w:lang w:val="en-GB"/>
              </w:rPr>
              <w:t xml:space="preserve"> P</w:t>
            </w:r>
            <w:r w:rsidRPr="000136C4">
              <w:rPr>
                <w:szCs w:val="24"/>
                <w:lang w:val="en-GB"/>
              </w:rPr>
              <w:t>L</w:t>
            </w:r>
            <w:r w:rsidRPr="000136C4">
              <w:rPr>
                <w:spacing w:val="2"/>
                <w:szCs w:val="24"/>
                <w:lang w:val="en-GB"/>
              </w:rPr>
              <w:t>/</w:t>
            </w:r>
            <w:r w:rsidRPr="000136C4">
              <w:rPr>
                <w:spacing w:val="-1"/>
                <w:szCs w:val="24"/>
                <w:lang w:val="en-GB"/>
              </w:rPr>
              <w:t>S</w:t>
            </w:r>
            <w:r w:rsidRPr="000136C4">
              <w:rPr>
                <w:spacing w:val="1"/>
                <w:szCs w:val="24"/>
                <w:lang w:val="en-GB"/>
              </w:rPr>
              <w:t>Q</w:t>
            </w:r>
            <w:r w:rsidRPr="000136C4">
              <w:rPr>
                <w:szCs w:val="24"/>
                <w:lang w:val="en-GB"/>
              </w:rPr>
              <w:t>L</w:t>
            </w:r>
            <w:r w:rsidRPr="000136C4">
              <w:rPr>
                <w:spacing w:val="-7"/>
                <w:szCs w:val="24"/>
                <w:lang w:val="en-GB"/>
              </w:rPr>
              <w:t xml:space="preserve"> </w:t>
            </w:r>
            <w:r w:rsidRPr="000136C4">
              <w:rPr>
                <w:spacing w:val="1"/>
                <w:szCs w:val="24"/>
                <w:lang w:val="en-GB"/>
              </w:rPr>
              <w:t>for</w:t>
            </w:r>
            <w:r w:rsidRPr="000136C4">
              <w:rPr>
                <w:szCs w:val="24"/>
                <w:lang w:val="en-GB"/>
              </w:rPr>
              <w:t xml:space="preserve"> </w:t>
            </w:r>
            <w:r w:rsidRPr="000136C4">
              <w:rPr>
                <w:spacing w:val="1"/>
                <w:szCs w:val="24"/>
                <w:lang w:val="en-GB"/>
              </w:rPr>
              <w:t>Or</w:t>
            </w:r>
            <w:r w:rsidRPr="000136C4">
              <w:rPr>
                <w:szCs w:val="24"/>
                <w:lang w:val="en-GB"/>
              </w:rPr>
              <w:t>a</w:t>
            </w:r>
            <w:r w:rsidRPr="000136C4">
              <w:rPr>
                <w:spacing w:val="1"/>
                <w:szCs w:val="24"/>
                <w:lang w:val="en-GB"/>
              </w:rPr>
              <w:t>c</w:t>
            </w:r>
            <w:r w:rsidRPr="000136C4">
              <w:rPr>
                <w:spacing w:val="-1"/>
                <w:szCs w:val="24"/>
                <w:lang w:val="en-GB"/>
              </w:rPr>
              <w:t>l</w:t>
            </w:r>
            <w:r w:rsidRPr="000136C4">
              <w:rPr>
                <w:spacing w:val="1"/>
                <w:szCs w:val="24"/>
                <w:lang w:val="en-GB"/>
              </w:rPr>
              <w:t>e databases</w:t>
            </w:r>
            <w:r w:rsidRPr="000136C4">
              <w:rPr>
                <w:szCs w:val="24"/>
                <w:lang w:val="en-GB"/>
              </w:rPr>
              <w:t>,</w:t>
            </w:r>
            <w:r w:rsidRPr="000136C4">
              <w:rPr>
                <w:spacing w:val="-19"/>
                <w:szCs w:val="24"/>
                <w:lang w:val="en-GB"/>
              </w:rPr>
              <w:t xml:space="preserve"> </w:t>
            </w:r>
            <w:r w:rsidRPr="000136C4">
              <w:rPr>
                <w:spacing w:val="1"/>
                <w:szCs w:val="24"/>
                <w:lang w:val="en-GB"/>
              </w:rPr>
              <w:t>V</w:t>
            </w:r>
            <w:r w:rsidRPr="000136C4">
              <w:rPr>
                <w:spacing w:val="-1"/>
                <w:szCs w:val="24"/>
                <w:lang w:val="en-GB"/>
              </w:rPr>
              <w:t>B</w:t>
            </w:r>
            <w:r w:rsidRPr="000136C4">
              <w:rPr>
                <w:szCs w:val="24"/>
                <w:lang w:val="en-GB"/>
              </w:rPr>
              <w:t>A</w:t>
            </w:r>
            <w:r w:rsidRPr="000136C4">
              <w:rPr>
                <w:spacing w:val="-3"/>
                <w:szCs w:val="24"/>
                <w:lang w:val="en-GB"/>
              </w:rPr>
              <w:t xml:space="preserve"> for</w:t>
            </w:r>
            <w:r w:rsidRPr="000136C4">
              <w:rPr>
                <w:spacing w:val="-2"/>
                <w:szCs w:val="24"/>
                <w:lang w:val="en-GB"/>
              </w:rPr>
              <w:t xml:space="preserve"> </w:t>
            </w:r>
            <w:r w:rsidRPr="000136C4">
              <w:rPr>
                <w:szCs w:val="24"/>
                <w:lang w:val="en-GB"/>
              </w:rPr>
              <w:t>MS</w:t>
            </w:r>
            <w:r w:rsidRPr="000136C4">
              <w:rPr>
                <w:spacing w:val="-2"/>
                <w:szCs w:val="24"/>
                <w:lang w:val="en-GB"/>
              </w:rPr>
              <w:t xml:space="preserve"> </w:t>
            </w:r>
            <w:r w:rsidRPr="000136C4">
              <w:rPr>
                <w:spacing w:val="-1"/>
                <w:szCs w:val="24"/>
                <w:lang w:val="en-GB"/>
              </w:rPr>
              <w:t>A</w:t>
            </w:r>
            <w:r w:rsidRPr="000136C4">
              <w:rPr>
                <w:spacing w:val="1"/>
                <w:szCs w:val="24"/>
                <w:lang w:val="en-GB"/>
              </w:rPr>
              <w:t>cc</w:t>
            </w:r>
            <w:r w:rsidRPr="000136C4">
              <w:rPr>
                <w:szCs w:val="24"/>
                <w:lang w:val="en-GB"/>
              </w:rPr>
              <w:t>e</w:t>
            </w:r>
            <w:r w:rsidRPr="000136C4">
              <w:rPr>
                <w:spacing w:val="1"/>
                <w:szCs w:val="24"/>
                <w:lang w:val="en-GB"/>
              </w:rPr>
              <w:t>s</w:t>
            </w:r>
            <w:r w:rsidRPr="000136C4">
              <w:rPr>
                <w:szCs w:val="24"/>
                <w:lang w:val="en-GB"/>
              </w:rPr>
              <w:t>s</w:t>
            </w:r>
            <w:r w:rsidRPr="000136C4">
              <w:rPr>
                <w:spacing w:val="-5"/>
                <w:szCs w:val="24"/>
                <w:lang w:val="en-GB"/>
              </w:rPr>
              <w:t xml:space="preserve"> m</w:t>
            </w:r>
            <w:r w:rsidRPr="000136C4">
              <w:rPr>
                <w:spacing w:val="-1"/>
                <w:szCs w:val="24"/>
                <w:lang w:val="en-GB"/>
              </w:rPr>
              <w:t>o</w:t>
            </w:r>
            <w:r w:rsidRPr="000136C4">
              <w:rPr>
                <w:spacing w:val="2"/>
                <w:szCs w:val="24"/>
                <w:lang w:val="en-GB"/>
              </w:rPr>
              <w:t>d</w:t>
            </w:r>
            <w:r w:rsidRPr="000136C4">
              <w:rPr>
                <w:szCs w:val="24"/>
                <w:lang w:val="en-GB"/>
              </w:rPr>
              <w:t>u</w:t>
            </w:r>
            <w:r w:rsidRPr="000136C4">
              <w:rPr>
                <w:spacing w:val="1"/>
                <w:szCs w:val="24"/>
                <w:lang w:val="en-GB"/>
              </w:rPr>
              <w:t>l</w:t>
            </w:r>
            <w:r w:rsidRPr="000136C4">
              <w:rPr>
                <w:szCs w:val="24"/>
                <w:lang w:val="en-GB"/>
              </w:rPr>
              <w:t>es)</w:t>
            </w:r>
            <w:r w:rsidRPr="000136C4">
              <w:rPr>
                <w:spacing w:val="-8"/>
                <w:szCs w:val="24"/>
                <w:lang w:val="en-GB"/>
              </w:rPr>
              <w:t xml:space="preserve"> can be archived here</w:t>
            </w:r>
            <w:r w:rsidR="00EE1F8D" w:rsidRPr="000136C4">
              <w:rPr>
                <w:rFonts w:cs="Arial"/>
                <w:lang w:val="en-GB"/>
              </w:rPr>
              <w:t>.</w:t>
            </w:r>
          </w:p>
        </w:tc>
        <w:tc>
          <w:tcPr>
            <w:tcW w:w="709" w:type="dxa"/>
            <w:shd w:val="clear" w:color="auto" w:fill="auto"/>
          </w:tcPr>
          <w:p w14:paraId="0F585234" w14:textId="77777777" w:rsidR="0074761C" w:rsidRPr="000136C4" w:rsidRDefault="009C7EB6" w:rsidP="0074761C">
            <w:pPr>
              <w:pStyle w:val="TabelleGross"/>
              <w:rPr>
                <w:lang w:val="en-GB"/>
              </w:rPr>
            </w:pPr>
            <w:r w:rsidRPr="000136C4">
              <w:rPr>
                <w:lang w:val="en-GB"/>
              </w:rPr>
              <w:t>O</w:t>
            </w:r>
          </w:p>
        </w:tc>
      </w:tr>
      <w:tr w:rsidR="0074761C" w:rsidRPr="000136C4" w14:paraId="50CE7706" w14:textId="77777777" w:rsidTr="007723AE">
        <w:trPr>
          <w:cantSplit/>
        </w:trPr>
        <w:tc>
          <w:tcPr>
            <w:tcW w:w="1843" w:type="dxa"/>
            <w:shd w:val="clear" w:color="auto" w:fill="auto"/>
          </w:tcPr>
          <w:p w14:paraId="6BAD099C" w14:textId="77777777" w:rsidR="0074761C" w:rsidRPr="000136C4" w:rsidRDefault="001E4F3F" w:rsidP="0074761C">
            <w:pPr>
              <w:pStyle w:val="TabelleGross"/>
              <w:rPr>
                <w:lang w:val="en-GB"/>
              </w:rPr>
            </w:pPr>
            <w:r>
              <w:rPr>
                <w:lang w:val="en-GB"/>
              </w:rPr>
              <w:t>b</w:t>
            </w:r>
            <w:r w:rsidR="0074761C" w:rsidRPr="000136C4">
              <w:rPr>
                <w:lang w:val="en-GB"/>
              </w:rPr>
              <w:t>ody</w:t>
            </w:r>
          </w:p>
        </w:tc>
        <w:tc>
          <w:tcPr>
            <w:tcW w:w="6662" w:type="dxa"/>
            <w:shd w:val="clear" w:color="auto" w:fill="auto"/>
          </w:tcPr>
          <w:p w14:paraId="68569F6E" w14:textId="77777777" w:rsidR="0074761C" w:rsidRPr="000136C4" w:rsidRDefault="009C7EB6" w:rsidP="00274A61">
            <w:pPr>
              <w:pStyle w:val="TabelleGross"/>
              <w:rPr>
                <w:lang w:val="en-GB"/>
              </w:rPr>
            </w:pPr>
            <w:r w:rsidRPr="000136C4">
              <w:rPr>
                <w:spacing w:val="-1"/>
                <w:szCs w:val="24"/>
                <w:lang w:val="en-GB"/>
              </w:rPr>
              <w:t>S</w:t>
            </w:r>
            <w:r w:rsidRPr="000136C4">
              <w:rPr>
                <w:spacing w:val="1"/>
                <w:szCs w:val="24"/>
                <w:lang w:val="en-GB"/>
              </w:rPr>
              <w:t>Q</w:t>
            </w:r>
            <w:r w:rsidRPr="000136C4">
              <w:rPr>
                <w:szCs w:val="24"/>
                <w:lang w:val="en-GB"/>
              </w:rPr>
              <w:t>L:</w:t>
            </w:r>
            <w:r w:rsidR="00274A61">
              <w:rPr>
                <w:spacing w:val="1"/>
                <w:szCs w:val="24"/>
                <w:lang w:val="en-GB"/>
              </w:rPr>
              <w:t>2008</w:t>
            </w:r>
            <w:r w:rsidRPr="000136C4">
              <w:rPr>
                <w:spacing w:val="1"/>
                <w:szCs w:val="24"/>
                <w:lang w:val="en-GB"/>
              </w:rPr>
              <w:t>-</w:t>
            </w:r>
            <w:r w:rsidRPr="000136C4">
              <w:rPr>
                <w:spacing w:val="3"/>
                <w:szCs w:val="24"/>
                <w:lang w:val="en-GB"/>
              </w:rPr>
              <w:t>compliant source code of the r</w:t>
            </w:r>
            <w:r w:rsidRPr="000136C4">
              <w:rPr>
                <w:szCs w:val="24"/>
                <w:lang w:val="en-GB"/>
              </w:rPr>
              <w:t>o</w:t>
            </w:r>
            <w:r w:rsidRPr="000136C4">
              <w:rPr>
                <w:spacing w:val="2"/>
                <w:szCs w:val="24"/>
                <w:lang w:val="en-GB"/>
              </w:rPr>
              <w:t>u</w:t>
            </w:r>
            <w:r w:rsidRPr="000136C4">
              <w:rPr>
                <w:szCs w:val="24"/>
                <w:lang w:val="en-GB"/>
              </w:rPr>
              <w:t>t</w:t>
            </w:r>
            <w:r w:rsidRPr="000136C4">
              <w:rPr>
                <w:spacing w:val="-1"/>
                <w:szCs w:val="24"/>
                <w:lang w:val="en-GB"/>
              </w:rPr>
              <w:t>i</w:t>
            </w:r>
            <w:r w:rsidRPr="000136C4">
              <w:rPr>
                <w:spacing w:val="2"/>
                <w:szCs w:val="24"/>
                <w:lang w:val="en-GB"/>
              </w:rPr>
              <w:t>n</w:t>
            </w:r>
            <w:r w:rsidRPr="000136C4">
              <w:rPr>
                <w:szCs w:val="24"/>
                <w:lang w:val="en-GB"/>
              </w:rPr>
              <w:t>e</w:t>
            </w:r>
          </w:p>
        </w:tc>
        <w:tc>
          <w:tcPr>
            <w:tcW w:w="709" w:type="dxa"/>
            <w:shd w:val="clear" w:color="auto" w:fill="auto"/>
          </w:tcPr>
          <w:p w14:paraId="5E2F1F3E" w14:textId="77777777" w:rsidR="0074761C" w:rsidRPr="000136C4" w:rsidRDefault="009C7EB6" w:rsidP="0074761C">
            <w:pPr>
              <w:pStyle w:val="TabelleGross"/>
              <w:rPr>
                <w:lang w:val="en-GB"/>
              </w:rPr>
            </w:pPr>
            <w:r w:rsidRPr="000136C4">
              <w:rPr>
                <w:lang w:val="en-GB"/>
              </w:rPr>
              <w:t>O</w:t>
            </w:r>
          </w:p>
        </w:tc>
      </w:tr>
      <w:tr w:rsidR="0074761C" w:rsidRPr="000136C4" w14:paraId="5FDCF0BE" w14:textId="77777777" w:rsidTr="007723AE">
        <w:trPr>
          <w:cantSplit/>
        </w:trPr>
        <w:tc>
          <w:tcPr>
            <w:tcW w:w="1843" w:type="dxa"/>
            <w:shd w:val="clear" w:color="auto" w:fill="auto"/>
          </w:tcPr>
          <w:p w14:paraId="1BB8F16E" w14:textId="77777777" w:rsidR="0074761C" w:rsidRPr="000136C4" w:rsidRDefault="0074761C" w:rsidP="0074761C">
            <w:pPr>
              <w:pStyle w:val="TabelleGross"/>
              <w:rPr>
                <w:lang w:val="en-GB"/>
              </w:rPr>
            </w:pPr>
            <w:r w:rsidRPr="000136C4">
              <w:rPr>
                <w:lang w:val="en-GB"/>
              </w:rPr>
              <w:t>characteristic</w:t>
            </w:r>
          </w:p>
        </w:tc>
        <w:tc>
          <w:tcPr>
            <w:tcW w:w="6662" w:type="dxa"/>
            <w:shd w:val="clear" w:color="auto" w:fill="auto"/>
          </w:tcPr>
          <w:p w14:paraId="2112D10B" w14:textId="77777777" w:rsidR="0074761C" w:rsidRPr="000136C4" w:rsidRDefault="009C7EB6" w:rsidP="0074761C">
            <w:pPr>
              <w:pStyle w:val="TabelleGross"/>
              <w:rPr>
                <w:lang w:val="en-GB"/>
              </w:rPr>
            </w:pPr>
            <w:r w:rsidRPr="000136C4">
              <w:rPr>
                <w:szCs w:val="24"/>
                <w:lang w:val="en-GB"/>
              </w:rPr>
              <w:t>Character</w:t>
            </w:r>
            <w:r w:rsidRPr="000136C4">
              <w:rPr>
                <w:spacing w:val="-1"/>
                <w:szCs w:val="24"/>
                <w:lang w:val="en-GB"/>
              </w:rPr>
              <w:t>i</w:t>
            </w:r>
            <w:r w:rsidRPr="000136C4">
              <w:rPr>
                <w:spacing w:val="1"/>
                <w:szCs w:val="24"/>
                <w:lang w:val="en-GB"/>
              </w:rPr>
              <w:t>s</w:t>
            </w:r>
            <w:r w:rsidRPr="000136C4">
              <w:rPr>
                <w:szCs w:val="24"/>
                <w:lang w:val="en-GB"/>
              </w:rPr>
              <w:t>t</w:t>
            </w:r>
            <w:r w:rsidRPr="000136C4">
              <w:rPr>
                <w:spacing w:val="-1"/>
                <w:szCs w:val="24"/>
                <w:lang w:val="en-GB"/>
              </w:rPr>
              <w:t>ic of the r</w:t>
            </w:r>
            <w:r w:rsidRPr="000136C4">
              <w:rPr>
                <w:szCs w:val="24"/>
                <w:lang w:val="en-GB"/>
              </w:rPr>
              <w:t>o</w:t>
            </w:r>
            <w:r w:rsidRPr="000136C4">
              <w:rPr>
                <w:spacing w:val="-1"/>
                <w:szCs w:val="24"/>
                <w:lang w:val="en-GB"/>
              </w:rPr>
              <w:t>u</w:t>
            </w:r>
            <w:r w:rsidRPr="000136C4">
              <w:rPr>
                <w:spacing w:val="2"/>
                <w:szCs w:val="24"/>
                <w:lang w:val="en-GB"/>
              </w:rPr>
              <w:t>t</w:t>
            </w:r>
            <w:r w:rsidRPr="000136C4">
              <w:rPr>
                <w:spacing w:val="-1"/>
                <w:szCs w:val="24"/>
                <w:lang w:val="en-GB"/>
              </w:rPr>
              <w:t>i</w:t>
            </w:r>
            <w:r w:rsidRPr="000136C4">
              <w:rPr>
                <w:szCs w:val="24"/>
                <w:lang w:val="en-GB"/>
              </w:rPr>
              <w:t>ne</w:t>
            </w:r>
          </w:p>
        </w:tc>
        <w:tc>
          <w:tcPr>
            <w:tcW w:w="709" w:type="dxa"/>
            <w:shd w:val="clear" w:color="auto" w:fill="auto"/>
          </w:tcPr>
          <w:p w14:paraId="69EA62CB" w14:textId="77777777" w:rsidR="0074761C" w:rsidRPr="000136C4" w:rsidRDefault="009C7EB6" w:rsidP="0074761C">
            <w:pPr>
              <w:pStyle w:val="TabelleGross"/>
              <w:rPr>
                <w:lang w:val="en-GB"/>
              </w:rPr>
            </w:pPr>
            <w:r w:rsidRPr="000136C4">
              <w:rPr>
                <w:lang w:val="en-GB"/>
              </w:rPr>
              <w:t>O</w:t>
            </w:r>
          </w:p>
        </w:tc>
      </w:tr>
      <w:tr w:rsidR="0074761C" w:rsidRPr="000136C4" w14:paraId="7D3CD9A8" w14:textId="77777777" w:rsidTr="007723AE">
        <w:trPr>
          <w:cantSplit/>
        </w:trPr>
        <w:tc>
          <w:tcPr>
            <w:tcW w:w="1843" w:type="dxa"/>
            <w:shd w:val="clear" w:color="auto" w:fill="auto"/>
          </w:tcPr>
          <w:p w14:paraId="3A0C918D" w14:textId="77777777" w:rsidR="0074761C" w:rsidRPr="000136C4" w:rsidRDefault="0074761C" w:rsidP="0074761C">
            <w:pPr>
              <w:pStyle w:val="TabelleGross"/>
              <w:rPr>
                <w:lang w:val="en-GB"/>
              </w:rPr>
            </w:pPr>
            <w:r w:rsidRPr="000136C4">
              <w:rPr>
                <w:lang w:val="en-GB"/>
              </w:rPr>
              <w:t>returnType</w:t>
            </w:r>
          </w:p>
        </w:tc>
        <w:tc>
          <w:tcPr>
            <w:tcW w:w="6662" w:type="dxa"/>
            <w:shd w:val="clear" w:color="auto" w:fill="auto"/>
          </w:tcPr>
          <w:p w14:paraId="0F38909D" w14:textId="77777777" w:rsidR="0074761C" w:rsidRPr="000136C4" w:rsidRDefault="009C7EB6" w:rsidP="0074761C">
            <w:pPr>
              <w:pStyle w:val="TabelleGross"/>
              <w:rPr>
                <w:lang w:val="en-GB"/>
              </w:rPr>
            </w:pPr>
            <w:r w:rsidRPr="000136C4">
              <w:rPr>
                <w:szCs w:val="24"/>
                <w:lang w:val="en-GB"/>
              </w:rPr>
              <w:t>Return type of the routine (if it is a function)</w:t>
            </w:r>
          </w:p>
        </w:tc>
        <w:tc>
          <w:tcPr>
            <w:tcW w:w="709" w:type="dxa"/>
            <w:shd w:val="clear" w:color="auto" w:fill="auto"/>
          </w:tcPr>
          <w:p w14:paraId="081087F8" w14:textId="77777777" w:rsidR="0074761C" w:rsidRPr="000136C4" w:rsidRDefault="009C7EB6" w:rsidP="0074761C">
            <w:pPr>
              <w:pStyle w:val="TabelleGross"/>
              <w:rPr>
                <w:lang w:val="en-GB"/>
              </w:rPr>
            </w:pPr>
            <w:r w:rsidRPr="000136C4">
              <w:rPr>
                <w:lang w:val="en-GB"/>
              </w:rPr>
              <w:t>O</w:t>
            </w:r>
          </w:p>
        </w:tc>
      </w:tr>
      <w:tr w:rsidR="0074761C" w:rsidRPr="000136C4" w14:paraId="331FEB5B" w14:textId="77777777" w:rsidTr="007723AE">
        <w:trPr>
          <w:cantSplit/>
        </w:trPr>
        <w:tc>
          <w:tcPr>
            <w:tcW w:w="1843" w:type="dxa"/>
            <w:shd w:val="clear" w:color="auto" w:fill="auto"/>
          </w:tcPr>
          <w:p w14:paraId="2276F473" w14:textId="77777777" w:rsidR="0074761C" w:rsidRPr="000136C4" w:rsidRDefault="0074761C" w:rsidP="0074761C">
            <w:pPr>
              <w:pStyle w:val="TabelleGross"/>
              <w:rPr>
                <w:lang w:val="en-GB"/>
              </w:rPr>
            </w:pPr>
            <w:r w:rsidRPr="000136C4">
              <w:rPr>
                <w:lang w:val="en-GB"/>
              </w:rPr>
              <w:t>parameters</w:t>
            </w:r>
          </w:p>
        </w:tc>
        <w:tc>
          <w:tcPr>
            <w:tcW w:w="6662" w:type="dxa"/>
            <w:shd w:val="clear" w:color="auto" w:fill="auto"/>
          </w:tcPr>
          <w:p w14:paraId="488CA157" w14:textId="77777777" w:rsidR="0074761C" w:rsidRPr="000136C4" w:rsidRDefault="009C7EB6" w:rsidP="0074761C">
            <w:pPr>
              <w:pStyle w:val="TabelleGross"/>
              <w:rPr>
                <w:lang w:val="en-GB"/>
              </w:rPr>
            </w:pPr>
            <w:r w:rsidRPr="000136C4">
              <w:rPr>
                <w:szCs w:val="24"/>
                <w:lang w:val="en-GB"/>
              </w:rPr>
              <w:t>L</w:t>
            </w:r>
            <w:r w:rsidRPr="000136C4">
              <w:rPr>
                <w:spacing w:val="-1"/>
                <w:szCs w:val="24"/>
                <w:lang w:val="en-GB"/>
              </w:rPr>
              <w:t>i</w:t>
            </w:r>
            <w:r w:rsidRPr="000136C4">
              <w:rPr>
                <w:spacing w:val="1"/>
                <w:szCs w:val="24"/>
                <w:lang w:val="en-GB"/>
              </w:rPr>
              <w:t>s</w:t>
            </w:r>
            <w:r w:rsidRPr="000136C4">
              <w:rPr>
                <w:szCs w:val="24"/>
                <w:lang w:val="en-GB"/>
              </w:rPr>
              <w:t>t of par</w:t>
            </w:r>
            <w:r w:rsidRPr="000136C4">
              <w:rPr>
                <w:spacing w:val="2"/>
                <w:szCs w:val="24"/>
                <w:lang w:val="en-GB"/>
              </w:rPr>
              <w:t>a</w:t>
            </w:r>
            <w:r w:rsidRPr="000136C4">
              <w:rPr>
                <w:spacing w:val="4"/>
                <w:szCs w:val="24"/>
                <w:lang w:val="en-GB"/>
              </w:rPr>
              <w:t>m</w:t>
            </w:r>
            <w:r w:rsidRPr="000136C4">
              <w:rPr>
                <w:szCs w:val="24"/>
                <w:lang w:val="en-GB"/>
              </w:rPr>
              <w:t>et</w:t>
            </w:r>
            <w:r w:rsidRPr="000136C4">
              <w:rPr>
                <w:spacing w:val="-1"/>
                <w:szCs w:val="24"/>
                <w:lang w:val="en-GB"/>
              </w:rPr>
              <w:t>e</w:t>
            </w:r>
            <w:r w:rsidRPr="000136C4">
              <w:rPr>
                <w:szCs w:val="24"/>
                <w:lang w:val="en-GB"/>
              </w:rPr>
              <w:t>rs</w:t>
            </w:r>
          </w:p>
        </w:tc>
        <w:tc>
          <w:tcPr>
            <w:tcW w:w="709" w:type="dxa"/>
            <w:shd w:val="clear" w:color="auto" w:fill="auto"/>
          </w:tcPr>
          <w:p w14:paraId="56165DF9" w14:textId="77777777" w:rsidR="0074761C" w:rsidRPr="000136C4" w:rsidRDefault="009C7EB6" w:rsidP="0074761C">
            <w:pPr>
              <w:pStyle w:val="TabelleGross"/>
              <w:rPr>
                <w:lang w:val="en-GB"/>
              </w:rPr>
            </w:pPr>
            <w:r w:rsidRPr="000136C4">
              <w:rPr>
                <w:lang w:val="en-GB"/>
              </w:rPr>
              <w:t>O</w:t>
            </w:r>
          </w:p>
        </w:tc>
      </w:tr>
    </w:tbl>
    <w:p w14:paraId="6A94C9FD" w14:textId="77777777" w:rsidR="005524D2" w:rsidRPr="000136C4" w:rsidRDefault="005524D2" w:rsidP="005524D2">
      <w:pPr>
        <w:rPr>
          <w:rFonts w:cs="Arial"/>
          <w:lang w:val="en-GB"/>
        </w:rPr>
      </w:pPr>
    </w:p>
    <w:p w14:paraId="6915D722" w14:textId="77777777" w:rsidR="005524D2" w:rsidRPr="000136C4" w:rsidRDefault="005524D2" w:rsidP="00EF7B08">
      <w:pPr>
        <w:pStyle w:val="berschrift2"/>
        <w:rPr>
          <w:lang w:val="en-GB"/>
        </w:rPr>
      </w:pPr>
      <w:bookmarkStart w:id="84" w:name="_Toc264549065"/>
      <w:bookmarkStart w:id="85" w:name="_Toc423960736"/>
      <w:r w:rsidRPr="000136C4">
        <w:rPr>
          <w:lang w:val="en-GB"/>
        </w:rPr>
        <w:t>Parameter</w:t>
      </w:r>
      <w:bookmarkEnd w:id="84"/>
      <w:r w:rsidR="00FE6C1A" w:rsidRPr="000136C4">
        <w:rPr>
          <w:lang w:val="en-GB"/>
        </w:rPr>
        <w:t xml:space="preserve"> metadata</w:t>
      </w:r>
      <w:bookmarkEnd w:id="85"/>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7425"/>
        <w:gridCol w:w="709"/>
      </w:tblGrid>
      <w:tr w:rsidR="00610AD7" w:rsidRPr="000136C4" w14:paraId="1F83FA4C" w14:textId="77777777" w:rsidTr="007723AE">
        <w:trPr>
          <w:cantSplit/>
          <w:tblHeader/>
        </w:trPr>
        <w:tc>
          <w:tcPr>
            <w:tcW w:w="1080" w:type="dxa"/>
            <w:shd w:val="clear" w:color="auto" w:fill="99CCFF"/>
          </w:tcPr>
          <w:p w14:paraId="05EB2698" w14:textId="77777777" w:rsidR="00610AD7" w:rsidRPr="000136C4" w:rsidRDefault="00610AD7" w:rsidP="00BF7410">
            <w:pPr>
              <w:pStyle w:val="TabelleGross"/>
              <w:rPr>
                <w:b/>
                <w:lang w:val="en-GB"/>
              </w:rPr>
            </w:pPr>
            <w:r w:rsidRPr="000136C4">
              <w:rPr>
                <w:b/>
                <w:lang w:val="en-GB"/>
              </w:rPr>
              <w:t>ID</w:t>
            </w:r>
          </w:p>
        </w:tc>
        <w:tc>
          <w:tcPr>
            <w:tcW w:w="7425" w:type="dxa"/>
            <w:shd w:val="clear" w:color="auto" w:fill="99CCFF"/>
          </w:tcPr>
          <w:p w14:paraId="293456A2" w14:textId="77777777" w:rsidR="00610AD7" w:rsidRPr="000136C4" w:rsidRDefault="00E54509" w:rsidP="00BF7410">
            <w:pPr>
              <w:pStyle w:val="TabelleGross"/>
              <w:rPr>
                <w:b/>
                <w:lang w:val="en-GB"/>
              </w:rPr>
            </w:pPr>
            <w:r w:rsidRPr="000136C4">
              <w:rPr>
                <w:b/>
                <w:lang w:val="en-GB"/>
              </w:rPr>
              <w:t>Description of requirement</w:t>
            </w:r>
          </w:p>
        </w:tc>
        <w:tc>
          <w:tcPr>
            <w:tcW w:w="709" w:type="dxa"/>
            <w:shd w:val="clear" w:color="auto" w:fill="99CCFF"/>
          </w:tcPr>
          <w:p w14:paraId="57EC4E48" w14:textId="77777777" w:rsidR="00610AD7" w:rsidRPr="000136C4" w:rsidRDefault="00E54509" w:rsidP="00BF7410">
            <w:pPr>
              <w:pStyle w:val="TabelleGross"/>
              <w:rPr>
                <w:b/>
                <w:lang w:val="en-GB"/>
              </w:rPr>
            </w:pPr>
            <w:r w:rsidRPr="000136C4">
              <w:rPr>
                <w:b/>
                <w:lang w:val="en-GB"/>
              </w:rPr>
              <w:t>M/O</w:t>
            </w:r>
          </w:p>
        </w:tc>
      </w:tr>
      <w:tr w:rsidR="00610AD7" w:rsidRPr="000136C4" w14:paraId="368C5E5C" w14:textId="77777777" w:rsidTr="007723AE">
        <w:trPr>
          <w:cantSplit/>
        </w:trPr>
        <w:tc>
          <w:tcPr>
            <w:tcW w:w="1080" w:type="dxa"/>
            <w:shd w:val="clear" w:color="auto" w:fill="auto"/>
          </w:tcPr>
          <w:p w14:paraId="2525FCCB" w14:textId="77777777" w:rsidR="00610AD7" w:rsidRPr="000136C4" w:rsidRDefault="00610AD7" w:rsidP="001E4F3F">
            <w:pPr>
              <w:pStyle w:val="TabelleGross"/>
              <w:rPr>
                <w:sz w:val="16"/>
                <w:szCs w:val="16"/>
                <w:lang w:val="en-GB"/>
              </w:rPr>
            </w:pPr>
            <w:r w:rsidRPr="000136C4">
              <w:rPr>
                <w:lang w:val="en-GB"/>
              </w:rPr>
              <w:t>M_5.1</w:t>
            </w:r>
            <w:r w:rsidR="001E4F3F">
              <w:rPr>
                <w:lang w:val="en-GB"/>
              </w:rPr>
              <w:t>6</w:t>
            </w:r>
            <w:r w:rsidRPr="000136C4">
              <w:rPr>
                <w:lang w:val="en-GB"/>
              </w:rPr>
              <w:t>-1</w:t>
            </w:r>
          </w:p>
        </w:tc>
        <w:tc>
          <w:tcPr>
            <w:tcW w:w="7425" w:type="dxa"/>
            <w:shd w:val="clear" w:color="auto" w:fill="auto"/>
          </w:tcPr>
          <w:p w14:paraId="3D5FC0A7" w14:textId="77777777" w:rsidR="00610AD7" w:rsidRPr="000136C4" w:rsidRDefault="00FE6C1A" w:rsidP="00610AD7">
            <w:pPr>
              <w:pStyle w:val="TabelleGross"/>
              <w:rPr>
                <w:lang w:val="en-GB"/>
              </w:rPr>
            </w:pPr>
            <w:r w:rsidRPr="000136C4">
              <w:rPr>
                <w:szCs w:val="24"/>
                <w:lang w:val="en-GB"/>
              </w:rPr>
              <w:t>The parameter metadata that are used in the routine can be archived in the</w:t>
            </w:r>
            <w:r w:rsidRPr="000136C4">
              <w:rPr>
                <w:spacing w:val="-3"/>
                <w:szCs w:val="24"/>
                <w:lang w:val="en-GB"/>
              </w:rPr>
              <w:t xml:space="preserve"> </w:t>
            </w:r>
            <w:r w:rsidRPr="000136C4">
              <w:rPr>
                <w:rFonts w:ascii="Courier New" w:hAnsi="Courier New"/>
                <w:w w:val="99"/>
                <w:szCs w:val="24"/>
                <w:lang w:val="en-GB"/>
              </w:rPr>
              <w:t>metadat</w:t>
            </w:r>
            <w:r w:rsidRPr="000136C4">
              <w:rPr>
                <w:rFonts w:ascii="Courier New" w:hAnsi="Courier New"/>
                <w:spacing w:val="3"/>
                <w:w w:val="99"/>
                <w:szCs w:val="24"/>
                <w:lang w:val="en-GB"/>
              </w:rPr>
              <w:t>a</w:t>
            </w:r>
            <w:r w:rsidRPr="000136C4">
              <w:rPr>
                <w:rFonts w:ascii="Courier New" w:hAnsi="Courier New"/>
                <w:w w:val="99"/>
                <w:szCs w:val="24"/>
                <w:lang w:val="en-GB"/>
              </w:rPr>
              <w:t>.xml</w:t>
            </w:r>
            <w:r w:rsidRPr="000136C4">
              <w:rPr>
                <w:rFonts w:ascii="Courier New" w:hAnsi="Courier New"/>
                <w:spacing w:val="-64"/>
                <w:szCs w:val="24"/>
                <w:lang w:val="en-GB"/>
              </w:rPr>
              <w:t xml:space="preserve"> </w:t>
            </w:r>
            <w:r w:rsidRPr="000136C4">
              <w:rPr>
                <w:szCs w:val="24"/>
                <w:lang w:val="en-GB"/>
              </w:rPr>
              <w:t>file</w:t>
            </w:r>
          </w:p>
        </w:tc>
        <w:tc>
          <w:tcPr>
            <w:tcW w:w="709" w:type="dxa"/>
            <w:shd w:val="clear" w:color="auto" w:fill="auto"/>
          </w:tcPr>
          <w:p w14:paraId="1D6E9665" w14:textId="77777777" w:rsidR="00610AD7" w:rsidRPr="000136C4" w:rsidRDefault="00FE6C1A" w:rsidP="00BF7410">
            <w:pPr>
              <w:pStyle w:val="TabelleGross"/>
              <w:rPr>
                <w:lang w:val="en-GB"/>
              </w:rPr>
            </w:pPr>
            <w:r w:rsidRPr="000136C4">
              <w:rPr>
                <w:lang w:val="en-GB"/>
              </w:rPr>
              <w:t>O</w:t>
            </w:r>
          </w:p>
        </w:tc>
      </w:tr>
    </w:tbl>
    <w:p w14:paraId="420CB5B4" w14:textId="77777777" w:rsidR="000C0602" w:rsidRPr="000136C4" w:rsidRDefault="000C0602" w:rsidP="000C0602">
      <w:pPr>
        <w:rPr>
          <w:rFonts w:cs="Arial"/>
          <w:lang w:val="en-GB"/>
        </w:rPr>
      </w:pPr>
    </w:p>
    <w:p w14:paraId="7CA3A2C3" w14:textId="77777777" w:rsidR="000C0602" w:rsidRPr="000136C4" w:rsidRDefault="00FE6C1A" w:rsidP="000C0602">
      <w:pPr>
        <w:rPr>
          <w:rFonts w:cs="Arial"/>
          <w:lang w:val="en-GB"/>
        </w:rPr>
      </w:pPr>
      <w:r w:rsidRPr="000136C4">
        <w:rPr>
          <w:spacing w:val="-1"/>
          <w:szCs w:val="24"/>
          <w:lang w:val="en-GB"/>
        </w:rPr>
        <w:t>The following parameter metadata are stored in the</w:t>
      </w:r>
      <w:r w:rsidRPr="000136C4">
        <w:rPr>
          <w:spacing w:val="1"/>
          <w:szCs w:val="24"/>
          <w:lang w:val="en-GB"/>
        </w:rPr>
        <w:t xml:space="preserve"> </w:t>
      </w:r>
      <w:r w:rsidRPr="000136C4">
        <w:rPr>
          <w:rFonts w:ascii="Courier New" w:hAnsi="Courier New"/>
          <w:szCs w:val="24"/>
          <w:lang w:val="en-GB"/>
        </w:rPr>
        <w:t>metadat</w:t>
      </w:r>
      <w:r w:rsidRPr="000136C4">
        <w:rPr>
          <w:rFonts w:ascii="Courier New" w:hAnsi="Courier New"/>
          <w:spacing w:val="-3"/>
          <w:szCs w:val="24"/>
          <w:lang w:val="en-GB"/>
        </w:rPr>
        <w:t>a</w:t>
      </w:r>
      <w:r w:rsidRPr="000136C4">
        <w:rPr>
          <w:rFonts w:ascii="Courier New" w:hAnsi="Courier New"/>
          <w:szCs w:val="24"/>
          <w:lang w:val="en-GB"/>
        </w:rPr>
        <w:t>.xml</w:t>
      </w:r>
      <w:r w:rsidRPr="000136C4">
        <w:rPr>
          <w:spacing w:val="-70"/>
          <w:szCs w:val="24"/>
          <w:lang w:val="en-GB"/>
        </w:rPr>
        <w:t xml:space="preserve"> </w:t>
      </w:r>
      <w:r w:rsidRPr="000136C4">
        <w:rPr>
          <w:szCs w:val="24"/>
          <w:lang w:val="en-GB"/>
        </w:rPr>
        <w:t>file if a routine is a</w:t>
      </w:r>
      <w:r w:rsidRPr="000136C4">
        <w:rPr>
          <w:szCs w:val="24"/>
          <w:lang w:val="en-GB"/>
        </w:rPr>
        <w:t>r</w:t>
      </w:r>
      <w:r w:rsidRPr="000136C4">
        <w:rPr>
          <w:szCs w:val="24"/>
          <w:lang w:val="en-GB"/>
        </w:rPr>
        <w:t>chived</w:t>
      </w:r>
      <w:r w:rsidR="000C0602" w:rsidRPr="000136C4">
        <w:rPr>
          <w:rFonts w:cs="Arial"/>
          <w:lang w:val="en-GB"/>
        </w:rPr>
        <w:t>:</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843"/>
        <w:gridCol w:w="6662"/>
        <w:gridCol w:w="709"/>
      </w:tblGrid>
      <w:tr w:rsidR="0074761C" w:rsidRPr="000136C4" w14:paraId="65474573" w14:textId="77777777" w:rsidTr="007723AE">
        <w:trPr>
          <w:cantSplit/>
          <w:tblHeader/>
        </w:trPr>
        <w:tc>
          <w:tcPr>
            <w:tcW w:w="1843" w:type="dxa"/>
            <w:shd w:val="clear" w:color="auto" w:fill="99CCFF"/>
          </w:tcPr>
          <w:p w14:paraId="2CA81405" w14:textId="77777777" w:rsidR="0074761C" w:rsidRPr="000136C4" w:rsidRDefault="001F2144" w:rsidP="0074761C">
            <w:pPr>
              <w:pStyle w:val="TabelleGross"/>
              <w:rPr>
                <w:b/>
                <w:lang w:val="en-GB"/>
              </w:rPr>
            </w:pPr>
            <w:r w:rsidRPr="000136C4">
              <w:rPr>
                <w:b/>
                <w:lang w:val="en-GB"/>
              </w:rPr>
              <w:t>Identifier</w:t>
            </w:r>
          </w:p>
        </w:tc>
        <w:tc>
          <w:tcPr>
            <w:tcW w:w="6662" w:type="dxa"/>
            <w:shd w:val="clear" w:color="auto" w:fill="99CCFF"/>
          </w:tcPr>
          <w:p w14:paraId="4714BCFD" w14:textId="77777777" w:rsidR="0074761C" w:rsidRPr="000136C4" w:rsidRDefault="001F2144" w:rsidP="0074761C">
            <w:pPr>
              <w:pStyle w:val="TabelleGross"/>
              <w:rPr>
                <w:b/>
                <w:lang w:val="en-GB"/>
              </w:rPr>
            </w:pPr>
            <w:r w:rsidRPr="000136C4">
              <w:rPr>
                <w:b/>
                <w:lang w:val="en-GB"/>
              </w:rPr>
              <w:t>Meaning</w:t>
            </w:r>
          </w:p>
        </w:tc>
        <w:tc>
          <w:tcPr>
            <w:tcW w:w="709" w:type="dxa"/>
            <w:shd w:val="clear" w:color="auto" w:fill="99CCFF"/>
          </w:tcPr>
          <w:p w14:paraId="01A30018" w14:textId="77777777" w:rsidR="0074761C" w:rsidRPr="000136C4" w:rsidRDefault="00E54509" w:rsidP="0074761C">
            <w:pPr>
              <w:pStyle w:val="TabelleGross"/>
              <w:rPr>
                <w:b/>
                <w:lang w:val="en-GB"/>
              </w:rPr>
            </w:pPr>
            <w:r w:rsidRPr="000136C4">
              <w:rPr>
                <w:b/>
                <w:lang w:val="en-GB"/>
              </w:rPr>
              <w:t>M/O</w:t>
            </w:r>
          </w:p>
        </w:tc>
      </w:tr>
      <w:tr w:rsidR="0074761C" w:rsidRPr="000136C4" w14:paraId="61FB3394" w14:textId="77777777" w:rsidTr="007723AE">
        <w:trPr>
          <w:cantSplit/>
        </w:trPr>
        <w:tc>
          <w:tcPr>
            <w:tcW w:w="1843" w:type="dxa"/>
            <w:shd w:val="clear" w:color="auto" w:fill="auto"/>
          </w:tcPr>
          <w:p w14:paraId="7A403779" w14:textId="77777777" w:rsidR="0074761C" w:rsidRPr="000136C4" w:rsidRDefault="001E4F3F" w:rsidP="001E4F3F">
            <w:pPr>
              <w:pStyle w:val="TabelleGross"/>
              <w:rPr>
                <w:lang w:val="en-GB"/>
              </w:rPr>
            </w:pPr>
            <w:r>
              <w:rPr>
                <w:lang w:val="en-GB"/>
              </w:rPr>
              <w:t>n</w:t>
            </w:r>
            <w:r w:rsidR="0074761C" w:rsidRPr="000136C4">
              <w:rPr>
                <w:lang w:val="en-GB"/>
              </w:rPr>
              <w:t>ame</w:t>
            </w:r>
          </w:p>
        </w:tc>
        <w:tc>
          <w:tcPr>
            <w:tcW w:w="6662" w:type="dxa"/>
            <w:shd w:val="clear" w:color="auto" w:fill="auto"/>
          </w:tcPr>
          <w:p w14:paraId="0C9D1B70" w14:textId="77777777" w:rsidR="0074761C" w:rsidRPr="000136C4" w:rsidRDefault="00FE6C1A" w:rsidP="0074761C">
            <w:pPr>
              <w:pStyle w:val="TabelleGross"/>
              <w:rPr>
                <w:lang w:val="en-GB"/>
              </w:rPr>
            </w:pPr>
            <w:r w:rsidRPr="000136C4">
              <w:rPr>
                <w:szCs w:val="24"/>
                <w:lang w:val="en-GB"/>
              </w:rPr>
              <w:t>Na</w:t>
            </w:r>
            <w:r w:rsidRPr="000136C4">
              <w:rPr>
                <w:spacing w:val="4"/>
                <w:szCs w:val="24"/>
                <w:lang w:val="en-GB"/>
              </w:rPr>
              <w:t>m</w:t>
            </w:r>
            <w:r w:rsidRPr="000136C4">
              <w:rPr>
                <w:szCs w:val="24"/>
                <w:lang w:val="en-GB"/>
              </w:rPr>
              <w:t>e</w:t>
            </w:r>
            <w:r w:rsidRPr="000136C4">
              <w:rPr>
                <w:spacing w:val="-5"/>
                <w:szCs w:val="24"/>
                <w:lang w:val="en-GB"/>
              </w:rPr>
              <w:t xml:space="preserve"> </w:t>
            </w:r>
            <w:r w:rsidRPr="000136C4">
              <w:rPr>
                <w:spacing w:val="-1"/>
                <w:szCs w:val="24"/>
                <w:lang w:val="en-GB"/>
              </w:rPr>
              <w:t>of the p</w:t>
            </w:r>
            <w:r w:rsidRPr="000136C4">
              <w:rPr>
                <w:szCs w:val="24"/>
                <w:lang w:val="en-GB"/>
              </w:rPr>
              <w:t>ara</w:t>
            </w:r>
            <w:r w:rsidRPr="000136C4">
              <w:rPr>
                <w:spacing w:val="4"/>
                <w:szCs w:val="24"/>
                <w:lang w:val="en-GB"/>
              </w:rPr>
              <w:t>m</w:t>
            </w:r>
            <w:r w:rsidRPr="000136C4">
              <w:rPr>
                <w:szCs w:val="24"/>
                <w:lang w:val="en-GB"/>
              </w:rPr>
              <w:t>et</w:t>
            </w:r>
            <w:r w:rsidRPr="000136C4">
              <w:rPr>
                <w:spacing w:val="-1"/>
                <w:szCs w:val="24"/>
                <w:lang w:val="en-GB"/>
              </w:rPr>
              <w:t>e</w:t>
            </w:r>
            <w:r w:rsidRPr="000136C4">
              <w:rPr>
                <w:spacing w:val="1"/>
                <w:szCs w:val="24"/>
                <w:lang w:val="en-GB"/>
              </w:rPr>
              <w:t>r</w:t>
            </w:r>
          </w:p>
        </w:tc>
        <w:tc>
          <w:tcPr>
            <w:tcW w:w="709" w:type="dxa"/>
            <w:shd w:val="clear" w:color="auto" w:fill="auto"/>
          </w:tcPr>
          <w:p w14:paraId="0232628C" w14:textId="77777777" w:rsidR="0074761C" w:rsidRPr="000136C4" w:rsidRDefault="0074761C" w:rsidP="0074761C">
            <w:pPr>
              <w:pStyle w:val="TabelleGross"/>
              <w:rPr>
                <w:lang w:val="en-GB"/>
              </w:rPr>
            </w:pPr>
            <w:r w:rsidRPr="000136C4">
              <w:rPr>
                <w:lang w:val="en-GB"/>
              </w:rPr>
              <w:t>M</w:t>
            </w:r>
          </w:p>
        </w:tc>
      </w:tr>
      <w:tr w:rsidR="0074761C" w:rsidRPr="000136C4" w14:paraId="10BFCA01" w14:textId="77777777" w:rsidTr="007723AE">
        <w:trPr>
          <w:cantSplit/>
        </w:trPr>
        <w:tc>
          <w:tcPr>
            <w:tcW w:w="1843" w:type="dxa"/>
            <w:shd w:val="clear" w:color="auto" w:fill="auto"/>
          </w:tcPr>
          <w:p w14:paraId="7CF6A0BC" w14:textId="77777777" w:rsidR="0074761C" w:rsidRPr="000136C4" w:rsidRDefault="001E4F3F" w:rsidP="001E4F3F">
            <w:pPr>
              <w:pStyle w:val="TabelleGross"/>
              <w:rPr>
                <w:lang w:val="en-GB"/>
              </w:rPr>
            </w:pPr>
            <w:r>
              <w:rPr>
                <w:lang w:val="en-GB"/>
              </w:rPr>
              <w:t>m</w:t>
            </w:r>
            <w:r w:rsidR="0074761C" w:rsidRPr="000136C4">
              <w:rPr>
                <w:lang w:val="en-GB"/>
              </w:rPr>
              <w:t>ode</w:t>
            </w:r>
          </w:p>
        </w:tc>
        <w:tc>
          <w:tcPr>
            <w:tcW w:w="6662" w:type="dxa"/>
            <w:shd w:val="clear" w:color="auto" w:fill="auto"/>
          </w:tcPr>
          <w:p w14:paraId="1C8159B0" w14:textId="77777777" w:rsidR="0074761C" w:rsidRPr="000136C4" w:rsidRDefault="00FE6C1A" w:rsidP="0074761C">
            <w:pPr>
              <w:pStyle w:val="TabelleGross"/>
              <w:rPr>
                <w:lang w:val="en-GB"/>
              </w:rPr>
            </w:pPr>
            <w:r w:rsidRPr="000136C4">
              <w:rPr>
                <w:szCs w:val="24"/>
                <w:lang w:val="en-GB"/>
              </w:rPr>
              <w:t>M</w:t>
            </w:r>
            <w:r w:rsidRPr="000136C4">
              <w:rPr>
                <w:spacing w:val="-1"/>
                <w:szCs w:val="24"/>
                <w:lang w:val="en-GB"/>
              </w:rPr>
              <w:t>o</w:t>
            </w:r>
            <w:r w:rsidRPr="000136C4">
              <w:rPr>
                <w:szCs w:val="24"/>
                <w:lang w:val="en-GB"/>
              </w:rPr>
              <w:t>de</w:t>
            </w:r>
            <w:r w:rsidRPr="000136C4">
              <w:rPr>
                <w:spacing w:val="-4"/>
                <w:szCs w:val="24"/>
                <w:lang w:val="en-GB"/>
              </w:rPr>
              <w:t xml:space="preserve"> </w:t>
            </w:r>
            <w:r w:rsidRPr="000136C4">
              <w:rPr>
                <w:szCs w:val="24"/>
                <w:lang w:val="en-GB"/>
              </w:rPr>
              <w:t>of the para</w:t>
            </w:r>
            <w:r w:rsidRPr="000136C4">
              <w:rPr>
                <w:spacing w:val="4"/>
                <w:szCs w:val="24"/>
                <w:lang w:val="en-GB"/>
              </w:rPr>
              <w:t>m</w:t>
            </w:r>
            <w:r w:rsidRPr="000136C4">
              <w:rPr>
                <w:szCs w:val="24"/>
                <w:lang w:val="en-GB"/>
              </w:rPr>
              <w:t>et</w:t>
            </w:r>
            <w:r w:rsidRPr="000136C4">
              <w:rPr>
                <w:spacing w:val="-1"/>
                <w:szCs w:val="24"/>
                <w:lang w:val="en-GB"/>
              </w:rPr>
              <w:t>e</w:t>
            </w:r>
            <w:r w:rsidRPr="000136C4">
              <w:rPr>
                <w:spacing w:val="1"/>
                <w:szCs w:val="24"/>
                <w:lang w:val="en-GB"/>
              </w:rPr>
              <w:t>r</w:t>
            </w:r>
            <w:r w:rsidRPr="000136C4">
              <w:rPr>
                <w:spacing w:val="-9"/>
                <w:szCs w:val="24"/>
                <w:lang w:val="en-GB"/>
              </w:rPr>
              <w:t xml:space="preserve"> </w:t>
            </w:r>
            <w:r w:rsidRPr="000136C4">
              <w:rPr>
                <w:szCs w:val="24"/>
                <w:lang w:val="en-GB"/>
              </w:rPr>
              <w:t>(IN,</w:t>
            </w:r>
            <w:r w:rsidRPr="000136C4">
              <w:rPr>
                <w:spacing w:val="-3"/>
                <w:szCs w:val="24"/>
                <w:lang w:val="en-GB"/>
              </w:rPr>
              <w:t xml:space="preserve"> </w:t>
            </w:r>
            <w:r w:rsidRPr="000136C4">
              <w:rPr>
                <w:szCs w:val="24"/>
                <w:lang w:val="en-GB"/>
              </w:rPr>
              <w:t>OUT</w:t>
            </w:r>
            <w:r w:rsidRPr="000136C4">
              <w:rPr>
                <w:spacing w:val="-1"/>
                <w:szCs w:val="24"/>
                <w:lang w:val="en-GB"/>
              </w:rPr>
              <w:t xml:space="preserve"> </w:t>
            </w:r>
            <w:r w:rsidRPr="000136C4">
              <w:rPr>
                <w:szCs w:val="24"/>
                <w:lang w:val="en-GB"/>
              </w:rPr>
              <w:t>or</w:t>
            </w:r>
            <w:r w:rsidRPr="000136C4">
              <w:rPr>
                <w:spacing w:val="-4"/>
                <w:szCs w:val="24"/>
                <w:lang w:val="en-GB"/>
              </w:rPr>
              <w:t xml:space="preserve"> </w:t>
            </w:r>
            <w:r w:rsidRPr="000136C4">
              <w:rPr>
                <w:szCs w:val="24"/>
                <w:lang w:val="en-GB"/>
              </w:rPr>
              <w:t>IN</w:t>
            </w:r>
            <w:r w:rsidRPr="000136C4">
              <w:rPr>
                <w:spacing w:val="1"/>
                <w:szCs w:val="24"/>
                <w:lang w:val="en-GB"/>
              </w:rPr>
              <w:t>O</w:t>
            </w:r>
            <w:r w:rsidRPr="000136C4">
              <w:rPr>
                <w:szCs w:val="24"/>
                <w:lang w:val="en-GB"/>
              </w:rPr>
              <w:t>U</w:t>
            </w:r>
            <w:r w:rsidRPr="000136C4">
              <w:rPr>
                <w:spacing w:val="3"/>
                <w:szCs w:val="24"/>
                <w:lang w:val="en-GB"/>
              </w:rPr>
              <w:t>T</w:t>
            </w:r>
            <w:r w:rsidRPr="000136C4">
              <w:rPr>
                <w:szCs w:val="24"/>
                <w:lang w:val="en-GB"/>
              </w:rPr>
              <w:t>)</w:t>
            </w:r>
          </w:p>
        </w:tc>
        <w:tc>
          <w:tcPr>
            <w:tcW w:w="709" w:type="dxa"/>
            <w:shd w:val="clear" w:color="auto" w:fill="auto"/>
          </w:tcPr>
          <w:p w14:paraId="295A857D" w14:textId="77777777" w:rsidR="0074761C" w:rsidRPr="000136C4" w:rsidRDefault="0074761C" w:rsidP="0074761C">
            <w:pPr>
              <w:pStyle w:val="TabelleGross"/>
              <w:rPr>
                <w:lang w:val="en-GB"/>
              </w:rPr>
            </w:pPr>
            <w:r w:rsidRPr="000136C4">
              <w:rPr>
                <w:lang w:val="en-GB"/>
              </w:rPr>
              <w:t>M</w:t>
            </w:r>
          </w:p>
        </w:tc>
      </w:tr>
      <w:tr w:rsidR="001E4F3F" w:rsidRPr="000136C4" w14:paraId="175595C5" w14:textId="77777777" w:rsidTr="007723AE">
        <w:trPr>
          <w:cantSplit/>
        </w:trPr>
        <w:tc>
          <w:tcPr>
            <w:tcW w:w="1843" w:type="dxa"/>
            <w:shd w:val="clear" w:color="auto" w:fill="auto"/>
          </w:tcPr>
          <w:p w14:paraId="28B547AE" w14:textId="77777777" w:rsidR="001E4F3F" w:rsidRPr="000136C4" w:rsidRDefault="009753FA" w:rsidP="00E965AC">
            <w:pPr>
              <w:pStyle w:val="TabelleGross"/>
              <w:rPr>
                <w:lang w:val="en-GB"/>
              </w:rPr>
            </w:pPr>
            <w:r>
              <w:rPr>
                <w:lang w:val="en-GB"/>
              </w:rPr>
              <w:t>T</w:t>
            </w:r>
            <w:r w:rsidR="001E4F3F" w:rsidRPr="000136C4">
              <w:rPr>
                <w:lang w:val="en-GB"/>
              </w:rPr>
              <w:t>ype</w:t>
            </w:r>
          </w:p>
        </w:tc>
        <w:tc>
          <w:tcPr>
            <w:tcW w:w="6662" w:type="dxa"/>
            <w:shd w:val="clear" w:color="auto" w:fill="auto"/>
          </w:tcPr>
          <w:p w14:paraId="4D8BA458" w14:textId="77777777" w:rsidR="001E4F3F" w:rsidRDefault="001E4F3F" w:rsidP="00E965AC">
            <w:pPr>
              <w:pStyle w:val="TabelleGross"/>
              <w:rPr>
                <w:spacing w:val="1"/>
                <w:szCs w:val="24"/>
                <w:lang w:val="en-GB"/>
              </w:rPr>
            </w:pPr>
            <w:r w:rsidRPr="000136C4">
              <w:rPr>
                <w:spacing w:val="-1"/>
                <w:szCs w:val="24"/>
                <w:lang w:val="en-GB"/>
              </w:rPr>
              <w:t>S</w:t>
            </w:r>
            <w:r w:rsidRPr="000136C4">
              <w:rPr>
                <w:spacing w:val="1"/>
                <w:szCs w:val="24"/>
                <w:lang w:val="en-GB"/>
              </w:rPr>
              <w:t>Q</w:t>
            </w:r>
            <w:r w:rsidRPr="000136C4">
              <w:rPr>
                <w:szCs w:val="24"/>
                <w:lang w:val="en-GB"/>
              </w:rPr>
              <w:t>L:</w:t>
            </w:r>
            <w:r>
              <w:rPr>
                <w:szCs w:val="24"/>
                <w:lang w:val="en-GB"/>
              </w:rPr>
              <w:t>2008</w:t>
            </w:r>
            <w:r w:rsidRPr="000136C4">
              <w:rPr>
                <w:spacing w:val="1"/>
                <w:szCs w:val="24"/>
                <w:lang w:val="en-GB"/>
              </w:rPr>
              <w:t xml:space="preserve"> </w:t>
            </w:r>
            <w:r>
              <w:rPr>
                <w:spacing w:val="1"/>
                <w:szCs w:val="24"/>
                <w:lang w:val="en-GB"/>
              </w:rPr>
              <w:t>built-in data</w:t>
            </w:r>
            <w:r w:rsidRPr="000136C4">
              <w:rPr>
                <w:spacing w:val="1"/>
                <w:szCs w:val="24"/>
                <w:lang w:val="en-GB"/>
              </w:rPr>
              <w:t xml:space="preserve"> type</w:t>
            </w:r>
            <w:r>
              <w:rPr>
                <w:spacing w:val="1"/>
                <w:szCs w:val="24"/>
                <w:lang w:val="en-GB"/>
              </w:rPr>
              <w:t xml:space="preserve"> of the parameter</w:t>
            </w:r>
          </w:p>
          <w:p w14:paraId="012C9E69" w14:textId="77777777" w:rsidR="001E4F3F" w:rsidRDefault="001E4F3F" w:rsidP="00E965AC">
            <w:pPr>
              <w:pStyle w:val="TabelleGross"/>
              <w:rPr>
                <w:b/>
                <w:spacing w:val="1"/>
                <w:szCs w:val="24"/>
                <w:lang w:val="en-GB"/>
              </w:rPr>
            </w:pPr>
            <w:r w:rsidRPr="001324EA">
              <w:rPr>
                <w:b/>
                <w:spacing w:val="1"/>
                <w:szCs w:val="24"/>
                <w:lang w:val="en-GB"/>
              </w:rPr>
              <w:t>Note</w:t>
            </w:r>
          </w:p>
          <w:p w14:paraId="27C5DED7" w14:textId="77777777" w:rsidR="001E4F3F" w:rsidRPr="001324EA" w:rsidRDefault="001E4F3F" w:rsidP="00E965AC">
            <w:pPr>
              <w:pStyle w:val="TabelleGross"/>
              <w:rPr>
                <w:lang w:val="en-GB"/>
              </w:rPr>
            </w:pPr>
            <w:r>
              <w:rPr>
                <w:lang w:val="en-GB"/>
              </w:rPr>
              <w:t xml:space="preserve">If the data type of this column is a built-in data type, this field must be used. Otherwise the field </w:t>
            </w:r>
            <w:r w:rsidRPr="00D20950">
              <w:rPr>
                <w:rFonts w:ascii="Courier New" w:hAnsi="Courier New" w:cs="Courier New"/>
                <w:lang w:val="en-GB"/>
              </w:rPr>
              <w:t>typeName</w:t>
            </w:r>
            <w:r>
              <w:rPr>
                <w:lang w:val="en-GB"/>
              </w:rPr>
              <w:t xml:space="preserve"> must refer to a defined type in the types list.</w:t>
            </w:r>
          </w:p>
        </w:tc>
        <w:tc>
          <w:tcPr>
            <w:tcW w:w="709" w:type="dxa"/>
            <w:shd w:val="clear" w:color="auto" w:fill="auto"/>
          </w:tcPr>
          <w:p w14:paraId="6D029686" w14:textId="77777777" w:rsidR="001E4F3F" w:rsidRPr="000136C4" w:rsidRDefault="001E4F3F" w:rsidP="00E965AC">
            <w:pPr>
              <w:pStyle w:val="TabelleGross"/>
              <w:rPr>
                <w:lang w:val="en-GB"/>
              </w:rPr>
            </w:pPr>
            <w:r>
              <w:rPr>
                <w:lang w:val="en-GB"/>
              </w:rPr>
              <w:t>O</w:t>
            </w:r>
          </w:p>
        </w:tc>
      </w:tr>
      <w:tr w:rsidR="001E4F3F" w:rsidRPr="000136C4" w14:paraId="19FB29D8" w14:textId="77777777" w:rsidTr="007723AE">
        <w:trPr>
          <w:cantSplit/>
        </w:trPr>
        <w:tc>
          <w:tcPr>
            <w:tcW w:w="1843" w:type="dxa"/>
            <w:shd w:val="clear" w:color="auto" w:fill="auto"/>
          </w:tcPr>
          <w:p w14:paraId="495F64D5" w14:textId="77777777" w:rsidR="001E4F3F" w:rsidRPr="000136C4" w:rsidRDefault="001E4F3F" w:rsidP="00E965AC">
            <w:pPr>
              <w:pStyle w:val="TabelleGross"/>
              <w:rPr>
                <w:lang w:val="en-GB"/>
              </w:rPr>
            </w:pPr>
            <w:r w:rsidRPr="000136C4">
              <w:rPr>
                <w:lang w:val="en-GB"/>
              </w:rPr>
              <w:t>typeOriginal</w:t>
            </w:r>
          </w:p>
        </w:tc>
        <w:tc>
          <w:tcPr>
            <w:tcW w:w="6662" w:type="dxa"/>
            <w:shd w:val="clear" w:color="auto" w:fill="auto"/>
          </w:tcPr>
          <w:p w14:paraId="6BAC170B" w14:textId="77777777" w:rsidR="001E4F3F" w:rsidRPr="000136C4" w:rsidRDefault="001E4F3F" w:rsidP="00E965AC">
            <w:pPr>
              <w:pStyle w:val="TabelleGross"/>
              <w:rPr>
                <w:rFonts w:cs="Arial"/>
                <w:lang w:val="en-GB"/>
              </w:rPr>
            </w:pPr>
            <w:r w:rsidRPr="000136C4">
              <w:rPr>
                <w:szCs w:val="24"/>
                <w:lang w:val="en-GB"/>
              </w:rPr>
              <w:t xml:space="preserve">Original </w:t>
            </w:r>
            <w:r>
              <w:rPr>
                <w:szCs w:val="24"/>
                <w:lang w:val="en-GB"/>
              </w:rPr>
              <w:t>parameter</w:t>
            </w:r>
            <w:r w:rsidRPr="000136C4">
              <w:rPr>
                <w:szCs w:val="24"/>
                <w:lang w:val="en-GB"/>
              </w:rPr>
              <w:t xml:space="preserve"> type</w:t>
            </w:r>
          </w:p>
          <w:p w14:paraId="43FCEEC4" w14:textId="77777777" w:rsidR="001E4F3F" w:rsidRPr="000136C4" w:rsidRDefault="001E4F3F" w:rsidP="00E965AC">
            <w:pPr>
              <w:pStyle w:val="TabelleGross"/>
              <w:rPr>
                <w:rFonts w:cs="Arial"/>
                <w:lang w:val="en-GB"/>
              </w:rPr>
            </w:pPr>
          </w:p>
          <w:p w14:paraId="5960B316" w14:textId="77777777" w:rsidR="001E4F3F" w:rsidRPr="000136C4" w:rsidRDefault="001E4F3F" w:rsidP="00E965AC">
            <w:pPr>
              <w:pStyle w:val="TabelleGross"/>
              <w:rPr>
                <w:rFonts w:cs="Arial"/>
                <w:b/>
                <w:lang w:val="en-GB"/>
              </w:rPr>
            </w:pPr>
            <w:r w:rsidRPr="000136C4">
              <w:rPr>
                <w:rFonts w:cs="Arial"/>
                <w:b/>
                <w:lang w:val="en-GB"/>
              </w:rPr>
              <w:t>Note</w:t>
            </w:r>
          </w:p>
          <w:p w14:paraId="6DC343AF" w14:textId="77777777" w:rsidR="001E4F3F" w:rsidRPr="000136C4" w:rsidRDefault="001E4F3F" w:rsidP="00E965AC">
            <w:pPr>
              <w:pStyle w:val="TabelleGross"/>
              <w:rPr>
                <w:lang w:val="en-GB"/>
              </w:rPr>
            </w:pPr>
            <w:r w:rsidRPr="000136C4">
              <w:rPr>
                <w:szCs w:val="24"/>
                <w:lang w:val="en-GB"/>
              </w:rPr>
              <w:t xml:space="preserve">As the various database programs that describe themselves as SQL-compliant permit very different data types, the </w:t>
            </w:r>
            <w:r w:rsidRPr="000136C4">
              <w:rPr>
                <w:i/>
                <w:szCs w:val="24"/>
                <w:lang w:val="en-GB"/>
              </w:rPr>
              <w:t>ori</w:t>
            </w:r>
            <w:r w:rsidRPr="000136C4">
              <w:rPr>
                <w:i/>
                <w:spacing w:val="1"/>
                <w:szCs w:val="24"/>
                <w:lang w:val="en-GB"/>
              </w:rPr>
              <w:t>g</w:t>
            </w:r>
            <w:r w:rsidRPr="000136C4">
              <w:rPr>
                <w:i/>
                <w:spacing w:val="-1"/>
                <w:szCs w:val="24"/>
                <w:lang w:val="en-GB"/>
              </w:rPr>
              <w:t>i</w:t>
            </w:r>
            <w:r w:rsidRPr="000136C4">
              <w:rPr>
                <w:i/>
                <w:szCs w:val="24"/>
                <w:lang w:val="en-GB"/>
              </w:rPr>
              <w:t>n</w:t>
            </w:r>
            <w:r w:rsidRPr="000136C4">
              <w:rPr>
                <w:i/>
                <w:spacing w:val="1"/>
                <w:szCs w:val="24"/>
                <w:lang w:val="en-GB"/>
              </w:rPr>
              <w:t>a</w:t>
            </w:r>
            <w:r w:rsidRPr="000136C4">
              <w:rPr>
                <w:i/>
                <w:spacing w:val="-1"/>
                <w:szCs w:val="24"/>
                <w:lang w:val="en-GB"/>
              </w:rPr>
              <w:t>l</w:t>
            </w:r>
            <w:r w:rsidRPr="000136C4">
              <w:rPr>
                <w:i/>
                <w:spacing w:val="-8"/>
                <w:szCs w:val="24"/>
                <w:lang w:val="en-GB"/>
              </w:rPr>
              <w:t xml:space="preserve"> </w:t>
            </w:r>
            <w:r w:rsidRPr="000136C4">
              <w:rPr>
                <w:spacing w:val="-1"/>
                <w:szCs w:val="24"/>
                <w:lang w:val="en-GB"/>
              </w:rPr>
              <w:t>type is listed here as well as the</w:t>
            </w:r>
            <w:r w:rsidRPr="000136C4">
              <w:rPr>
                <w:spacing w:val="1"/>
                <w:szCs w:val="24"/>
                <w:lang w:val="en-GB"/>
              </w:rPr>
              <w:t xml:space="preserve"> </w:t>
            </w:r>
            <w:r w:rsidRPr="000136C4">
              <w:rPr>
                <w:szCs w:val="24"/>
                <w:lang w:val="en-GB"/>
              </w:rPr>
              <w:t>S</w:t>
            </w:r>
            <w:r w:rsidRPr="000136C4">
              <w:rPr>
                <w:spacing w:val="1"/>
                <w:szCs w:val="24"/>
                <w:lang w:val="en-GB"/>
              </w:rPr>
              <w:t>Q</w:t>
            </w:r>
            <w:r w:rsidRPr="000136C4">
              <w:rPr>
                <w:szCs w:val="24"/>
                <w:lang w:val="en-GB"/>
              </w:rPr>
              <w:t>L:</w:t>
            </w:r>
            <w:r>
              <w:rPr>
                <w:szCs w:val="24"/>
                <w:lang w:val="en-GB"/>
              </w:rPr>
              <w:t>2008</w:t>
            </w:r>
            <w:r w:rsidRPr="000136C4">
              <w:rPr>
                <w:szCs w:val="24"/>
                <w:lang w:val="en-GB"/>
              </w:rPr>
              <w:t xml:space="preserve"> type.</w:t>
            </w:r>
            <w:r w:rsidRPr="000136C4">
              <w:rPr>
                <w:spacing w:val="-9"/>
                <w:szCs w:val="24"/>
                <w:lang w:val="en-GB"/>
              </w:rPr>
              <w:t xml:space="preserve"> </w:t>
            </w:r>
            <w:r w:rsidRPr="000136C4">
              <w:rPr>
                <w:szCs w:val="24"/>
                <w:lang w:val="en-GB"/>
              </w:rPr>
              <w:t xml:space="preserve">A translation of the proprietary types to </w:t>
            </w:r>
            <w:r w:rsidRPr="000136C4">
              <w:rPr>
                <w:spacing w:val="-1"/>
                <w:szCs w:val="24"/>
                <w:lang w:val="en-GB"/>
              </w:rPr>
              <w:t>S</w:t>
            </w:r>
            <w:r w:rsidRPr="000136C4">
              <w:rPr>
                <w:spacing w:val="1"/>
                <w:szCs w:val="24"/>
                <w:lang w:val="en-GB"/>
              </w:rPr>
              <w:t>Q</w:t>
            </w:r>
            <w:r w:rsidRPr="000136C4">
              <w:rPr>
                <w:spacing w:val="2"/>
                <w:szCs w:val="24"/>
                <w:lang w:val="en-GB"/>
              </w:rPr>
              <w:t>L</w:t>
            </w:r>
            <w:r w:rsidRPr="000136C4">
              <w:rPr>
                <w:szCs w:val="24"/>
                <w:lang w:val="en-GB"/>
              </w:rPr>
              <w:t>:</w:t>
            </w:r>
            <w:r>
              <w:rPr>
                <w:szCs w:val="24"/>
                <w:lang w:val="en-GB"/>
              </w:rPr>
              <w:t>2008</w:t>
            </w:r>
            <w:r w:rsidRPr="000136C4">
              <w:rPr>
                <w:spacing w:val="3"/>
                <w:szCs w:val="24"/>
                <w:lang w:val="en-GB"/>
              </w:rPr>
              <w:t xml:space="preserve"> types is to be defined and documented in the corresponding application for each database program that supports the SIARD fo</w:t>
            </w:r>
            <w:r w:rsidRPr="000136C4">
              <w:rPr>
                <w:spacing w:val="3"/>
                <w:szCs w:val="24"/>
                <w:lang w:val="en-GB"/>
              </w:rPr>
              <w:t>r</w:t>
            </w:r>
            <w:r w:rsidRPr="000136C4">
              <w:rPr>
                <w:spacing w:val="3"/>
                <w:szCs w:val="24"/>
                <w:lang w:val="en-GB"/>
              </w:rPr>
              <w:t>mat</w:t>
            </w:r>
            <w:r w:rsidRPr="000136C4">
              <w:rPr>
                <w:rFonts w:cs="Arial"/>
                <w:lang w:val="en-GB"/>
              </w:rPr>
              <w:t>.</w:t>
            </w:r>
          </w:p>
        </w:tc>
        <w:tc>
          <w:tcPr>
            <w:tcW w:w="709" w:type="dxa"/>
            <w:shd w:val="clear" w:color="auto" w:fill="auto"/>
          </w:tcPr>
          <w:p w14:paraId="7708719A" w14:textId="77777777" w:rsidR="001E4F3F" w:rsidRPr="000136C4" w:rsidRDefault="001E4F3F" w:rsidP="00E965AC">
            <w:pPr>
              <w:pStyle w:val="TabelleGross"/>
              <w:rPr>
                <w:lang w:val="en-GB"/>
              </w:rPr>
            </w:pPr>
            <w:r w:rsidRPr="000136C4">
              <w:rPr>
                <w:lang w:val="en-GB"/>
              </w:rPr>
              <w:t>O</w:t>
            </w:r>
          </w:p>
        </w:tc>
      </w:tr>
      <w:tr w:rsidR="001E4F3F" w:rsidRPr="000136C4" w14:paraId="2C9E8FBB" w14:textId="77777777" w:rsidTr="007723AE">
        <w:trPr>
          <w:cantSplit/>
        </w:trPr>
        <w:tc>
          <w:tcPr>
            <w:tcW w:w="1843" w:type="dxa"/>
            <w:shd w:val="clear" w:color="auto" w:fill="auto"/>
          </w:tcPr>
          <w:p w14:paraId="5380F18C" w14:textId="77777777" w:rsidR="001E4F3F" w:rsidRPr="000136C4" w:rsidRDefault="001E4F3F" w:rsidP="00E965AC">
            <w:pPr>
              <w:pStyle w:val="TabelleGross"/>
              <w:rPr>
                <w:lang w:val="en-GB"/>
              </w:rPr>
            </w:pPr>
            <w:r>
              <w:rPr>
                <w:lang w:val="en-GB"/>
              </w:rPr>
              <w:t>typeSchema</w:t>
            </w:r>
          </w:p>
        </w:tc>
        <w:tc>
          <w:tcPr>
            <w:tcW w:w="6662" w:type="dxa"/>
            <w:shd w:val="clear" w:color="auto" w:fill="auto"/>
          </w:tcPr>
          <w:p w14:paraId="14BF7CE6" w14:textId="77777777" w:rsidR="001E4F3F" w:rsidRPr="000136C4" w:rsidRDefault="001E4F3F" w:rsidP="001E4F3F">
            <w:pPr>
              <w:pStyle w:val="TabelleGross"/>
              <w:rPr>
                <w:szCs w:val="24"/>
                <w:lang w:val="en-GB"/>
              </w:rPr>
            </w:pPr>
            <w:r>
              <w:rPr>
                <w:szCs w:val="24"/>
                <w:lang w:val="en-GB"/>
              </w:rPr>
              <w:t>Schema of named type if the parameter is not a built-in data type and the named data type is not defined in the same schema as the table of this column.</w:t>
            </w:r>
          </w:p>
        </w:tc>
        <w:tc>
          <w:tcPr>
            <w:tcW w:w="709" w:type="dxa"/>
            <w:shd w:val="clear" w:color="auto" w:fill="auto"/>
          </w:tcPr>
          <w:p w14:paraId="112752C2" w14:textId="77777777" w:rsidR="001E4F3F" w:rsidRPr="000136C4" w:rsidRDefault="001E4F3F" w:rsidP="00E965AC">
            <w:pPr>
              <w:pStyle w:val="TabelleGross"/>
              <w:rPr>
                <w:lang w:val="en-GB"/>
              </w:rPr>
            </w:pPr>
            <w:r>
              <w:rPr>
                <w:lang w:val="en-GB"/>
              </w:rPr>
              <w:t>O</w:t>
            </w:r>
          </w:p>
        </w:tc>
      </w:tr>
      <w:tr w:rsidR="001E4F3F" w:rsidRPr="001E4F3F" w14:paraId="1E507ACC" w14:textId="77777777" w:rsidTr="007723AE">
        <w:trPr>
          <w:cantSplit/>
        </w:trPr>
        <w:tc>
          <w:tcPr>
            <w:tcW w:w="1843" w:type="dxa"/>
            <w:shd w:val="clear" w:color="auto" w:fill="auto"/>
          </w:tcPr>
          <w:p w14:paraId="59FCB5B3" w14:textId="77777777" w:rsidR="001E4F3F" w:rsidRPr="000136C4" w:rsidRDefault="001E4F3F" w:rsidP="00E965AC">
            <w:pPr>
              <w:pStyle w:val="TabelleGross"/>
              <w:rPr>
                <w:lang w:val="en-GB"/>
              </w:rPr>
            </w:pPr>
            <w:r>
              <w:rPr>
                <w:lang w:val="en-GB"/>
              </w:rPr>
              <w:t>typeName</w:t>
            </w:r>
          </w:p>
        </w:tc>
        <w:tc>
          <w:tcPr>
            <w:tcW w:w="6662" w:type="dxa"/>
            <w:shd w:val="clear" w:color="auto" w:fill="auto"/>
          </w:tcPr>
          <w:p w14:paraId="4ED379C8" w14:textId="77777777" w:rsidR="001E4F3F" w:rsidRPr="000136C4" w:rsidRDefault="001E4F3F" w:rsidP="001E4F3F">
            <w:pPr>
              <w:pStyle w:val="TabelleGross"/>
              <w:rPr>
                <w:szCs w:val="24"/>
                <w:lang w:val="en-GB"/>
              </w:rPr>
            </w:pPr>
            <w:r>
              <w:rPr>
                <w:szCs w:val="24"/>
                <w:lang w:val="en-GB"/>
              </w:rPr>
              <w:t>Name of the advanced or structured data type of this parameter</w:t>
            </w:r>
          </w:p>
        </w:tc>
        <w:tc>
          <w:tcPr>
            <w:tcW w:w="709" w:type="dxa"/>
            <w:shd w:val="clear" w:color="auto" w:fill="auto"/>
          </w:tcPr>
          <w:p w14:paraId="21F3BAC2" w14:textId="77777777" w:rsidR="001E4F3F" w:rsidRPr="000136C4" w:rsidRDefault="001E4F3F" w:rsidP="00E965AC">
            <w:pPr>
              <w:pStyle w:val="TabelleGross"/>
              <w:rPr>
                <w:lang w:val="en-GB"/>
              </w:rPr>
            </w:pPr>
            <w:r>
              <w:rPr>
                <w:lang w:val="en-GB"/>
              </w:rPr>
              <w:t>O</w:t>
            </w:r>
          </w:p>
        </w:tc>
      </w:tr>
      <w:tr w:rsidR="001E4F3F" w:rsidRPr="000136C4" w14:paraId="15F67B7D" w14:textId="77777777" w:rsidTr="007723AE">
        <w:trPr>
          <w:cantSplit/>
        </w:trPr>
        <w:tc>
          <w:tcPr>
            <w:tcW w:w="1843" w:type="dxa"/>
            <w:shd w:val="clear" w:color="auto" w:fill="auto"/>
          </w:tcPr>
          <w:p w14:paraId="1083A12E" w14:textId="77777777" w:rsidR="001E4F3F" w:rsidRPr="000136C4" w:rsidRDefault="001E4F3F" w:rsidP="001E4F3F">
            <w:pPr>
              <w:pStyle w:val="TabelleGross"/>
              <w:rPr>
                <w:lang w:val="en-GB"/>
              </w:rPr>
            </w:pPr>
            <w:r>
              <w:rPr>
                <w:lang w:val="en-GB"/>
              </w:rPr>
              <w:t>parameterFields</w:t>
            </w:r>
          </w:p>
        </w:tc>
        <w:tc>
          <w:tcPr>
            <w:tcW w:w="6662" w:type="dxa"/>
            <w:shd w:val="clear" w:color="auto" w:fill="auto"/>
          </w:tcPr>
          <w:p w14:paraId="24CB169D" w14:textId="77777777" w:rsidR="001E4F3F" w:rsidRPr="000136C4" w:rsidRDefault="001E4F3F" w:rsidP="001E4F3F">
            <w:pPr>
              <w:pStyle w:val="TabelleGross"/>
              <w:rPr>
                <w:szCs w:val="24"/>
                <w:lang w:val="en-GB"/>
              </w:rPr>
            </w:pPr>
            <w:r>
              <w:rPr>
                <w:szCs w:val="24"/>
                <w:lang w:val="en-GB"/>
              </w:rPr>
              <w:t>List of fields in the parameter, if the parameter is a structured data type of category “row” or “udt”</w:t>
            </w:r>
          </w:p>
        </w:tc>
        <w:tc>
          <w:tcPr>
            <w:tcW w:w="709" w:type="dxa"/>
            <w:shd w:val="clear" w:color="auto" w:fill="auto"/>
          </w:tcPr>
          <w:p w14:paraId="1E2F41A8" w14:textId="77777777" w:rsidR="001E4F3F" w:rsidRPr="000136C4" w:rsidRDefault="001E4F3F" w:rsidP="00E965AC">
            <w:pPr>
              <w:pStyle w:val="TabelleGross"/>
              <w:rPr>
                <w:lang w:val="en-GB"/>
              </w:rPr>
            </w:pPr>
            <w:r>
              <w:rPr>
                <w:lang w:val="en-GB"/>
              </w:rPr>
              <w:t>O</w:t>
            </w:r>
          </w:p>
        </w:tc>
      </w:tr>
      <w:tr w:rsidR="0074761C" w:rsidRPr="000136C4" w14:paraId="29595CDF" w14:textId="77777777" w:rsidTr="007723AE">
        <w:trPr>
          <w:cantSplit/>
        </w:trPr>
        <w:tc>
          <w:tcPr>
            <w:tcW w:w="1843" w:type="dxa"/>
            <w:shd w:val="clear" w:color="auto" w:fill="auto"/>
          </w:tcPr>
          <w:p w14:paraId="2BEC1964" w14:textId="77777777" w:rsidR="0074761C" w:rsidRPr="000136C4" w:rsidRDefault="001E4F3F" w:rsidP="0074761C">
            <w:pPr>
              <w:pStyle w:val="TabelleGross"/>
              <w:rPr>
                <w:lang w:val="en-GB"/>
              </w:rPr>
            </w:pPr>
            <w:r w:rsidRPr="000136C4">
              <w:rPr>
                <w:lang w:val="en-GB"/>
              </w:rPr>
              <w:t>D</w:t>
            </w:r>
            <w:r w:rsidR="0074761C" w:rsidRPr="000136C4">
              <w:rPr>
                <w:lang w:val="en-GB"/>
              </w:rPr>
              <w:t>escription</w:t>
            </w:r>
          </w:p>
        </w:tc>
        <w:tc>
          <w:tcPr>
            <w:tcW w:w="6662" w:type="dxa"/>
            <w:shd w:val="clear" w:color="auto" w:fill="auto"/>
          </w:tcPr>
          <w:p w14:paraId="1B96E6E6" w14:textId="77777777" w:rsidR="0074761C" w:rsidRPr="000136C4" w:rsidRDefault="00FE6C1A" w:rsidP="0074761C">
            <w:pPr>
              <w:pStyle w:val="TabelleGross"/>
              <w:rPr>
                <w:lang w:val="en-GB"/>
              </w:rPr>
            </w:pPr>
            <w:r w:rsidRPr="000136C4">
              <w:rPr>
                <w:szCs w:val="24"/>
                <w:lang w:val="en-GB"/>
              </w:rPr>
              <w:t>Description of the meaning and function of the routine</w:t>
            </w:r>
          </w:p>
        </w:tc>
        <w:tc>
          <w:tcPr>
            <w:tcW w:w="709" w:type="dxa"/>
            <w:shd w:val="clear" w:color="auto" w:fill="auto"/>
          </w:tcPr>
          <w:p w14:paraId="0724C9AB" w14:textId="77777777" w:rsidR="0074761C" w:rsidRPr="000136C4" w:rsidRDefault="00FE6C1A" w:rsidP="0074761C">
            <w:pPr>
              <w:pStyle w:val="TabelleGross"/>
              <w:rPr>
                <w:lang w:val="en-GB"/>
              </w:rPr>
            </w:pPr>
            <w:r w:rsidRPr="000136C4">
              <w:rPr>
                <w:lang w:val="en-GB"/>
              </w:rPr>
              <w:t>O</w:t>
            </w:r>
          </w:p>
        </w:tc>
      </w:tr>
    </w:tbl>
    <w:p w14:paraId="644C8FE1" w14:textId="77777777" w:rsidR="00D47ACB" w:rsidRDefault="00D47ACB" w:rsidP="00610AD7">
      <w:pPr>
        <w:rPr>
          <w:rFonts w:cs="Arial"/>
          <w:lang w:val="en-GB"/>
        </w:rPr>
      </w:pPr>
      <w:bookmarkStart w:id="86" w:name="_Toc264549066"/>
    </w:p>
    <w:p w14:paraId="6838A5C5" w14:textId="77777777" w:rsidR="001E48E2" w:rsidRDefault="009753FA" w:rsidP="001E48E2">
      <w:pPr>
        <w:pStyle w:val="berschrift2"/>
        <w:rPr>
          <w:lang w:val="en-GB"/>
        </w:rPr>
      </w:pPr>
      <w:bookmarkStart w:id="87" w:name="_Toc423960737"/>
      <w:r>
        <w:rPr>
          <w:lang w:val="en-GB"/>
        </w:rPr>
        <w:t>ParameterField</w:t>
      </w:r>
      <w:r w:rsidR="001E48E2">
        <w:rPr>
          <w:lang w:val="en-GB"/>
        </w:rPr>
        <w:t xml:space="preserve"> metadata</w:t>
      </w:r>
      <w:bookmarkEnd w:id="87"/>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7425"/>
        <w:gridCol w:w="709"/>
      </w:tblGrid>
      <w:tr w:rsidR="001E48E2" w:rsidRPr="000136C4" w14:paraId="28A4C7FE" w14:textId="77777777" w:rsidTr="009628F0">
        <w:trPr>
          <w:cantSplit/>
          <w:tblHeader/>
        </w:trPr>
        <w:tc>
          <w:tcPr>
            <w:tcW w:w="1080" w:type="dxa"/>
            <w:shd w:val="clear" w:color="auto" w:fill="99CCFF"/>
          </w:tcPr>
          <w:p w14:paraId="603C5A25" w14:textId="77777777" w:rsidR="001E48E2" w:rsidRPr="000136C4" w:rsidRDefault="001E48E2" w:rsidP="007762E8">
            <w:pPr>
              <w:pStyle w:val="TabelleGross"/>
              <w:keepNext/>
              <w:keepLines/>
              <w:rPr>
                <w:b/>
                <w:lang w:val="en-GB"/>
              </w:rPr>
            </w:pPr>
            <w:r w:rsidRPr="000136C4">
              <w:rPr>
                <w:b/>
                <w:lang w:val="en-GB"/>
              </w:rPr>
              <w:t>ID</w:t>
            </w:r>
          </w:p>
        </w:tc>
        <w:tc>
          <w:tcPr>
            <w:tcW w:w="7425" w:type="dxa"/>
            <w:shd w:val="clear" w:color="auto" w:fill="99CCFF"/>
          </w:tcPr>
          <w:p w14:paraId="065B26A5" w14:textId="77777777" w:rsidR="001E48E2" w:rsidRPr="000136C4" w:rsidRDefault="001E48E2" w:rsidP="007762E8">
            <w:pPr>
              <w:pStyle w:val="TabelleGross"/>
              <w:keepNext/>
              <w:keepLines/>
              <w:rPr>
                <w:b/>
                <w:lang w:val="en-GB"/>
              </w:rPr>
            </w:pPr>
            <w:r w:rsidRPr="000136C4">
              <w:rPr>
                <w:b/>
                <w:lang w:val="en-GB"/>
              </w:rPr>
              <w:t>Description of requirement</w:t>
            </w:r>
          </w:p>
        </w:tc>
        <w:tc>
          <w:tcPr>
            <w:tcW w:w="709" w:type="dxa"/>
            <w:shd w:val="clear" w:color="auto" w:fill="99CCFF"/>
          </w:tcPr>
          <w:p w14:paraId="71E63C50" w14:textId="77777777" w:rsidR="001E48E2" w:rsidRPr="000136C4" w:rsidRDefault="001E48E2" w:rsidP="007762E8">
            <w:pPr>
              <w:pStyle w:val="TabelleGross"/>
              <w:keepNext/>
              <w:keepLines/>
              <w:rPr>
                <w:b/>
                <w:lang w:val="en-GB"/>
              </w:rPr>
            </w:pPr>
            <w:r w:rsidRPr="000136C4">
              <w:rPr>
                <w:b/>
                <w:lang w:val="en-GB"/>
              </w:rPr>
              <w:t>M/O</w:t>
            </w:r>
          </w:p>
        </w:tc>
      </w:tr>
      <w:tr w:rsidR="001E48E2" w:rsidRPr="000136C4" w14:paraId="5C414E58" w14:textId="77777777" w:rsidTr="009628F0">
        <w:trPr>
          <w:cantSplit/>
        </w:trPr>
        <w:tc>
          <w:tcPr>
            <w:tcW w:w="1080" w:type="dxa"/>
            <w:shd w:val="clear" w:color="auto" w:fill="auto"/>
          </w:tcPr>
          <w:p w14:paraId="549929B9" w14:textId="77777777" w:rsidR="001E48E2" w:rsidRPr="000136C4" w:rsidRDefault="001E48E2" w:rsidP="009753FA">
            <w:pPr>
              <w:pStyle w:val="TabelleGross"/>
              <w:keepNext/>
              <w:keepLines/>
              <w:rPr>
                <w:sz w:val="16"/>
                <w:szCs w:val="16"/>
                <w:lang w:val="en-GB"/>
              </w:rPr>
            </w:pPr>
            <w:r w:rsidRPr="000136C4">
              <w:rPr>
                <w:lang w:val="en-GB"/>
              </w:rPr>
              <w:t>M_5.1</w:t>
            </w:r>
            <w:r w:rsidR="009753FA">
              <w:rPr>
                <w:lang w:val="en-GB"/>
              </w:rPr>
              <w:t>7</w:t>
            </w:r>
            <w:r w:rsidRPr="000136C4">
              <w:rPr>
                <w:lang w:val="en-GB"/>
              </w:rPr>
              <w:t>-1</w:t>
            </w:r>
          </w:p>
        </w:tc>
        <w:tc>
          <w:tcPr>
            <w:tcW w:w="7425" w:type="dxa"/>
            <w:shd w:val="clear" w:color="auto" w:fill="auto"/>
          </w:tcPr>
          <w:p w14:paraId="12E27EDE" w14:textId="77777777" w:rsidR="001E48E2" w:rsidRPr="000136C4" w:rsidRDefault="009753FA" w:rsidP="009753FA">
            <w:pPr>
              <w:pStyle w:val="TabelleGross"/>
              <w:keepNext/>
              <w:keepLines/>
              <w:rPr>
                <w:lang w:val="en-GB"/>
              </w:rPr>
            </w:pPr>
            <w:r w:rsidRPr="000136C4">
              <w:rPr>
                <w:szCs w:val="24"/>
                <w:lang w:val="en-GB"/>
              </w:rPr>
              <w:t xml:space="preserve">The </w:t>
            </w:r>
            <w:r>
              <w:rPr>
                <w:szCs w:val="24"/>
                <w:lang w:val="en-GB"/>
              </w:rPr>
              <w:t>field</w:t>
            </w:r>
            <w:r w:rsidRPr="000136C4">
              <w:rPr>
                <w:szCs w:val="24"/>
                <w:lang w:val="en-GB"/>
              </w:rPr>
              <w:t xml:space="preserve"> metadata of a </w:t>
            </w:r>
            <w:r>
              <w:rPr>
                <w:szCs w:val="24"/>
                <w:lang w:val="en-GB"/>
              </w:rPr>
              <w:t xml:space="preserve">parameter or a parameterField </w:t>
            </w:r>
            <w:r w:rsidRPr="000136C4">
              <w:rPr>
                <w:szCs w:val="24"/>
                <w:lang w:val="en-GB"/>
              </w:rPr>
              <w:t>can be archived in the</w:t>
            </w:r>
            <w:r w:rsidRPr="000136C4">
              <w:rPr>
                <w:spacing w:val="-2"/>
                <w:szCs w:val="24"/>
                <w:lang w:val="en-GB"/>
              </w:rPr>
              <w:t xml:space="preserve"> </w:t>
            </w:r>
            <w:r w:rsidRPr="000136C4">
              <w:rPr>
                <w:rFonts w:ascii="Courier New" w:hAnsi="Courier New"/>
                <w:szCs w:val="24"/>
                <w:lang w:val="en-GB"/>
              </w:rPr>
              <w:t>metadata.xml</w:t>
            </w:r>
            <w:r w:rsidRPr="000136C4">
              <w:rPr>
                <w:rFonts w:ascii="Courier New" w:hAnsi="Courier New"/>
                <w:spacing w:val="-64"/>
                <w:szCs w:val="24"/>
                <w:lang w:val="en-GB"/>
              </w:rPr>
              <w:t xml:space="preserve"> </w:t>
            </w:r>
            <w:r w:rsidRPr="000136C4">
              <w:rPr>
                <w:szCs w:val="24"/>
                <w:lang w:val="en-GB"/>
              </w:rPr>
              <w:t>file</w:t>
            </w:r>
          </w:p>
        </w:tc>
        <w:tc>
          <w:tcPr>
            <w:tcW w:w="709" w:type="dxa"/>
            <w:shd w:val="clear" w:color="auto" w:fill="auto"/>
          </w:tcPr>
          <w:p w14:paraId="1629CA44" w14:textId="77777777" w:rsidR="001E48E2" w:rsidRPr="000136C4" w:rsidRDefault="001E48E2" w:rsidP="007762E8">
            <w:pPr>
              <w:pStyle w:val="TabelleGross"/>
              <w:keepNext/>
              <w:keepLines/>
              <w:rPr>
                <w:lang w:val="en-GB"/>
              </w:rPr>
            </w:pPr>
            <w:r w:rsidRPr="000136C4">
              <w:rPr>
                <w:lang w:val="en-GB"/>
              </w:rPr>
              <w:t>O</w:t>
            </w:r>
          </w:p>
        </w:tc>
      </w:tr>
    </w:tbl>
    <w:p w14:paraId="50677649" w14:textId="77777777" w:rsidR="001E48E2" w:rsidRDefault="001E48E2" w:rsidP="001E48E2">
      <w:pPr>
        <w:pStyle w:val="Textkrper"/>
        <w:rPr>
          <w:lang w:val="en-GB"/>
        </w:rPr>
      </w:pPr>
    </w:p>
    <w:bookmarkEnd w:id="86"/>
    <w:p w14:paraId="2C31B313" w14:textId="77777777" w:rsidR="009753FA" w:rsidRDefault="009753FA" w:rsidP="009753FA">
      <w:pPr>
        <w:rPr>
          <w:rFonts w:cs="Arial"/>
          <w:lang w:val="en-GB"/>
        </w:rPr>
      </w:pPr>
      <w:r w:rsidRPr="000136C4">
        <w:rPr>
          <w:spacing w:val="-1"/>
          <w:szCs w:val="24"/>
          <w:lang w:val="en-GB"/>
        </w:rPr>
        <w:t xml:space="preserve">The following </w:t>
      </w:r>
      <w:r>
        <w:rPr>
          <w:spacing w:val="-1"/>
          <w:szCs w:val="24"/>
          <w:lang w:val="en-GB"/>
        </w:rPr>
        <w:t>parameterField</w:t>
      </w:r>
      <w:r w:rsidRPr="000136C4">
        <w:rPr>
          <w:spacing w:val="-1"/>
          <w:szCs w:val="24"/>
          <w:lang w:val="en-GB"/>
        </w:rPr>
        <w:t xml:space="preserve"> metadata are stored in the</w:t>
      </w:r>
      <w:r w:rsidRPr="000136C4">
        <w:rPr>
          <w:spacing w:val="1"/>
          <w:szCs w:val="24"/>
          <w:lang w:val="en-GB"/>
        </w:rPr>
        <w:t xml:space="preserve"> </w:t>
      </w:r>
      <w:r w:rsidRPr="000136C4">
        <w:rPr>
          <w:rFonts w:ascii="Courier New" w:hAnsi="Courier New"/>
          <w:szCs w:val="24"/>
          <w:lang w:val="en-GB"/>
        </w:rPr>
        <w:t>metadat</w:t>
      </w:r>
      <w:r w:rsidRPr="000136C4">
        <w:rPr>
          <w:rFonts w:ascii="Courier New" w:hAnsi="Courier New"/>
          <w:spacing w:val="-3"/>
          <w:szCs w:val="24"/>
          <w:lang w:val="en-GB"/>
        </w:rPr>
        <w:t>a</w:t>
      </w:r>
      <w:r w:rsidRPr="000136C4">
        <w:rPr>
          <w:rFonts w:ascii="Courier New" w:hAnsi="Courier New"/>
          <w:szCs w:val="24"/>
          <w:lang w:val="en-GB"/>
        </w:rPr>
        <w:t>.xml</w:t>
      </w:r>
      <w:r w:rsidRPr="000136C4">
        <w:rPr>
          <w:rFonts w:ascii="Courier New" w:hAnsi="Courier New"/>
          <w:spacing w:val="-70"/>
          <w:szCs w:val="24"/>
          <w:lang w:val="en-GB"/>
        </w:rPr>
        <w:t xml:space="preserve"> </w:t>
      </w:r>
      <w:r w:rsidRPr="000136C4">
        <w:rPr>
          <w:szCs w:val="24"/>
          <w:lang w:val="en-GB"/>
        </w:rPr>
        <w:t xml:space="preserve">file if a </w:t>
      </w:r>
      <w:r>
        <w:rPr>
          <w:szCs w:val="24"/>
          <w:lang w:val="en-GB"/>
        </w:rPr>
        <w:t>parameter or a parameterField is an advanced or structured data type of category “row” or “udt”</w:t>
      </w:r>
      <w:r w:rsidRPr="000136C4">
        <w:rPr>
          <w:rFonts w:cs="Arial"/>
          <w:lang w:val="en-GB"/>
        </w:rPr>
        <w:t>:</w:t>
      </w:r>
    </w:p>
    <w:p w14:paraId="7145D376" w14:textId="77777777" w:rsidR="009E1BA3" w:rsidRPr="000136C4" w:rsidRDefault="009E1BA3" w:rsidP="009753FA">
      <w:pPr>
        <w:rPr>
          <w:rFonts w:cs="Arial"/>
          <w:lang w:val="en-GB"/>
        </w:rPr>
      </w:pP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843"/>
        <w:gridCol w:w="6662"/>
        <w:gridCol w:w="709"/>
      </w:tblGrid>
      <w:tr w:rsidR="009753FA" w:rsidRPr="000136C4" w14:paraId="3CF41393" w14:textId="77777777" w:rsidTr="00E965AC">
        <w:trPr>
          <w:cantSplit/>
          <w:tblHeader/>
        </w:trPr>
        <w:tc>
          <w:tcPr>
            <w:tcW w:w="1843" w:type="dxa"/>
            <w:shd w:val="clear" w:color="auto" w:fill="99CCFF"/>
          </w:tcPr>
          <w:p w14:paraId="09AFB09B" w14:textId="77777777" w:rsidR="009753FA" w:rsidRPr="000136C4" w:rsidRDefault="009753FA" w:rsidP="00E965AC">
            <w:pPr>
              <w:pStyle w:val="TabelleGross"/>
              <w:rPr>
                <w:b/>
                <w:lang w:val="en-GB"/>
              </w:rPr>
            </w:pPr>
            <w:r w:rsidRPr="000136C4">
              <w:rPr>
                <w:b/>
                <w:lang w:val="en-GB"/>
              </w:rPr>
              <w:t>Identifier</w:t>
            </w:r>
          </w:p>
        </w:tc>
        <w:tc>
          <w:tcPr>
            <w:tcW w:w="6662" w:type="dxa"/>
            <w:shd w:val="clear" w:color="auto" w:fill="99CCFF"/>
          </w:tcPr>
          <w:p w14:paraId="3416CF79" w14:textId="77777777" w:rsidR="009753FA" w:rsidRPr="000136C4" w:rsidRDefault="009753FA" w:rsidP="00E965AC">
            <w:pPr>
              <w:pStyle w:val="TabelleGross"/>
              <w:rPr>
                <w:b/>
                <w:lang w:val="en-GB"/>
              </w:rPr>
            </w:pPr>
            <w:r w:rsidRPr="000136C4">
              <w:rPr>
                <w:b/>
                <w:lang w:val="en-GB"/>
              </w:rPr>
              <w:t>Meaning</w:t>
            </w:r>
          </w:p>
        </w:tc>
        <w:tc>
          <w:tcPr>
            <w:tcW w:w="709" w:type="dxa"/>
            <w:shd w:val="clear" w:color="auto" w:fill="99CCFF"/>
          </w:tcPr>
          <w:p w14:paraId="6A223264" w14:textId="77777777" w:rsidR="009753FA" w:rsidRPr="000136C4" w:rsidRDefault="009753FA" w:rsidP="00E965AC">
            <w:pPr>
              <w:pStyle w:val="TabelleGross"/>
              <w:rPr>
                <w:b/>
                <w:lang w:val="en-GB"/>
              </w:rPr>
            </w:pPr>
            <w:r w:rsidRPr="000136C4">
              <w:rPr>
                <w:b/>
                <w:lang w:val="en-GB"/>
              </w:rPr>
              <w:t>M/O</w:t>
            </w:r>
          </w:p>
        </w:tc>
      </w:tr>
      <w:tr w:rsidR="009753FA" w:rsidRPr="000136C4" w14:paraId="6733A35F" w14:textId="77777777" w:rsidTr="00E965AC">
        <w:trPr>
          <w:cantSplit/>
        </w:trPr>
        <w:tc>
          <w:tcPr>
            <w:tcW w:w="1843" w:type="dxa"/>
            <w:shd w:val="clear" w:color="auto" w:fill="auto"/>
          </w:tcPr>
          <w:p w14:paraId="7A9FC1CB" w14:textId="77777777" w:rsidR="009753FA" w:rsidRPr="000136C4" w:rsidRDefault="009753FA" w:rsidP="009753FA">
            <w:pPr>
              <w:pStyle w:val="TabelleGross"/>
              <w:rPr>
                <w:lang w:val="en-GB"/>
              </w:rPr>
            </w:pPr>
            <w:r>
              <w:rPr>
                <w:lang w:val="en-GB"/>
              </w:rPr>
              <w:t>parameterFields</w:t>
            </w:r>
          </w:p>
        </w:tc>
        <w:tc>
          <w:tcPr>
            <w:tcW w:w="6662" w:type="dxa"/>
            <w:shd w:val="clear" w:color="auto" w:fill="auto"/>
          </w:tcPr>
          <w:p w14:paraId="5DDA8F51" w14:textId="77777777" w:rsidR="009753FA" w:rsidRPr="000136C4" w:rsidRDefault="009753FA" w:rsidP="009753FA">
            <w:pPr>
              <w:pStyle w:val="TabelleGross"/>
              <w:rPr>
                <w:szCs w:val="24"/>
                <w:lang w:val="en-GB"/>
              </w:rPr>
            </w:pPr>
            <w:r>
              <w:rPr>
                <w:szCs w:val="24"/>
                <w:lang w:val="en-GB"/>
              </w:rPr>
              <w:t>List of parameterFields in the parameterField, if the parameterField is a structured data type of category “row” or “udt”</w:t>
            </w:r>
          </w:p>
        </w:tc>
        <w:tc>
          <w:tcPr>
            <w:tcW w:w="709" w:type="dxa"/>
            <w:shd w:val="clear" w:color="auto" w:fill="auto"/>
          </w:tcPr>
          <w:p w14:paraId="24B8F8F5" w14:textId="77777777" w:rsidR="009753FA" w:rsidRPr="000136C4" w:rsidRDefault="009753FA" w:rsidP="00E965AC">
            <w:pPr>
              <w:pStyle w:val="TabelleGross"/>
              <w:rPr>
                <w:lang w:val="en-GB"/>
              </w:rPr>
            </w:pPr>
            <w:r>
              <w:rPr>
                <w:lang w:val="en-GB"/>
              </w:rPr>
              <w:t>O</w:t>
            </w:r>
          </w:p>
        </w:tc>
      </w:tr>
      <w:tr w:rsidR="009753FA" w:rsidRPr="000136C4" w14:paraId="0D92A51C" w14:textId="77777777" w:rsidTr="00E965AC">
        <w:trPr>
          <w:cantSplit/>
        </w:trPr>
        <w:tc>
          <w:tcPr>
            <w:tcW w:w="1843" w:type="dxa"/>
            <w:shd w:val="clear" w:color="auto" w:fill="auto"/>
          </w:tcPr>
          <w:p w14:paraId="430F6195" w14:textId="77777777" w:rsidR="009753FA" w:rsidRPr="000136C4" w:rsidRDefault="009753FA" w:rsidP="00E965AC">
            <w:pPr>
              <w:pStyle w:val="TabelleGross"/>
              <w:rPr>
                <w:lang w:val="en-GB"/>
              </w:rPr>
            </w:pPr>
            <w:r w:rsidRPr="000136C4">
              <w:rPr>
                <w:lang w:val="en-GB"/>
              </w:rPr>
              <w:lastRenderedPageBreak/>
              <w:t>description</w:t>
            </w:r>
          </w:p>
        </w:tc>
        <w:tc>
          <w:tcPr>
            <w:tcW w:w="6662" w:type="dxa"/>
            <w:shd w:val="clear" w:color="auto" w:fill="auto"/>
          </w:tcPr>
          <w:p w14:paraId="401F6473" w14:textId="77777777" w:rsidR="009753FA" w:rsidRPr="000136C4" w:rsidRDefault="009753FA" w:rsidP="009753FA">
            <w:pPr>
              <w:pStyle w:val="TabelleGross"/>
              <w:rPr>
                <w:lang w:val="en-GB"/>
              </w:rPr>
            </w:pPr>
            <w:r w:rsidRPr="000136C4">
              <w:rPr>
                <w:szCs w:val="24"/>
                <w:lang w:val="en-GB"/>
              </w:rPr>
              <w:t xml:space="preserve">Description of the meaning and content of the </w:t>
            </w:r>
            <w:r>
              <w:rPr>
                <w:szCs w:val="24"/>
                <w:lang w:val="en-GB"/>
              </w:rPr>
              <w:t>parameterField</w:t>
            </w:r>
          </w:p>
        </w:tc>
        <w:tc>
          <w:tcPr>
            <w:tcW w:w="709" w:type="dxa"/>
            <w:shd w:val="clear" w:color="auto" w:fill="auto"/>
          </w:tcPr>
          <w:p w14:paraId="0F5D6905" w14:textId="77777777" w:rsidR="009753FA" w:rsidRPr="000136C4" w:rsidRDefault="009753FA" w:rsidP="00E965AC">
            <w:pPr>
              <w:pStyle w:val="TabelleGross"/>
              <w:rPr>
                <w:lang w:val="en-GB"/>
              </w:rPr>
            </w:pPr>
            <w:r w:rsidRPr="000136C4">
              <w:rPr>
                <w:lang w:val="en-GB"/>
              </w:rPr>
              <w:t>O</w:t>
            </w:r>
          </w:p>
        </w:tc>
      </w:tr>
    </w:tbl>
    <w:p w14:paraId="4DD4D0CD" w14:textId="77777777" w:rsidR="00B73965" w:rsidRDefault="00B73965" w:rsidP="009753FA">
      <w:pPr>
        <w:rPr>
          <w:rFonts w:cs="Arial"/>
          <w:lang w:val="en-GB"/>
        </w:rPr>
      </w:pPr>
    </w:p>
    <w:p w14:paraId="16331959" w14:textId="1ECE3C85" w:rsidR="000242AB" w:rsidRDefault="000242AB" w:rsidP="009753FA">
      <w:pPr>
        <w:rPr>
          <w:rFonts w:cs="Arial"/>
          <w:lang w:val="en-GB"/>
        </w:rPr>
      </w:pPr>
      <w:r>
        <w:rPr>
          <w:rFonts w:cs="Arial"/>
          <w:lang w:val="en-GB"/>
        </w:rPr>
        <w:t>Neither name nor type of the parameter field need be recorded, because they are stored in the corresponding attribute list of the type. If the parameter is a simple type, the paramete</w:t>
      </w:r>
      <w:r>
        <w:rPr>
          <w:rFonts w:cs="Arial"/>
          <w:lang w:val="en-GB"/>
        </w:rPr>
        <w:t>r</w:t>
      </w:r>
      <w:r>
        <w:rPr>
          <w:rFonts w:cs="Arial"/>
          <w:lang w:val="en-GB"/>
        </w:rPr>
        <w:t>Fields list is omitted. However, a container for the description is still needed.</w:t>
      </w:r>
    </w:p>
    <w:p w14:paraId="785B3A10" w14:textId="21A37102" w:rsidR="005524D2" w:rsidRPr="000136C4" w:rsidRDefault="00FE6C1A" w:rsidP="00EF7B08">
      <w:pPr>
        <w:pStyle w:val="berschrift2"/>
        <w:rPr>
          <w:lang w:val="en-GB"/>
        </w:rPr>
      </w:pPr>
      <w:bookmarkStart w:id="88" w:name="_Toc423960738"/>
      <w:r w:rsidRPr="000136C4">
        <w:rPr>
          <w:lang w:val="en-GB"/>
        </w:rPr>
        <w:t>User level metadata</w:t>
      </w:r>
      <w:bookmarkEnd w:id="88"/>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7425"/>
        <w:gridCol w:w="709"/>
      </w:tblGrid>
      <w:tr w:rsidR="00610AD7" w:rsidRPr="000136C4" w14:paraId="22FA9BE0" w14:textId="77777777" w:rsidTr="007723AE">
        <w:trPr>
          <w:cantSplit/>
          <w:tblHeader/>
        </w:trPr>
        <w:tc>
          <w:tcPr>
            <w:tcW w:w="1080" w:type="dxa"/>
            <w:shd w:val="clear" w:color="auto" w:fill="99CCFF"/>
          </w:tcPr>
          <w:p w14:paraId="5ECF5FBD" w14:textId="77777777" w:rsidR="00610AD7" w:rsidRPr="000136C4" w:rsidRDefault="00610AD7" w:rsidP="00BF7410">
            <w:pPr>
              <w:pStyle w:val="TabelleGross"/>
              <w:rPr>
                <w:b/>
                <w:lang w:val="en-GB"/>
              </w:rPr>
            </w:pPr>
            <w:r w:rsidRPr="000136C4">
              <w:rPr>
                <w:b/>
                <w:lang w:val="en-GB"/>
              </w:rPr>
              <w:t>ID</w:t>
            </w:r>
          </w:p>
        </w:tc>
        <w:tc>
          <w:tcPr>
            <w:tcW w:w="7425" w:type="dxa"/>
            <w:shd w:val="clear" w:color="auto" w:fill="99CCFF"/>
          </w:tcPr>
          <w:p w14:paraId="5498AD1A" w14:textId="77777777" w:rsidR="00610AD7" w:rsidRPr="000136C4" w:rsidRDefault="00E54509" w:rsidP="00BF7410">
            <w:pPr>
              <w:pStyle w:val="TabelleGross"/>
              <w:rPr>
                <w:b/>
                <w:lang w:val="en-GB"/>
              </w:rPr>
            </w:pPr>
            <w:r w:rsidRPr="000136C4">
              <w:rPr>
                <w:b/>
                <w:lang w:val="en-GB"/>
              </w:rPr>
              <w:t>Description of requirement</w:t>
            </w:r>
          </w:p>
        </w:tc>
        <w:tc>
          <w:tcPr>
            <w:tcW w:w="709" w:type="dxa"/>
            <w:shd w:val="clear" w:color="auto" w:fill="99CCFF"/>
          </w:tcPr>
          <w:p w14:paraId="00359751" w14:textId="77777777" w:rsidR="00610AD7" w:rsidRPr="000136C4" w:rsidRDefault="00E54509" w:rsidP="00BF7410">
            <w:pPr>
              <w:pStyle w:val="TabelleGross"/>
              <w:rPr>
                <w:b/>
                <w:lang w:val="en-GB"/>
              </w:rPr>
            </w:pPr>
            <w:r w:rsidRPr="000136C4">
              <w:rPr>
                <w:b/>
                <w:lang w:val="en-GB"/>
              </w:rPr>
              <w:t>M/O</w:t>
            </w:r>
          </w:p>
        </w:tc>
      </w:tr>
      <w:tr w:rsidR="00610AD7" w:rsidRPr="000136C4" w14:paraId="7D0BA8E3" w14:textId="77777777" w:rsidTr="007723AE">
        <w:trPr>
          <w:cantSplit/>
        </w:trPr>
        <w:tc>
          <w:tcPr>
            <w:tcW w:w="1080" w:type="dxa"/>
            <w:shd w:val="clear" w:color="auto" w:fill="auto"/>
          </w:tcPr>
          <w:p w14:paraId="033AA29E" w14:textId="4E0B854C" w:rsidR="00610AD7" w:rsidRPr="000136C4" w:rsidRDefault="00610AD7" w:rsidP="000E1819">
            <w:pPr>
              <w:pStyle w:val="TabelleGross"/>
              <w:rPr>
                <w:sz w:val="16"/>
                <w:szCs w:val="16"/>
                <w:lang w:val="en-GB"/>
              </w:rPr>
            </w:pPr>
            <w:r w:rsidRPr="000136C4">
              <w:rPr>
                <w:lang w:val="en-GB"/>
              </w:rPr>
              <w:t>M_5.1</w:t>
            </w:r>
            <w:r w:rsidR="00FB7A95">
              <w:rPr>
                <w:lang w:val="en-GB"/>
              </w:rPr>
              <w:t>8</w:t>
            </w:r>
            <w:r w:rsidRPr="000136C4">
              <w:rPr>
                <w:lang w:val="en-GB"/>
              </w:rPr>
              <w:t>-1</w:t>
            </w:r>
          </w:p>
        </w:tc>
        <w:tc>
          <w:tcPr>
            <w:tcW w:w="7425" w:type="dxa"/>
            <w:shd w:val="clear" w:color="auto" w:fill="auto"/>
          </w:tcPr>
          <w:p w14:paraId="7B7D38C6" w14:textId="77777777" w:rsidR="00610AD7" w:rsidRPr="000136C4" w:rsidRDefault="00FE6C1A" w:rsidP="00610AD7">
            <w:pPr>
              <w:pStyle w:val="TabelleGross"/>
              <w:rPr>
                <w:lang w:val="en-GB"/>
              </w:rPr>
            </w:pPr>
            <w:r w:rsidRPr="000136C4">
              <w:rPr>
                <w:szCs w:val="24"/>
                <w:lang w:val="en-GB"/>
              </w:rPr>
              <w:t>The user metadata can be archived in the</w:t>
            </w:r>
            <w:r w:rsidRPr="000136C4">
              <w:rPr>
                <w:spacing w:val="-5"/>
                <w:szCs w:val="24"/>
                <w:lang w:val="en-GB"/>
              </w:rPr>
              <w:t xml:space="preserve"> </w:t>
            </w:r>
            <w:r w:rsidRPr="000136C4">
              <w:rPr>
                <w:rFonts w:ascii="Courier New" w:hAnsi="Courier New"/>
                <w:w w:val="99"/>
                <w:szCs w:val="24"/>
                <w:lang w:val="en-GB"/>
              </w:rPr>
              <w:t>m</w:t>
            </w:r>
            <w:r w:rsidRPr="000136C4">
              <w:rPr>
                <w:rFonts w:ascii="Courier New" w:hAnsi="Courier New"/>
                <w:spacing w:val="1"/>
                <w:w w:val="99"/>
                <w:szCs w:val="24"/>
                <w:lang w:val="en-GB"/>
              </w:rPr>
              <w:t>e</w:t>
            </w:r>
            <w:r w:rsidRPr="000136C4">
              <w:rPr>
                <w:rFonts w:ascii="Courier New" w:hAnsi="Courier New"/>
                <w:w w:val="99"/>
                <w:szCs w:val="24"/>
                <w:lang w:val="en-GB"/>
              </w:rPr>
              <w:t>t</w:t>
            </w:r>
            <w:r w:rsidRPr="000136C4">
              <w:rPr>
                <w:rFonts w:ascii="Courier New" w:hAnsi="Courier New"/>
                <w:spacing w:val="3"/>
                <w:w w:val="99"/>
                <w:szCs w:val="24"/>
                <w:lang w:val="en-GB"/>
              </w:rPr>
              <w:t>a</w:t>
            </w:r>
            <w:r w:rsidRPr="000136C4">
              <w:rPr>
                <w:rFonts w:ascii="Courier New" w:hAnsi="Courier New"/>
                <w:w w:val="99"/>
                <w:szCs w:val="24"/>
                <w:lang w:val="en-GB"/>
              </w:rPr>
              <w:t>d</w:t>
            </w:r>
            <w:r w:rsidRPr="000136C4">
              <w:rPr>
                <w:rFonts w:ascii="Courier New" w:hAnsi="Courier New"/>
                <w:spacing w:val="1"/>
                <w:w w:val="99"/>
                <w:szCs w:val="24"/>
                <w:lang w:val="en-GB"/>
              </w:rPr>
              <w:t>a</w:t>
            </w:r>
            <w:r w:rsidRPr="000136C4">
              <w:rPr>
                <w:rFonts w:ascii="Courier New" w:hAnsi="Courier New"/>
                <w:w w:val="99"/>
                <w:szCs w:val="24"/>
                <w:lang w:val="en-GB"/>
              </w:rPr>
              <w:t>t</w:t>
            </w:r>
            <w:r w:rsidRPr="000136C4">
              <w:rPr>
                <w:rFonts w:ascii="Courier New" w:hAnsi="Courier New"/>
                <w:spacing w:val="1"/>
                <w:w w:val="99"/>
                <w:szCs w:val="24"/>
                <w:lang w:val="en-GB"/>
              </w:rPr>
              <w:t>a</w:t>
            </w:r>
            <w:r w:rsidRPr="000136C4">
              <w:rPr>
                <w:rFonts w:ascii="Courier New" w:hAnsi="Courier New"/>
                <w:w w:val="99"/>
                <w:szCs w:val="24"/>
                <w:lang w:val="en-GB"/>
              </w:rPr>
              <w:t>.</w:t>
            </w:r>
            <w:r w:rsidRPr="000136C4">
              <w:rPr>
                <w:rFonts w:ascii="Courier New" w:hAnsi="Courier New"/>
                <w:spacing w:val="1"/>
                <w:w w:val="99"/>
                <w:szCs w:val="24"/>
                <w:lang w:val="en-GB"/>
              </w:rPr>
              <w:t>x</w:t>
            </w:r>
            <w:r w:rsidRPr="000136C4">
              <w:rPr>
                <w:rFonts w:ascii="Courier New" w:hAnsi="Courier New"/>
                <w:w w:val="99"/>
                <w:szCs w:val="24"/>
                <w:lang w:val="en-GB"/>
              </w:rPr>
              <w:t>ml</w:t>
            </w:r>
            <w:r w:rsidRPr="000136C4">
              <w:rPr>
                <w:rFonts w:ascii="Courier New" w:hAnsi="Courier New"/>
                <w:spacing w:val="-63"/>
                <w:szCs w:val="24"/>
                <w:lang w:val="en-GB"/>
              </w:rPr>
              <w:t xml:space="preserve"> </w:t>
            </w:r>
            <w:r w:rsidRPr="000136C4">
              <w:rPr>
                <w:szCs w:val="24"/>
                <w:lang w:val="en-GB"/>
              </w:rPr>
              <w:t>file</w:t>
            </w:r>
          </w:p>
        </w:tc>
        <w:tc>
          <w:tcPr>
            <w:tcW w:w="709" w:type="dxa"/>
            <w:shd w:val="clear" w:color="auto" w:fill="auto"/>
          </w:tcPr>
          <w:p w14:paraId="0DF7F8AC" w14:textId="77777777" w:rsidR="00610AD7" w:rsidRPr="000136C4" w:rsidRDefault="00FE6C1A" w:rsidP="00BF7410">
            <w:pPr>
              <w:pStyle w:val="TabelleGross"/>
              <w:rPr>
                <w:lang w:val="en-GB"/>
              </w:rPr>
            </w:pPr>
            <w:r w:rsidRPr="000136C4">
              <w:rPr>
                <w:lang w:val="en-GB"/>
              </w:rPr>
              <w:t>O</w:t>
            </w:r>
          </w:p>
        </w:tc>
      </w:tr>
    </w:tbl>
    <w:p w14:paraId="435AF477" w14:textId="77777777" w:rsidR="000C0602" w:rsidRPr="000136C4" w:rsidRDefault="000C0602" w:rsidP="000C0602">
      <w:pPr>
        <w:rPr>
          <w:rFonts w:cs="Arial"/>
          <w:lang w:val="en-GB"/>
        </w:rPr>
      </w:pPr>
    </w:p>
    <w:p w14:paraId="13615791" w14:textId="77777777" w:rsidR="0074761C" w:rsidRPr="000136C4" w:rsidRDefault="00FE6C1A" w:rsidP="0074761C">
      <w:pPr>
        <w:rPr>
          <w:rFonts w:cs="Arial"/>
          <w:lang w:val="en-GB"/>
        </w:rPr>
      </w:pPr>
      <w:r w:rsidRPr="000136C4">
        <w:rPr>
          <w:spacing w:val="-1"/>
          <w:position w:val="1"/>
          <w:szCs w:val="24"/>
          <w:lang w:val="en-GB"/>
        </w:rPr>
        <w:t xml:space="preserve">The following user metadata are stored in the </w:t>
      </w:r>
      <w:r w:rsidRPr="000136C4">
        <w:rPr>
          <w:rFonts w:ascii="Courier New" w:hAnsi="Courier New"/>
          <w:position w:val="1"/>
          <w:szCs w:val="24"/>
          <w:lang w:val="en-GB"/>
        </w:rPr>
        <w:t>metadata.xml</w:t>
      </w:r>
      <w:r w:rsidRPr="000136C4">
        <w:rPr>
          <w:spacing w:val="-73"/>
          <w:position w:val="1"/>
          <w:szCs w:val="24"/>
          <w:lang w:val="en-GB"/>
        </w:rPr>
        <w:t xml:space="preserve"> </w:t>
      </w:r>
      <w:r w:rsidRPr="000136C4">
        <w:rPr>
          <w:spacing w:val="2"/>
          <w:position w:val="1"/>
          <w:szCs w:val="24"/>
          <w:lang w:val="en-GB"/>
        </w:rPr>
        <w:t>file</w:t>
      </w:r>
      <w:r w:rsidR="0074761C" w:rsidRPr="000136C4">
        <w:rPr>
          <w:rFonts w:cs="Arial"/>
          <w:lang w:val="en-GB"/>
        </w:rPr>
        <w:t>:</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2017"/>
        <w:gridCol w:w="6488"/>
        <w:gridCol w:w="709"/>
      </w:tblGrid>
      <w:tr w:rsidR="0074761C" w:rsidRPr="000136C4" w14:paraId="4427D888" w14:textId="77777777" w:rsidTr="007723AE">
        <w:trPr>
          <w:cantSplit/>
          <w:tblHeader/>
        </w:trPr>
        <w:tc>
          <w:tcPr>
            <w:tcW w:w="2017" w:type="dxa"/>
            <w:shd w:val="clear" w:color="auto" w:fill="99CCFF"/>
          </w:tcPr>
          <w:p w14:paraId="18692374" w14:textId="77777777" w:rsidR="0074761C" w:rsidRPr="000136C4" w:rsidRDefault="001F2144" w:rsidP="0074761C">
            <w:pPr>
              <w:pStyle w:val="TabelleGross"/>
              <w:rPr>
                <w:b/>
                <w:lang w:val="en-GB"/>
              </w:rPr>
            </w:pPr>
            <w:r w:rsidRPr="000136C4">
              <w:rPr>
                <w:b/>
                <w:lang w:val="en-GB"/>
              </w:rPr>
              <w:t>Identifier</w:t>
            </w:r>
          </w:p>
        </w:tc>
        <w:tc>
          <w:tcPr>
            <w:tcW w:w="6488" w:type="dxa"/>
            <w:shd w:val="clear" w:color="auto" w:fill="99CCFF"/>
          </w:tcPr>
          <w:p w14:paraId="1481E173" w14:textId="77777777" w:rsidR="0074761C" w:rsidRPr="000136C4" w:rsidRDefault="001F2144" w:rsidP="0074761C">
            <w:pPr>
              <w:pStyle w:val="TabelleGross"/>
              <w:rPr>
                <w:b/>
                <w:lang w:val="en-GB"/>
              </w:rPr>
            </w:pPr>
            <w:r w:rsidRPr="000136C4">
              <w:rPr>
                <w:b/>
                <w:lang w:val="en-GB"/>
              </w:rPr>
              <w:t>Meaning</w:t>
            </w:r>
          </w:p>
        </w:tc>
        <w:tc>
          <w:tcPr>
            <w:tcW w:w="709" w:type="dxa"/>
            <w:shd w:val="clear" w:color="auto" w:fill="99CCFF"/>
          </w:tcPr>
          <w:p w14:paraId="55B2B71E" w14:textId="77777777" w:rsidR="0074761C" w:rsidRPr="000136C4" w:rsidRDefault="00E54509" w:rsidP="0074761C">
            <w:pPr>
              <w:pStyle w:val="TabelleGross"/>
              <w:rPr>
                <w:b/>
                <w:lang w:val="en-GB"/>
              </w:rPr>
            </w:pPr>
            <w:r w:rsidRPr="000136C4">
              <w:rPr>
                <w:b/>
                <w:lang w:val="en-GB"/>
              </w:rPr>
              <w:t>M/O</w:t>
            </w:r>
          </w:p>
        </w:tc>
      </w:tr>
      <w:tr w:rsidR="0074761C" w:rsidRPr="000136C4" w14:paraId="015F0E9E" w14:textId="77777777" w:rsidTr="007723AE">
        <w:trPr>
          <w:cantSplit/>
        </w:trPr>
        <w:tc>
          <w:tcPr>
            <w:tcW w:w="2017" w:type="dxa"/>
            <w:shd w:val="clear" w:color="auto" w:fill="auto"/>
          </w:tcPr>
          <w:p w14:paraId="47AAC30E" w14:textId="77777777" w:rsidR="0074761C" w:rsidRPr="000136C4" w:rsidRDefault="0074761C" w:rsidP="0074761C">
            <w:pPr>
              <w:pStyle w:val="TabelleGross"/>
              <w:rPr>
                <w:lang w:val="en-GB"/>
              </w:rPr>
            </w:pPr>
            <w:r w:rsidRPr="000136C4">
              <w:rPr>
                <w:lang w:val="en-GB"/>
              </w:rPr>
              <w:t>name</w:t>
            </w:r>
          </w:p>
        </w:tc>
        <w:tc>
          <w:tcPr>
            <w:tcW w:w="6488" w:type="dxa"/>
            <w:shd w:val="clear" w:color="auto" w:fill="auto"/>
          </w:tcPr>
          <w:p w14:paraId="7D09CE44" w14:textId="77777777" w:rsidR="0074761C" w:rsidRPr="000136C4" w:rsidRDefault="00FE6C1A" w:rsidP="0074761C">
            <w:pPr>
              <w:pStyle w:val="TabelleGross"/>
              <w:rPr>
                <w:lang w:val="en-GB"/>
              </w:rPr>
            </w:pPr>
            <w:r w:rsidRPr="000136C4">
              <w:rPr>
                <w:szCs w:val="24"/>
                <w:lang w:val="en-GB"/>
              </w:rPr>
              <w:t>Name of the user</w:t>
            </w:r>
          </w:p>
        </w:tc>
        <w:tc>
          <w:tcPr>
            <w:tcW w:w="709" w:type="dxa"/>
            <w:shd w:val="clear" w:color="auto" w:fill="auto"/>
          </w:tcPr>
          <w:p w14:paraId="7C3B1344" w14:textId="77777777" w:rsidR="0074761C" w:rsidRPr="000136C4" w:rsidRDefault="0074761C" w:rsidP="0074761C">
            <w:pPr>
              <w:pStyle w:val="TabelleGross"/>
              <w:rPr>
                <w:lang w:val="en-GB"/>
              </w:rPr>
            </w:pPr>
            <w:r w:rsidRPr="000136C4">
              <w:rPr>
                <w:lang w:val="en-GB"/>
              </w:rPr>
              <w:t>M</w:t>
            </w:r>
          </w:p>
        </w:tc>
      </w:tr>
      <w:tr w:rsidR="0074761C" w:rsidRPr="000136C4" w14:paraId="01B0F5C5" w14:textId="77777777" w:rsidTr="007723AE">
        <w:trPr>
          <w:cantSplit/>
        </w:trPr>
        <w:tc>
          <w:tcPr>
            <w:tcW w:w="2017" w:type="dxa"/>
            <w:shd w:val="clear" w:color="auto" w:fill="auto"/>
          </w:tcPr>
          <w:p w14:paraId="36C08111" w14:textId="77777777" w:rsidR="0074761C" w:rsidRPr="000136C4" w:rsidRDefault="0074761C" w:rsidP="0074761C">
            <w:pPr>
              <w:pStyle w:val="TabelleGross"/>
              <w:rPr>
                <w:lang w:val="en-GB"/>
              </w:rPr>
            </w:pPr>
            <w:r w:rsidRPr="000136C4">
              <w:rPr>
                <w:lang w:val="en-GB"/>
              </w:rPr>
              <w:t>description</w:t>
            </w:r>
          </w:p>
        </w:tc>
        <w:tc>
          <w:tcPr>
            <w:tcW w:w="6488" w:type="dxa"/>
            <w:shd w:val="clear" w:color="auto" w:fill="auto"/>
          </w:tcPr>
          <w:p w14:paraId="12242F76" w14:textId="77777777" w:rsidR="0074761C" w:rsidRPr="000136C4" w:rsidRDefault="00FE6C1A" w:rsidP="0074761C">
            <w:pPr>
              <w:pStyle w:val="TabelleGross"/>
              <w:rPr>
                <w:lang w:val="en-GB"/>
              </w:rPr>
            </w:pPr>
            <w:r w:rsidRPr="000136C4">
              <w:rPr>
                <w:szCs w:val="24"/>
                <w:lang w:val="en-GB"/>
              </w:rPr>
              <w:t>Description of the significance and function of the user</w:t>
            </w:r>
          </w:p>
        </w:tc>
        <w:tc>
          <w:tcPr>
            <w:tcW w:w="709" w:type="dxa"/>
            <w:shd w:val="clear" w:color="auto" w:fill="auto"/>
          </w:tcPr>
          <w:p w14:paraId="113D8F59" w14:textId="77777777" w:rsidR="0074761C" w:rsidRPr="000136C4" w:rsidRDefault="00FE6C1A" w:rsidP="0074761C">
            <w:pPr>
              <w:pStyle w:val="TabelleGross"/>
              <w:rPr>
                <w:lang w:val="en-GB"/>
              </w:rPr>
            </w:pPr>
            <w:r w:rsidRPr="000136C4">
              <w:rPr>
                <w:lang w:val="en-GB"/>
              </w:rPr>
              <w:t>O</w:t>
            </w:r>
          </w:p>
        </w:tc>
      </w:tr>
    </w:tbl>
    <w:p w14:paraId="7CD12F06" w14:textId="77777777" w:rsidR="005524D2" w:rsidRPr="000136C4" w:rsidRDefault="005524D2" w:rsidP="005524D2">
      <w:pPr>
        <w:rPr>
          <w:rFonts w:cs="Arial"/>
          <w:lang w:val="en-GB"/>
        </w:rPr>
      </w:pPr>
    </w:p>
    <w:p w14:paraId="0005FCAF" w14:textId="77777777" w:rsidR="005524D2" w:rsidRPr="000136C4" w:rsidRDefault="00FE6C1A" w:rsidP="00F40A81">
      <w:pPr>
        <w:pStyle w:val="berschrift2"/>
        <w:rPr>
          <w:lang w:val="en-GB"/>
        </w:rPr>
      </w:pPr>
      <w:bookmarkStart w:id="89" w:name="_Toc423960739"/>
      <w:r w:rsidRPr="000136C4">
        <w:rPr>
          <w:lang w:val="en-GB"/>
        </w:rPr>
        <w:t>Role level metadata</w:t>
      </w:r>
      <w:bookmarkEnd w:id="89"/>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7425"/>
        <w:gridCol w:w="709"/>
      </w:tblGrid>
      <w:tr w:rsidR="00610AD7" w:rsidRPr="000136C4" w14:paraId="340062DF" w14:textId="77777777" w:rsidTr="007723AE">
        <w:trPr>
          <w:cantSplit/>
          <w:tblHeader/>
        </w:trPr>
        <w:tc>
          <w:tcPr>
            <w:tcW w:w="1080" w:type="dxa"/>
            <w:shd w:val="clear" w:color="auto" w:fill="99CCFF"/>
          </w:tcPr>
          <w:p w14:paraId="00BB8797" w14:textId="77777777" w:rsidR="00610AD7" w:rsidRPr="000136C4" w:rsidRDefault="00610AD7" w:rsidP="00F40A81">
            <w:pPr>
              <w:pStyle w:val="TabelleGross"/>
              <w:keepNext/>
              <w:keepLines/>
              <w:rPr>
                <w:b/>
                <w:lang w:val="en-GB"/>
              </w:rPr>
            </w:pPr>
            <w:r w:rsidRPr="000136C4">
              <w:rPr>
                <w:b/>
                <w:lang w:val="en-GB"/>
              </w:rPr>
              <w:t>ID</w:t>
            </w:r>
          </w:p>
        </w:tc>
        <w:tc>
          <w:tcPr>
            <w:tcW w:w="7425" w:type="dxa"/>
            <w:shd w:val="clear" w:color="auto" w:fill="99CCFF"/>
          </w:tcPr>
          <w:p w14:paraId="354D604F" w14:textId="77777777" w:rsidR="00610AD7" w:rsidRPr="000136C4" w:rsidRDefault="00E54509" w:rsidP="00F40A81">
            <w:pPr>
              <w:pStyle w:val="TabelleGross"/>
              <w:keepNext/>
              <w:keepLines/>
              <w:rPr>
                <w:b/>
                <w:lang w:val="en-GB"/>
              </w:rPr>
            </w:pPr>
            <w:r w:rsidRPr="000136C4">
              <w:rPr>
                <w:b/>
                <w:lang w:val="en-GB"/>
              </w:rPr>
              <w:t>Description of requirement</w:t>
            </w:r>
          </w:p>
        </w:tc>
        <w:tc>
          <w:tcPr>
            <w:tcW w:w="709" w:type="dxa"/>
            <w:shd w:val="clear" w:color="auto" w:fill="99CCFF"/>
          </w:tcPr>
          <w:p w14:paraId="74747D86" w14:textId="77777777" w:rsidR="00610AD7" w:rsidRPr="000136C4" w:rsidRDefault="00E54509" w:rsidP="00F40A81">
            <w:pPr>
              <w:pStyle w:val="TabelleGross"/>
              <w:keepNext/>
              <w:keepLines/>
              <w:rPr>
                <w:b/>
                <w:lang w:val="en-GB"/>
              </w:rPr>
            </w:pPr>
            <w:r w:rsidRPr="000136C4">
              <w:rPr>
                <w:b/>
                <w:lang w:val="en-GB"/>
              </w:rPr>
              <w:t>M/O</w:t>
            </w:r>
          </w:p>
        </w:tc>
      </w:tr>
      <w:tr w:rsidR="00610AD7" w:rsidRPr="000136C4" w14:paraId="141431FD" w14:textId="77777777" w:rsidTr="007723AE">
        <w:trPr>
          <w:cantSplit/>
        </w:trPr>
        <w:tc>
          <w:tcPr>
            <w:tcW w:w="1080" w:type="dxa"/>
            <w:shd w:val="clear" w:color="auto" w:fill="auto"/>
          </w:tcPr>
          <w:p w14:paraId="0DDDD783" w14:textId="2B058C47" w:rsidR="00610AD7" w:rsidRPr="000136C4" w:rsidRDefault="00610AD7" w:rsidP="000E1819">
            <w:pPr>
              <w:pStyle w:val="TabelleGross"/>
              <w:keepNext/>
              <w:keepLines/>
              <w:rPr>
                <w:sz w:val="16"/>
                <w:szCs w:val="16"/>
                <w:lang w:val="en-GB"/>
              </w:rPr>
            </w:pPr>
            <w:r w:rsidRPr="000136C4">
              <w:rPr>
                <w:lang w:val="en-GB"/>
              </w:rPr>
              <w:t>M_5.1</w:t>
            </w:r>
            <w:r w:rsidR="00FB7A95">
              <w:rPr>
                <w:lang w:val="en-GB"/>
              </w:rPr>
              <w:t>9</w:t>
            </w:r>
            <w:r w:rsidRPr="000136C4">
              <w:rPr>
                <w:lang w:val="en-GB"/>
              </w:rPr>
              <w:t>-1</w:t>
            </w:r>
          </w:p>
        </w:tc>
        <w:tc>
          <w:tcPr>
            <w:tcW w:w="7425" w:type="dxa"/>
            <w:shd w:val="clear" w:color="auto" w:fill="auto"/>
          </w:tcPr>
          <w:p w14:paraId="12A16F8B" w14:textId="77777777" w:rsidR="00610AD7" w:rsidRPr="000136C4" w:rsidRDefault="00FE6C1A" w:rsidP="00F40A81">
            <w:pPr>
              <w:pStyle w:val="TabelleGross"/>
              <w:keepNext/>
              <w:keepLines/>
              <w:rPr>
                <w:lang w:val="en-GB"/>
              </w:rPr>
            </w:pPr>
            <w:r w:rsidRPr="000136C4">
              <w:rPr>
                <w:szCs w:val="24"/>
                <w:lang w:val="en-GB"/>
              </w:rPr>
              <w:t>The role metadata can be archived in the</w:t>
            </w:r>
            <w:r w:rsidRPr="000136C4">
              <w:rPr>
                <w:spacing w:val="-2"/>
                <w:szCs w:val="24"/>
                <w:lang w:val="en-GB"/>
              </w:rPr>
              <w:t xml:space="preserve"> </w:t>
            </w:r>
            <w:r w:rsidRPr="000136C4">
              <w:rPr>
                <w:rFonts w:ascii="Courier New" w:hAnsi="Courier New"/>
                <w:szCs w:val="24"/>
                <w:lang w:val="en-GB"/>
              </w:rPr>
              <w:t>metadata.xml</w:t>
            </w:r>
            <w:r w:rsidRPr="000136C4">
              <w:rPr>
                <w:spacing w:val="-64"/>
                <w:szCs w:val="24"/>
                <w:lang w:val="en-GB"/>
              </w:rPr>
              <w:t xml:space="preserve"> </w:t>
            </w:r>
            <w:r w:rsidRPr="000136C4">
              <w:rPr>
                <w:szCs w:val="24"/>
                <w:lang w:val="en-GB"/>
              </w:rPr>
              <w:t>file</w:t>
            </w:r>
          </w:p>
        </w:tc>
        <w:tc>
          <w:tcPr>
            <w:tcW w:w="709" w:type="dxa"/>
            <w:shd w:val="clear" w:color="auto" w:fill="auto"/>
          </w:tcPr>
          <w:p w14:paraId="5640EEC0" w14:textId="77777777" w:rsidR="00610AD7" w:rsidRPr="000136C4" w:rsidRDefault="00FE6C1A" w:rsidP="00F40A81">
            <w:pPr>
              <w:pStyle w:val="TabelleGross"/>
              <w:keepNext/>
              <w:keepLines/>
              <w:rPr>
                <w:lang w:val="en-GB"/>
              </w:rPr>
            </w:pPr>
            <w:r w:rsidRPr="000136C4">
              <w:rPr>
                <w:lang w:val="en-GB"/>
              </w:rPr>
              <w:t>O</w:t>
            </w:r>
          </w:p>
        </w:tc>
      </w:tr>
    </w:tbl>
    <w:p w14:paraId="65CE8283" w14:textId="77777777" w:rsidR="000C0602" w:rsidRPr="000136C4" w:rsidRDefault="000C0602" w:rsidP="000C0602">
      <w:pPr>
        <w:rPr>
          <w:rFonts w:cs="Arial"/>
          <w:lang w:val="en-GB"/>
        </w:rPr>
      </w:pPr>
    </w:p>
    <w:p w14:paraId="3E71BFFF" w14:textId="77777777" w:rsidR="00F74177" w:rsidRPr="000136C4" w:rsidRDefault="00FE6C1A" w:rsidP="00F74177">
      <w:pPr>
        <w:rPr>
          <w:rFonts w:cs="Arial"/>
          <w:lang w:val="en-GB"/>
        </w:rPr>
      </w:pPr>
      <w:r w:rsidRPr="000136C4">
        <w:rPr>
          <w:spacing w:val="-1"/>
          <w:position w:val="1"/>
          <w:szCs w:val="24"/>
          <w:lang w:val="en-GB"/>
        </w:rPr>
        <w:t xml:space="preserve">The following role metadata are stored in the </w:t>
      </w:r>
      <w:r w:rsidRPr="000136C4">
        <w:rPr>
          <w:rFonts w:ascii="Courier New" w:hAnsi="Courier New"/>
          <w:position w:val="1"/>
          <w:szCs w:val="24"/>
          <w:lang w:val="en-GB"/>
        </w:rPr>
        <w:t>metadata.xml</w:t>
      </w:r>
      <w:r w:rsidRPr="000136C4">
        <w:rPr>
          <w:spacing w:val="-73"/>
          <w:position w:val="1"/>
          <w:szCs w:val="24"/>
          <w:lang w:val="en-GB"/>
        </w:rPr>
        <w:t xml:space="preserve"> </w:t>
      </w:r>
      <w:r w:rsidRPr="000136C4">
        <w:rPr>
          <w:spacing w:val="2"/>
          <w:position w:val="1"/>
          <w:szCs w:val="24"/>
          <w:lang w:val="en-GB"/>
        </w:rPr>
        <w:t>file</w:t>
      </w:r>
      <w:r w:rsidRPr="000136C4">
        <w:rPr>
          <w:spacing w:val="1"/>
          <w:position w:val="1"/>
          <w:szCs w:val="24"/>
          <w:lang w:val="en-GB"/>
        </w:rPr>
        <w:t>:</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843"/>
        <w:gridCol w:w="6662"/>
        <w:gridCol w:w="709"/>
      </w:tblGrid>
      <w:tr w:rsidR="00F74177" w:rsidRPr="000136C4" w14:paraId="367F4E88" w14:textId="77777777" w:rsidTr="007723AE">
        <w:trPr>
          <w:cantSplit/>
          <w:tblHeader/>
        </w:trPr>
        <w:tc>
          <w:tcPr>
            <w:tcW w:w="1843" w:type="dxa"/>
            <w:shd w:val="clear" w:color="auto" w:fill="99CCFF"/>
          </w:tcPr>
          <w:p w14:paraId="2CDF5C66" w14:textId="77777777" w:rsidR="00F74177" w:rsidRPr="000136C4" w:rsidRDefault="001F2144" w:rsidP="007E3BAE">
            <w:pPr>
              <w:pStyle w:val="TabelleGross"/>
              <w:rPr>
                <w:b/>
                <w:lang w:val="en-GB"/>
              </w:rPr>
            </w:pPr>
            <w:r w:rsidRPr="000136C4">
              <w:rPr>
                <w:b/>
                <w:lang w:val="en-GB"/>
              </w:rPr>
              <w:t>Identifier</w:t>
            </w:r>
          </w:p>
        </w:tc>
        <w:tc>
          <w:tcPr>
            <w:tcW w:w="6662" w:type="dxa"/>
            <w:shd w:val="clear" w:color="auto" w:fill="99CCFF"/>
          </w:tcPr>
          <w:p w14:paraId="0FE888D4" w14:textId="77777777" w:rsidR="00F74177" w:rsidRPr="000136C4" w:rsidRDefault="001F2144" w:rsidP="007E3BAE">
            <w:pPr>
              <w:pStyle w:val="TabelleGross"/>
              <w:rPr>
                <w:b/>
                <w:lang w:val="en-GB"/>
              </w:rPr>
            </w:pPr>
            <w:r w:rsidRPr="000136C4">
              <w:rPr>
                <w:b/>
                <w:lang w:val="en-GB"/>
              </w:rPr>
              <w:t>Meaning</w:t>
            </w:r>
          </w:p>
        </w:tc>
        <w:tc>
          <w:tcPr>
            <w:tcW w:w="709" w:type="dxa"/>
            <w:shd w:val="clear" w:color="auto" w:fill="99CCFF"/>
          </w:tcPr>
          <w:p w14:paraId="66D5E356" w14:textId="77777777" w:rsidR="00F74177" w:rsidRPr="000136C4" w:rsidRDefault="00E54509" w:rsidP="007E3BAE">
            <w:pPr>
              <w:pStyle w:val="TabelleGross"/>
              <w:rPr>
                <w:b/>
                <w:lang w:val="en-GB"/>
              </w:rPr>
            </w:pPr>
            <w:r w:rsidRPr="000136C4">
              <w:rPr>
                <w:b/>
                <w:lang w:val="en-GB"/>
              </w:rPr>
              <w:t>M/O</w:t>
            </w:r>
          </w:p>
        </w:tc>
      </w:tr>
      <w:tr w:rsidR="00F74177" w:rsidRPr="000136C4" w14:paraId="750B4018" w14:textId="77777777" w:rsidTr="007723AE">
        <w:trPr>
          <w:cantSplit/>
        </w:trPr>
        <w:tc>
          <w:tcPr>
            <w:tcW w:w="1843" w:type="dxa"/>
            <w:shd w:val="clear" w:color="auto" w:fill="auto"/>
          </w:tcPr>
          <w:p w14:paraId="4CF48DA6" w14:textId="77777777" w:rsidR="00F74177" w:rsidRPr="000136C4" w:rsidRDefault="00F74177" w:rsidP="00F74177">
            <w:pPr>
              <w:pStyle w:val="TabelleGross"/>
              <w:rPr>
                <w:lang w:val="en-GB"/>
              </w:rPr>
            </w:pPr>
            <w:r w:rsidRPr="000136C4">
              <w:rPr>
                <w:lang w:val="en-GB"/>
              </w:rPr>
              <w:t>name</w:t>
            </w:r>
          </w:p>
        </w:tc>
        <w:tc>
          <w:tcPr>
            <w:tcW w:w="6662" w:type="dxa"/>
            <w:shd w:val="clear" w:color="auto" w:fill="auto"/>
          </w:tcPr>
          <w:p w14:paraId="5CEAF5C4" w14:textId="77777777" w:rsidR="00F74177" w:rsidRPr="000136C4" w:rsidRDefault="00FE6C1A" w:rsidP="00F74177">
            <w:pPr>
              <w:pStyle w:val="TabelleGross"/>
              <w:rPr>
                <w:lang w:val="en-GB"/>
              </w:rPr>
            </w:pPr>
            <w:r w:rsidRPr="000136C4">
              <w:rPr>
                <w:szCs w:val="24"/>
                <w:lang w:val="en-GB"/>
              </w:rPr>
              <w:t>Name of the role</w:t>
            </w:r>
          </w:p>
        </w:tc>
        <w:tc>
          <w:tcPr>
            <w:tcW w:w="709" w:type="dxa"/>
            <w:shd w:val="clear" w:color="auto" w:fill="auto"/>
          </w:tcPr>
          <w:p w14:paraId="3CE33F96" w14:textId="77777777" w:rsidR="00F74177" w:rsidRPr="000136C4" w:rsidRDefault="00DE25C3" w:rsidP="00F74177">
            <w:pPr>
              <w:pStyle w:val="TabelleGross"/>
              <w:rPr>
                <w:lang w:val="en-GB"/>
              </w:rPr>
            </w:pPr>
            <w:r w:rsidRPr="000136C4">
              <w:rPr>
                <w:lang w:val="en-GB"/>
              </w:rPr>
              <w:t>M</w:t>
            </w:r>
          </w:p>
        </w:tc>
      </w:tr>
      <w:tr w:rsidR="00F74177" w:rsidRPr="000136C4" w14:paraId="34A88628" w14:textId="77777777" w:rsidTr="007723AE">
        <w:trPr>
          <w:cantSplit/>
        </w:trPr>
        <w:tc>
          <w:tcPr>
            <w:tcW w:w="1843" w:type="dxa"/>
            <w:shd w:val="clear" w:color="auto" w:fill="auto"/>
          </w:tcPr>
          <w:p w14:paraId="4BA6DA6B" w14:textId="77777777" w:rsidR="00F74177" w:rsidRPr="000136C4" w:rsidRDefault="00F74177" w:rsidP="00F74177">
            <w:pPr>
              <w:pStyle w:val="TabelleGross"/>
              <w:rPr>
                <w:lang w:val="en-GB"/>
              </w:rPr>
            </w:pPr>
            <w:r w:rsidRPr="000136C4">
              <w:rPr>
                <w:lang w:val="en-GB"/>
              </w:rPr>
              <w:t>admin</w:t>
            </w:r>
          </w:p>
        </w:tc>
        <w:tc>
          <w:tcPr>
            <w:tcW w:w="6662" w:type="dxa"/>
            <w:shd w:val="clear" w:color="auto" w:fill="auto"/>
          </w:tcPr>
          <w:p w14:paraId="5B1624E5" w14:textId="77777777" w:rsidR="00F74177" w:rsidRPr="000136C4" w:rsidRDefault="00FE6C1A" w:rsidP="00F74177">
            <w:pPr>
              <w:pStyle w:val="TabelleGross"/>
              <w:rPr>
                <w:lang w:val="en-GB"/>
              </w:rPr>
            </w:pPr>
            <w:r w:rsidRPr="000136C4">
              <w:rPr>
                <w:spacing w:val="-1"/>
                <w:szCs w:val="24"/>
                <w:lang w:val="en-GB"/>
              </w:rPr>
              <w:t>A</w:t>
            </w:r>
            <w:r w:rsidRPr="000136C4">
              <w:rPr>
                <w:szCs w:val="24"/>
                <w:lang w:val="en-GB"/>
              </w:rPr>
              <w:t>d</w:t>
            </w:r>
            <w:r w:rsidRPr="000136C4">
              <w:rPr>
                <w:spacing w:val="4"/>
                <w:szCs w:val="24"/>
                <w:lang w:val="en-GB"/>
              </w:rPr>
              <w:t>m</w:t>
            </w:r>
            <w:r w:rsidRPr="000136C4">
              <w:rPr>
                <w:spacing w:val="-1"/>
                <w:szCs w:val="24"/>
                <w:lang w:val="en-GB"/>
              </w:rPr>
              <w:t>i</w:t>
            </w:r>
            <w:r w:rsidRPr="000136C4">
              <w:rPr>
                <w:szCs w:val="24"/>
                <w:lang w:val="en-GB"/>
              </w:rPr>
              <w:t>n</w:t>
            </w:r>
            <w:r w:rsidRPr="000136C4">
              <w:rPr>
                <w:spacing w:val="-1"/>
                <w:szCs w:val="24"/>
                <w:lang w:val="en-GB"/>
              </w:rPr>
              <w:t>i</w:t>
            </w:r>
            <w:r w:rsidRPr="000136C4">
              <w:rPr>
                <w:spacing w:val="1"/>
                <w:szCs w:val="24"/>
                <w:lang w:val="en-GB"/>
              </w:rPr>
              <w:t>s</w:t>
            </w:r>
            <w:r w:rsidRPr="000136C4">
              <w:rPr>
                <w:szCs w:val="24"/>
                <w:lang w:val="en-GB"/>
              </w:rPr>
              <w:t>trat</w:t>
            </w:r>
            <w:r w:rsidRPr="000136C4">
              <w:rPr>
                <w:spacing w:val="-1"/>
                <w:szCs w:val="24"/>
                <w:lang w:val="en-GB"/>
              </w:rPr>
              <w:t>o</w:t>
            </w:r>
            <w:r w:rsidRPr="000136C4">
              <w:rPr>
                <w:szCs w:val="24"/>
                <w:lang w:val="en-GB"/>
              </w:rPr>
              <w:t>r</w:t>
            </w:r>
            <w:r w:rsidRPr="000136C4">
              <w:rPr>
                <w:spacing w:val="-12"/>
                <w:szCs w:val="24"/>
                <w:lang w:val="en-GB"/>
              </w:rPr>
              <w:t xml:space="preserve"> </w:t>
            </w:r>
            <w:r w:rsidRPr="000136C4">
              <w:rPr>
                <w:spacing w:val="2"/>
                <w:szCs w:val="24"/>
                <w:lang w:val="en-GB"/>
              </w:rPr>
              <w:t>of the role (user or role</w:t>
            </w:r>
            <w:r w:rsidRPr="000136C4">
              <w:rPr>
                <w:szCs w:val="24"/>
                <w:lang w:val="en-GB"/>
              </w:rPr>
              <w:t>)</w:t>
            </w:r>
          </w:p>
        </w:tc>
        <w:tc>
          <w:tcPr>
            <w:tcW w:w="709" w:type="dxa"/>
            <w:shd w:val="clear" w:color="auto" w:fill="auto"/>
          </w:tcPr>
          <w:p w14:paraId="7B923FDA" w14:textId="77777777" w:rsidR="00F74177" w:rsidRPr="000136C4" w:rsidRDefault="00DE25C3" w:rsidP="00DE25C3">
            <w:pPr>
              <w:pStyle w:val="TabelleGross"/>
              <w:rPr>
                <w:lang w:val="en-GB"/>
              </w:rPr>
            </w:pPr>
            <w:r w:rsidRPr="000136C4">
              <w:rPr>
                <w:lang w:val="en-GB"/>
              </w:rPr>
              <w:t>M</w:t>
            </w:r>
          </w:p>
        </w:tc>
      </w:tr>
      <w:tr w:rsidR="00F74177" w:rsidRPr="000136C4" w14:paraId="292B5FA9" w14:textId="77777777" w:rsidTr="007723AE">
        <w:trPr>
          <w:cantSplit/>
        </w:trPr>
        <w:tc>
          <w:tcPr>
            <w:tcW w:w="1843" w:type="dxa"/>
            <w:shd w:val="clear" w:color="auto" w:fill="auto"/>
          </w:tcPr>
          <w:p w14:paraId="402F7F07" w14:textId="77777777" w:rsidR="00F74177" w:rsidRPr="000136C4" w:rsidRDefault="00F74177" w:rsidP="00F74177">
            <w:pPr>
              <w:pStyle w:val="TabelleGross"/>
              <w:rPr>
                <w:lang w:val="en-GB"/>
              </w:rPr>
            </w:pPr>
            <w:r w:rsidRPr="000136C4">
              <w:rPr>
                <w:lang w:val="en-GB"/>
              </w:rPr>
              <w:t>description</w:t>
            </w:r>
          </w:p>
        </w:tc>
        <w:tc>
          <w:tcPr>
            <w:tcW w:w="6662" w:type="dxa"/>
            <w:shd w:val="clear" w:color="auto" w:fill="auto"/>
          </w:tcPr>
          <w:p w14:paraId="792908DB" w14:textId="77777777" w:rsidR="00F74177" w:rsidRPr="000136C4" w:rsidRDefault="00FE6C1A" w:rsidP="00F74177">
            <w:pPr>
              <w:pStyle w:val="TabelleGross"/>
              <w:rPr>
                <w:lang w:val="en-GB"/>
              </w:rPr>
            </w:pPr>
            <w:r w:rsidRPr="000136C4">
              <w:rPr>
                <w:szCs w:val="24"/>
                <w:lang w:val="en-GB"/>
              </w:rPr>
              <w:t>Description of the meaning and function of the role</w:t>
            </w:r>
          </w:p>
        </w:tc>
        <w:tc>
          <w:tcPr>
            <w:tcW w:w="709" w:type="dxa"/>
            <w:shd w:val="clear" w:color="auto" w:fill="auto"/>
          </w:tcPr>
          <w:p w14:paraId="3645A72E" w14:textId="77777777" w:rsidR="00F74177" w:rsidRPr="000136C4" w:rsidRDefault="00FE6C1A" w:rsidP="00F74177">
            <w:pPr>
              <w:pStyle w:val="TabelleGross"/>
              <w:rPr>
                <w:lang w:val="en-GB"/>
              </w:rPr>
            </w:pPr>
            <w:r w:rsidRPr="000136C4">
              <w:rPr>
                <w:lang w:val="en-GB"/>
              </w:rPr>
              <w:t>O</w:t>
            </w:r>
          </w:p>
        </w:tc>
      </w:tr>
    </w:tbl>
    <w:p w14:paraId="0001A8F8" w14:textId="77777777" w:rsidR="005524D2" w:rsidRPr="000136C4" w:rsidRDefault="005524D2" w:rsidP="005524D2">
      <w:pPr>
        <w:rPr>
          <w:rFonts w:cs="Arial"/>
          <w:lang w:val="en-GB"/>
        </w:rPr>
      </w:pPr>
    </w:p>
    <w:p w14:paraId="5ABBEC03" w14:textId="77777777" w:rsidR="005524D2" w:rsidRPr="000136C4" w:rsidRDefault="00FE6C1A" w:rsidP="00EF7B08">
      <w:pPr>
        <w:pStyle w:val="berschrift2"/>
        <w:rPr>
          <w:lang w:val="en-GB"/>
        </w:rPr>
      </w:pPr>
      <w:bookmarkStart w:id="90" w:name="_Toc423960740"/>
      <w:r w:rsidRPr="000136C4">
        <w:rPr>
          <w:lang w:val="en-GB"/>
        </w:rPr>
        <w:t>Privilege level metadata</w:t>
      </w:r>
      <w:bookmarkEnd w:id="90"/>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7425"/>
        <w:gridCol w:w="709"/>
      </w:tblGrid>
      <w:tr w:rsidR="00610AD7" w:rsidRPr="000136C4" w14:paraId="63435879" w14:textId="77777777" w:rsidTr="007723AE">
        <w:trPr>
          <w:cantSplit/>
          <w:tblHeader/>
        </w:trPr>
        <w:tc>
          <w:tcPr>
            <w:tcW w:w="1080" w:type="dxa"/>
            <w:shd w:val="clear" w:color="auto" w:fill="99CCFF"/>
          </w:tcPr>
          <w:p w14:paraId="765A1896" w14:textId="77777777" w:rsidR="00610AD7" w:rsidRPr="000136C4" w:rsidRDefault="00610AD7" w:rsidP="00BF7410">
            <w:pPr>
              <w:pStyle w:val="TabelleGross"/>
              <w:rPr>
                <w:b/>
                <w:lang w:val="en-GB"/>
              </w:rPr>
            </w:pPr>
            <w:r w:rsidRPr="000136C4">
              <w:rPr>
                <w:b/>
                <w:lang w:val="en-GB"/>
              </w:rPr>
              <w:t>ID</w:t>
            </w:r>
          </w:p>
        </w:tc>
        <w:tc>
          <w:tcPr>
            <w:tcW w:w="7425" w:type="dxa"/>
            <w:shd w:val="clear" w:color="auto" w:fill="99CCFF"/>
          </w:tcPr>
          <w:p w14:paraId="796E36F6" w14:textId="77777777" w:rsidR="00610AD7" w:rsidRPr="000136C4" w:rsidRDefault="00E54509" w:rsidP="00BF7410">
            <w:pPr>
              <w:pStyle w:val="TabelleGross"/>
              <w:rPr>
                <w:b/>
                <w:lang w:val="en-GB"/>
              </w:rPr>
            </w:pPr>
            <w:r w:rsidRPr="000136C4">
              <w:rPr>
                <w:b/>
                <w:lang w:val="en-GB"/>
              </w:rPr>
              <w:t>Description of requirement</w:t>
            </w:r>
          </w:p>
        </w:tc>
        <w:tc>
          <w:tcPr>
            <w:tcW w:w="709" w:type="dxa"/>
            <w:shd w:val="clear" w:color="auto" w:fill="99CCFF"/>
          </w:tcPr>
          <w:p w14:paraId="143F80F8" w14:textId="77777777" w:rsidR="00610AD7" w:rsidRPr="000136C4" w:rsidRDefault="00E54509" w:rsidP="00BF7410">
            <w:pPr>
              <w:pStyle w:val="TabelleGross"/>
              <w:rPr>
                <w:b/>
                <w:lang w:val="en-GB"/>
              </w:rPr>
            </w:pPr>
            <w:r w:rsidRPr="000136C4">
              <w:rPr>
                <w:b/>
                <w:lang w:val="en-GB"/>
              </w:rPr>
              <w:t>M/O</w:t>
            </w:r>
          </w:p>
        </w:tc>
      </w:tr>
      <w:tr w:rsidR="00610AD7" w:rsidRPr="000136C4" w14:paraId="2D803BCE" w14:textId="77777777" w:rsidTr="007723AE">
        <w:trPr>
          <w:cantSplit/>
        </w:trPr>
        <w:tc>
          <w:tcPr>
            <w:tcW w:w="1080" w:type="dxa"/>
            <w:shd w:val="clear" w:color="auto" w:fill="auto"/>
          </w:tcPr>
          <w:p w14:paraId="29A60482" w14:textId="402F4D56" w:rsidR="00610AD7" w:rsidRPr="000136C4" w:rsidRDefault="00610AD7" w:rsidP="000E1819">
            <w:pPr>
              <w:pStyle w:val="TabelleGross"/>
              <w:rPr>
                <w:sz w:val="16"/>
                <w:szCs w:val="16"/>
                <w:lang w:val="en-GB"/>
              </w:rPr>
            </w:pPr>
            <w:r w:rsidRPr="000136C4">
              <w:rPr>
                <w:lang w:val="en-GB"/>
              </w:rPr>
              <w:t>M_5.</w:t>
            </w:r>
            <w:r w:rsidR="00FB7A95">
              <w:rPr>
                <w:lang w:val="en-GB"/>
              </w:rPr>
              <w:t>20</w:t>
            </w:r>
            <w:r w:rsidRPr="000136C4">
              <w:rPr>
                <w:lang w:val="en-GB"/>
              </w:rPr>
              <w:t>-1</w:t>
            </w:r>
          </w:p>
        </w:tc>
        <w:tc>
          <w:tcPr>
            <w:tcW w:w="7425" w:type="dxa"/>
            <w:shd w:val="clear" w:color="auto" w:fill="auto"/>
          </w:tcPr>
          <w:p w14:paraId="6107ADF1" w14:textId="77777777" w:rsidR="00610AD7" w:rsidRPr="000136C4" w:rsidRDefault="00FE6C1A" w:rsidP="00610AD7">
            <w:pPr>
              <w:pStyle w:val="TabelleGross"/>
              <w:rPr>
                <w:lang w:val="en-GB"/>
              </w:rPr>
            </w:pPr>
            <w:r w:rsidRPr="000136C4">
              <w:rPr>
                <w:szCs w:val="24"/>
                <w:lang w:val="en-GB"/>
              </w:rPr>
              <w:t>The privilege metadata can be archived in the</w:t>
            </w:r>
            <w:r w:rsidRPr="000136C4">
              <w:rPr>
                <w:spacing w:val="-2"/>
                <w:szCs w:val="24"/>
                <w:lang w:val="en-GB"/>
              </w:rPr>
              <w:t xml:space="preserve"> </w:t>
            </w:r>
            <w:r w:rsidRPr="000136C4">
              <w:rPr>
                <w:rFonts w:ascii="Courier New" w:hAnsi="Courier New"/>
                <w:szCs w:val="24"/>
                <w:lang w:val="en-GB"/>
              </w:rPr>
              <w:t>metadata.xml</w:t>
            </w:r>
            <w:r w:rsidRPr="000136C4">
              <w:rPr>
                <w:spacing w:val="-64"/>
                <w:szCs w:val="24"/>
                <w:lang w:val="en-GB"/>
              </w:rPr>
              <w:t xml:space="preserve"> </w:t>
            </w:r>
            <w:r w:rsidRPr="000136C4">
              <w:rPr>
                <w:szCs w:val="24"/>
                <w:lang w:val="en-GB"/>
              </w:rPr>
              <w:t>file</w:t>
            </w:r>
          </w:p>
        </w:tc>
        <w:tc>
          <w:tcPr>
            <w:tcW w:w="709" w:type="dxa"/>
            <w:shd w:val="clear" w:color="auto" w:fill="auto"/>
          </w:tcPr>
          <w:p w14:paraId="7EA8D1A9" w14:textId="77777777" w:rsidR="00610AD7" w:rsidRPr="000136C4" w:rsidRDefault="00FE6C1A" w:rsidP="00BF7410">
            <w:pPr>
              <w:pStyle w:val="TabelleGross"/>
              <w:rPr>
                <w:lang w:val="en-GB"/>
              </w:rPr>
            </w:pPr>
            <w:r w:rsidRPr="000136C4">
              <w:rPr>
                <w:lang w:val="en-GB"/>
              </w:rPr>
              <w:t>O</w:t>
            </w:r>
          </w:p>
        </w:tc>
      </w:tr>
    </w:tbl>
    <w:p w14:paraId="2B83079B" w14:textId="77777777" w:rsidR="000C0602" w:rsidRPr="000136C4" w:rsidRDefault="000C0602" w:rsidP="000C0602">
      <w:pPr>
        <w:rPr>
          <w:rFonts w:cs="Arial"/>
          <w:lang w:val="en-GB"/>
        </w:rPr>
      </w:pPr>
    </w:p>
    <w:p w14:paraId="5CC7A0DF" w14:textId="77777777" w:rsidR="00F74177" w:rsidRPr="000136C4" w:rsidRDefault="00FE6C1A" w:rsidP="00F74177">
      <w:pPr>
        <w:rPr>
          <w:rFonts w:cs="Arial"/>
          <w:lang w:val="en-GB"/>
        </w:rPr>
      </w:pPr>
      <w:r w:rsidRPr="000136C4">
        <w:rPr>
          <w:spacing w:val="-1"/>
          <w:szCs w:val="24"/>
          <w:lang w:val="en-GB"/>
        </w:rPr>
        <w:t xml:space="preserve">The following privilege metadata are stored in the </w:t>
      </w:r>
      <w:r w:rsidRPr="000136C4">
        <w:rPr>
          <w:rFonts w:ascii="Courier New" w:hAnsi="Courier New"/>
          <w:szCs w:val="24"/>
          <w:lang w:val="en-GB"/>
        </w:rPr>
        <w:t>metadata.xml</w:t>
      </w:r>
      <w:r w:rsidRPr="000136C4">
        <w:rPr>
          <w:spacing w:val="-73"/>
          <w:szCs w:val="24"/>
          <w:lang w:val="en-GB"/>
        </w:rPr>
        <w:t xml:space="preserve"> </w:t>
      </w:r>
      <w:r w:rsidRPr="000136C4">
        <w:rPr>
          <w:spacing w:val="2"/>
          <w:szCs w:val="24"/>
          <w:lang w:val="en-GB"/>
        </w:rPr>
        <w:t>file</w:t>
      </w:r>
      <w:r w:rsidRPr="000136C4">
        <w:rPr>
          <w:spacing w:val="1"/>
          <w:szCs w:val="24"/>
          <w:lang w:val="en-GB"/>
        </w:rPr>
        <w:t>:</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843"/>
        <w:gridCol w:w="6662"/>
        <w:gridCol w:w="709"/>
      </w:tblGrid>
      <w:tr w:rsidR="00F74177" w:rsidRPr="000136C4" w14:paraId="5088E048" w14:textId="77777777" w:rsidTr="007723AE">
        <w:trPr>
          <w:cantSplit/>
          <w:tblHeader/>
        </w:trPr>
        <w:tc>
          <w:tcPr>
            <w:tcW w:w="1843" w:type="dxa"/>
            <w:shd w:val="clear" w:color="auto" w:fill="99CCFF"/>
          </w:tcPr>
          <w:p w14:paraId="71736380" w14:textId="77777777" w:rsidR="00F74177" w:rsidRPr="000136C4" w:rsidRDefault="001F2144" w:rsidP="007E3BAE">
            <w:pPr>
              <w:pStyle w:val="TabelleGross"/>
              <w:rPr>
                <w:b/>
                <w:lang w:val="en-GB"/>
              </w:rPr>
            </w:pPr>
            <w:r w:rsidRPr="000136C4">
              <w:rPr>
                <w:b/>
                <w:lang w:val="en-GB"/>
              </w:rPr>
              <w:t>Identifier</w:t>
            </w:r>
          </w:p>
        </w:tc>
        <w:tc>
          <w:tcPr>
            <w:tcW w:w="6662" w:type="dxa"/>
            <w:shd w:val="clear" w:color="auto" w:fill="99CCFF"/>
          </w:tcPr>
          <w:p w14:paraId="72BD1331" w14:textId="77777777" w:rsidR="00F74177" w:rsidRPr="000136C4" w:rsidRDefault="001F2144" w:rsidP="007E3BAE">
            <w:pPr>
              <w:pStyle w:val="TabelleGross"/>
              <w:rPr>
                <w:b/>
                <w:lang w:val="en-GB"/>
              </w:rPr>
            </w:pPr>
            <w:r w:rsidRPr="000136C4">
              <w:rPr>
                <w:b/>
                <w:lang w:val="en-GB"/>
              </w:rPr>
              <w:t>Meaning</w:t>
            </w:r>
          </w:p>
        </w:tc>
        <w:tc>
          <w:tcPr>
            <w:tcW w:w="709" w:type="dxa"/>
            <w:shd w:val="clear" w:color="auto" w:fill="99CCFF"/>
          </w:tcPr>
          <w:p w14:paraId="5A963C01" w14:textId="77777777" w:rsidR="00F74177" w:rsidRPr="000136C4" w:rsidRDefault="00E54509" w:rsidP="007E3BAE">
            <w:pPr>
              <w:pStyle w:val="TabelleGross"/>
              <w:rPr>
                <w:b/>
                <w:lang w:val="en-GB"/>
              </w:rPr>
            </w:pPr>
            <w:r w:rsidRPr="000136C4">
              <w:rPr>
                <w:b/>
                <w:lang w:val="en-GB"/>
              </w:rPr>
              <w:t>M/O</w:t>
            </w:r>
          </w:p>
        </w:tc>
      </w:tr>
      <w:tr w:rsidR="00F74177" w:rsidRPr="000136C4" w14:paraId="5B0D680A" w14:textId="77777777" w:rsidTr="007723AE">
        <w:trPr>
          <w:cantSplit/>
        </w:trPr>
        <w:tc>
          <w:tcPr>
            <w:tcW w:w="1843" w:type="dxa"/>
            <w:shd w:val="clear" w:color="auto" w:fill="auto"/>
          </w:tcPr>
          <w:p w14:paraId="2E1115E8" w14:textId="77777777" w:rsidR="00F74177" w:rsidRPr="000136C4" w:rsidRDefault="00F74177" w:rsidP="00F74177">
            <w:pPr>
              <w:pStyle w:val="TabelleGross"/>
              <w:rPr>
                <w:lang w:val="en-GB"/>
              </w:rPr>
            </w:pPr>
            <w:r w:rsidRPr="000136C4">
              <w:rPr>
                <w:lang w:val="en-GB"/>
              </w:rPr>
              <w:lastRenderedPageBreak/>
              <w:t>type</w:t>
            </w:r>
          </w:p>
        </w:tc>
        <w:tc>
          <w:tcPr>
            <w:tcW w:w="6662" w:type="dxa"/>
            <w:shd w:val="clear" w:color="auto" w:fill="auto"/>
          </w:tcPr>
          <w:p w14:paraId="60822066" w14:textId="77777777" w:rsidR="00F74177" w:rsidRPr="000136C4" w:rsidRDefault="00FE6C1A" w:rsidP="00F74177">
            <w:pPr>
              <w:pStyle w:val="TabelleGross"/>
              <w:rPr>
                <w:lang w:val="en-GB"/>
              </w:rPr>
            </w:pPr>
            <w:r w:rsidRPr="000136C4">
              <w:rPr>
                <w:spacing w:val="-1"/>
                <w:szCs w:val="24"/>
                <w:lang w:val="en-GB"/>
              </w:rPr>
              <w:t>P</w:t>
            </w:r>
            <w:r w:rsidRPr="000136C4">
              <w:rPr>
                <w:spacing w:val="1"/>
                <w:szCs w:val="24"/>
                <w:lang w:val="en-GB"/>
              </w:rPr>
              <w:t>ri</w:t>
            </w:r>
            <w:r w:rsidRPr="000136C4">
              <w:rPr>
                <w:spacing w:val="-1"/>
                <w:szCs w:val="24"/>
                <w:lang w:val="en-GB"/>
              </w:rPr>
              <w:t>v</w:t>
            </w:r>
            <w:r w:rsidRPr="000136C4">
              <w:rPr>
                <w:spacing w:val="1"/>
                <w:szCs w:val="24"/>
                <w:lang w:val="en-GB"/>
              </w:rPr>
              <w:t>i</w:t>
            </w:r>
            <w:r w:rsidRPr="000136C4">
              <w:rPr>
                <w:spacing w:val="-1"/>
                <w:szCs w:val="24"/>
                <w:lang w:val="en-GB"/>
              </w:rPr>
              <w:t>l</w:t>
            </w:r>
            <w:r w:rsidRPr="000136C4">
              <w:rPr>
                <w:szCs w:val="24"/>
                <w:lang w:val="en-GB"/>
              </w:rPr>
              <w:t>ege granted (e.g.</w:t>
            </w:r>
            <w:r w:rsidRPr="000136C4">
              <w:rPr>
                <w:spacing w:val="-2"/>
                <w:szCs w:val="24"/>
                <w:lang w:val="en-GB"/>
              </w:rPr>
              <w:t xml:space="preserve"> </w:t>
            </w:r>
            <w:r w:rsidRPr="000136C4">
              <w:rPr>
                <w:spacing w:val="-1"/>
                <w:szCs w:val="24"/>
                <w:lang w:val="en-GB"/>
              </w:rPr>
              <w:t>S</w:t>
            </w:r>
            <w:r w:rsidRPr="000136C4">
              <w:rPr>
                <w:spacing w:val="1"/>
                <w:szCs w:val="24"/>
                <w:lang w:val="en-GB"/>
              </w:rPr>
              <w:t>E</w:t>
            </w:r>
            <w:r w:rsidRPr="000136C4">
              <w:rPr>
                <w:szCs w:val="24"/>
                <w:lang w:val="en-GB"/>
              </w:rPr>
              <w:t>L</w:t>
            </w:r>
            <w:r w:rsidRPr="000136C4">
              <w:rPr>
                <w:spacing w:val="-1"/>
                <w:szCs w:val="24"/>
                <w:lang w:val="en-GB"/>
              </w:rPr>
              <w:t>E</w:t>
            </w:r>
            <w:r w:rsidRPr="000136C4">
              <w:rPr>
                <w:szCs w:val="24"/>
                <w:lang w:val="en-GB"/>
              </w:rPr>
              <w:t>C</w:t>
            </w:r>
            <w:r w:rsidRPr="000136C4">
              <w:rPr>
                <w:spacing w:val="3"/>
                <w:szCs w:val="24"/>
                <w:lang w:val="en-GB"/>
              </w:rPr>
              <w:t>T</w:t>
            </w:r>
            <w:r w:rsidRPr="000136C4">
              <w:rPr>
                <w:szCs w:val="24"/>
                <w:lang w:val="en-GB"/>
              </w:rPr>
              <w:t>)</w:t>
            </w:r>
          </w:p>
        </w:tc>
        <w:tc>
          <w:tcPr>
            <w:tcW w:w="709" w:type="dxa"/>
            <w:shd w:val="clear" w:color="auto" w:fill="auto"/>
          </w:tcPr>
          <w:p w14:paraId="7B21CEF4" w14:textId="77777777" w:rsidR="00F74177" w:rsidRPr="000136C4" w:rsidRDefault="00F74177" w:rsidP="00F74177">
            <w:pPr>
              <w:pStyle w:val="TabelleGross"/>
              <w:rPr>
                <w:lang w:val="en-GB"/>
              </w:rPr>
            </w:pPr>
            <w:r w:rsidRPr="000136C4">
              <w:rPr>
                <w:lang w:val="en-GB"/>
              </w:rPr>
              <w:t>M</w:t>
            </w:r>
          </w:p>
        </w:tc>
      </w:tr>
      <w:tr w:rsidR="00F74177" w:rsidRPr="000136C4" w14:paraId="4EFFF326" w14:textId="77777777" w:rsidTr="007723AE">
        <w:trPr>
          <w:cantSplit/>
        </w:trPr>
        <w:tc>
          <w:tcPr>
            <w:tcW w:w="1843" w:type="dxa"/>
            <w:shd w:val="clear" w:color="auto" w:fill="auto"/>
          </w:tcPr>
          <w:p w14:paraId="2C5D3C26" w14:textId="77777777" w:rsidR="00F74177" w:rsidRPr="000136C4" w:rsidRDefault="00F74177" w:rsidP="00F74177">
            <w:pPr>
              <w:pStyle w:val="TabelleGross"/>
              <w:rPr>
                <w:lang w:val="en-GB"/>
              </w:rPr>
            </w:pPr>
            <w:r w:rsidRPr="000136C4">
              <w:rPr>
                <w:lang w:val="en-GB"/>
              </w:rPr>
              <w:t>object</w:t>
            </w:r>
          </w:p>
        </w:tc>
        <w:tc>
          <w:tcPr>
            <w:tcW w:w="6662" w:type="dxa"/>
            <w:shd w:val="clear" w:color="auto" w:fill="auto"/>
          </w:tcPr>
          <w:p w14:paraId="0FD94298" w14:textId="77777777" w:rsidR="00F74177" w:rsidRPr="000136C4" w:rsidRDefault="00FE6C1A" w:rsidP="00F74177">
            <w:pPr>
              <w:pStyle w:val="TabelleGross"/>
              <w:rPr>
                <w:lang w:val="en-GB"/>
              </w:rPr>
            </w:pPr>
            <w:r w:rsidRPr="000136C4">
              <w:rPr>
                <w:szCs w:val="24"/>
                <w:lang w:val="en-GB"/>
              </w:rPr>
              <w:t>Object to which the privilege is to be applied</w:t>
            </w:r>
          </w:p>
        </w:tc>
        <w:tc>
          <w:tcPr>
            <w:tcW w:w="709" w:type="dxa"/>
            <w:shd w:val="clear" w:color="auto" w:fill="auto"/>
          </w:tcPr>
          <w:p w14:paraId="1CDC6AF5" w14:textId="77777777" w:rsidR="00F74177" w:rsidRPr="000136C4" w:rsidRDefault="00FE6C1A" w:rsidP="00F74177">
            <w:pPr>
              <w:pStyle w:val="TabelleGross"/>
              <w:rPr>
                <w:lang w:val="en-GB"/>
              </w:rPr>
            </w:pPr>
            <w:r w:rsidRPr="000136C4">
              <w:rPr>
                <w:lang w:val="en-GB"/>
              </w:rPr>
              <w:t>O</w:t>
            </w:r>
          </w:p>
        </w:tc>
      </w:tr>
      <w:tr w:rsidR="00F74177" w:rsidRPr="000136C4" w14:paraId="3A34BC08" w14:textId="77777777" w:rsidTr="007723AE">
        <w:trPr>
          <w:cantSplit/>
        </w:trPr>
        <w:tc>
          <w:tcPr>
            <w:tcW w:w="1843" w:type="dxa"/>
            <w:shd w:val="clear" w:color="auto" w:fill="auto"/>
          </w:tcPr>
          <w:p w14:paraId="4C1FD0D8" w14:textId="77777777" w:rsidR="00F74177" w:rsidRPr="000136C4" w:rsidRDefault="00F74177" w:rsidP="00F74177">
            <w:pPr>
              <w:pStyle w:val="TabelleGross"/>
              <w:rPr>
                <w:lang w:val="en-GB"/>
              </w:rPr>
            </w:pPr>
            <w:r w:rsidRPr="000136C4">
              <w:rPr>
                <w:lang w:val="en-GB"/>
              </w:rPr>
              <w:t>grantor</w:t>
            </w:r>
          </w:p>
        </w:tc>
        <w:tc>
          <w:tcPr>
            <w:tcW w:w="6662" w:type="dxa"/>
            <w:shd w:val="clear" w:color="auto" w:fill="auto"/>
          </w:tcPr>
          <w:p w14:paraId="7B9BD8B7" w14:textId="77777777" w:rsidR="00F74177" w:rsidRPr="000136C4" w:rsidRDefault="00FE6C1A" w:rsidP="00F74177">
            <w:pPr>
              <w:pStyle w:val="TabelleGross"/>
              <w:rPr>
                <w:lang w:val="en-GB"/>
              </w:rPr>
            </w:pPr>
            <w:r w:rsidRPr="000136C4">
              <w:rPr>
                <w:szCs w:val="24"/>
                <w:lang w:val="en-GB"/>
              </w:rPr>
              <w:t>Authorised grantor of the privilege</w:t>
            </w:r>
          </w:p>
        </w:tc>
        <w:tc>
          <w:tcPr>
            <w:tcW w:w="709" w:type="dxa"/>
            <w:shd w:val="clear" w:color="auto" w:fill="auto"/>
          </w:tcPr>
          <w:p w14:paraId="24D5D40D" w14:textId="77777777" w:rsidR="00F74177" w:rsidRPr="000136C4" w:rsidRDefault="00F74177" w:rsidP="00F74177">
            <w:pPr>
              <w:pStyle w:val="TabelleGross"/>
              <w:rPr>
                <w:lang w:val="en-GB"/>
              </w:rPr>
            </w:pPr>
            <w:r w:rsidRPr="000136C4">
              <w:rPr>
                <w:lang w:val="en-GB"/>
              </w:rPr>
              <w:t>M</w:t>
            </w:r>
          </w:p>
        </w:tc>
      </w:tr>
      <w:tr w:rsidR="00F74177" w:rsidRPr="000136C4" w14:paraId="2736014F" w14:textId="77777777" w:rsidTr="007723AE">
        <w:trPr>
          <w:cantSplit/>
        </w:trPr>
        <w:tc>
          <w:tcPr>
            <w:tcW w:w="1843" w:type="dxa"/>
            <w:shd w:val="clear" w:color="auto" w:fill="auto"/>
          </w:tcPr>
          <w:p w14:paraId="141E596C" w14:textId="77777777" w:rsidR="00F74177" w:rsidRPr="000136C4" w:rsidRDefault="00F74177" w:rsidP="00F74177">
            <w:pPr>
              <w:pStyle w:val="TabelleGross"/>
              <w:rPr>
                <w:lang w:val="en-GB"/>
              </w:rPr>
            </w:pPr>
            <w:r w:rsidRPr="000136C4">
              <w:rPr>
                <w:lang w:val="en-GB"/>
              </w:rPr>
              <w:t>grantee</w:t>
            </w:r>
          </w:p>
        </w:tc>
        <w:tc>
          <w:tcPr>
            <w:tcW w:w="6662" w:type="dxa"/>
            <w:shd w:val="clear" w:color="auto" w:fill="auto"/>
          </w:tcPr>
          <w:p w14:paraId="6B5947E4" w14:textId="77777777" w:rsidR="00F74177" w:rsidRPr="000136C4" w:rsidRDefault="00FE6C1A" w:rsidP="00F74177">
            <w:pPr>
              <w:pStyle w:val="TabelleGross"/>
              <w:rPr>
                <w:lang w:val="en-GB"/>
              </w:rPr>
            </w:pPr>
            <w:r w:rsidRPr="000136C4">
              <w:rPr>
                <w:szCs w:val="24"/>
                <w:lang w:val="en-GB"/>
              </w:rPr>
              <w:t>Recipient of the privilege (user or role)</w:t>
            </w:r>
          </w:p>
        </w:tc>
        <w:tc>
          <w:tcPr>
            <w:tcW w:w="709" w:type="dxa"/>
            <w:shd w:val="clear" w:color="auto" w:fill="auto"/>
          </w:tcPr>
          <w:p w14:paraId="5B27F6DA" w14:textId="77777777" w:rsidR="00F74177" w:rsidRPr="000136C4" w:rsidRDefault="00F74177" w:rsidP="00F74177">
            <w:pPr>
              <w:pStyle w:val="TabelleGross"/>
              <w:rPr>
                <w:lang w:val="en-GB"/>
              </w:rPr>
            </w:pPr>
            <w:r w:rsidRPr="000136C4">
              <w:rPr>
                <w:lang w:val="en-GB"/>
              </w:rPr>
              <w:t>M</w:t>
            </w:r>
          </w:p>
        </w:tc>
      </w:tr>
      <w:tr w:rsidR="00F74177" w:rsidRPr="000136C4" w14:paraId="051F2920" w14:textId="77777777" w:rsidTr="007723AE">
        <w:trPr>
          <w:cantSplit/>
        </w:trPr>
        <w:tc>
          <w:tcPr>
            <w:tcW w:w="1843" w:type="dxa"/>
            <w:shd w:val="clear" w:color="auto" w:fill="auto"/>
          </w:tcPr>
          <w:p w14:paraId="5DDCEDB1" w14:textId="77777777" w:rsidR="00F74177" w:rsidRPr="000136C4" w:rsidRDefault="00F74177" w:rsidP="00F74177">
            <w:pPr>
              <w:pStyle w:val="TabelleGross"/>
              <w:rPr>
                <w:lang w:val="en-GB"/>
              </w:rPr>
            </w:pPr>
            <w:r w:rsidRPr="000136C4">
              <w:rPr>
                <w:lang w:val="en-GB"/>
              </w:rPr>
              <w:t>option</w:t>
            </w:r>
          </w:p>
        </w:tc>
        <w:tc>
          <w:tcPr>
            <w:tcW w:w="6662" w:type="dxa"/>
            <w:shd w:val="clear" w:color="auto" w:fill="auto"/>
          </w:tcPr>
          <w:p w14:paraId="7F978FC4" w14:textId="77777777" w:rsidR="00F74177" w:rsidRPr="000136C4" w:rsidRDefault="00FE6C1A" w:rsidP="00F74177">
            <w:pPr>
              <w:pStyle w:val="TabelleGross"/>
              <w:rPr>
                <w:lang w:val="en-GB"/>
              </w:rPr>
            </w:pPr>
            <w:r w:rsidRPr="000136C4">
              <w:rPr>
                <w:spacing w:val="1"/>
                <w:szCs w:val="24"/>
                <w:lang w:val="en-GB"/>
              </w:rPr>
              <w:t>Gr</w:t>
            </w:r>
            <w:r w:rsidRPr="000136C4">
              <w:rPr>
                <w:szCs w:val="24"/>
                <w:lang w:val="en-GB"/>
              </w:rPr>
              <w:t>a</w:t>
            </w:r>
            <w:r w:rsidRPr="000136C4">
              <w:rPr>
                <w:spacing w:val="-1"/>
                <w:szCs w:val="24"/>
                <w:lang w:val="en-GB"/>
              </w:rPr>
              <w:t>n</w:t>
            </w:r>
            <w:r w:rsidRPr="000136C4">
              <w:rPr>
                <w:spacing w:val="1"/>
                <w:szCs w:val="24"/>
                <w:lang w:val="en-GB"/>
              </w:rPr>
              <w:t>t o</w:t>
            </w:r>
            <w:r w:rsidRPr="000136C4">
              <w:rPr>
                <w:szCs w:val="24"/>
                <w:lang w:val="en-GB"/>
              </w:rPr>
              <w:t>pt</w:t>
            </w:r>
            <w:r w:rsidRPr="000136C4">
              <w:rPr>
                <w:spacing w:val="-2"/>
                <w:szCs w:val="24"/>
                <w:lang w:val="en-GB"/>
              </w:rPr>
              <w:t>i</w:t>
            </w:r>
            <w:r w:rsidRPr="000136C4">
              <w:rPr>
                <w:spacing w:val="2"/>
                <w:szCs w:val="24"/>
                <w:lang w:val="en-GB"/>
              </w:rPr>
              <w:t>o</w:t>
            </w:r>
            <w:r w:rsidRPr="000136C4">
              <w:rPr>
                <w:szCs w:val="24"/>
                <w:lang w:val="en-GB"/>
              </w:rPr>
              <w:t>n</w:t>
            </w:r>
            <w:r w:rsidRPr="000136C4">
              <w:rPr>
                <w:spacing w:val="-12"/>
                <w:szCs w:val="24"/>
                <w:lang w:val="en-GB"/>
              </w:rPr>
              <w:t xml:space="preserve"> </w:t>
            </w:r>
            <w:r w:rsidRPr="000136C4">
              <w:rPr>
                <w:szCs w:val="24"/>
                <w:lang w:val="en-GB"/>
              </w:rPr>
              <w:t>(A</w:t>
            </w:r>
            <w:r w:rsidRPr="000136C4">
              <w:rPr>
                <w:spacing w:val="2"/>
                <w:szCs w:val="24"/>
                <w:lang w:val="en-GB"/>
              </w:rPr>
              <w:t>D</w:t>
            </w:r>
            <w:r w:rsidRPr="000136C4">
              <w:rPr>
                <w:szCs w:val="24"/>
                <w:lang w:val="en-GB"/>
              </w:rPr>
              <w:t>MIN</w:t>
            </w:r>
            <w:r w:rsidRPr="000136C4">
              <w:rPr>
                <w:spacing w:val="-6"/>
                <w:szCs w:val="24"/>
                <w:lang w:val="en-GB"/>
              </w:rPr>
              <w:t xml:space="preserve"> </w:t>
            </w:r>
            <w:r w:rsidRPr="000136C4">
              <w:rPr>
                <w:szCs w:val="24"/>
                <w:lang w:val="en-GB"/>
              </w:rPr>
              <w:t>or</w:t>
            </w:r>
            <w:r w:rsidRPr="000136C4">
              <w:rPr>
                <w:spacing w:val="-2"/>
                <w:szCs w:val="24"/>
                <w:lang w:val="en-GB"/>
              </w:rPr>
              <w:t xml:space="preserve"> </w:t>
            </w:r>
            <w:r w:rsidRPr="000136C4">
              <w:rPr>
                <w:spacing w:val="1"/>
                <w:szCs w:val="24"/>
                <w:lang w:val="en-GB"/>
              </w:rPr>
              <w:t>G</w:t>
            </w:r>
            <w:r w:rsidRPr="000136C4">
              <w:rPr>
                <w:szCs w:val="24"/>
                <w:lang w:val="en-GB"/>
              </w:rPr>
              <w:t>R</w:t>
            </w:r>
            <w:r w:rsidRPr="000136C4">
              <w:rPr>
                <w:spacing w:val="-1"/>
                <w:szCs w:val="24"/>
                <w:lang w:val="en-GB"/>
              </w:rPr>
              <w:t>A</w:t>
            </w:r>
            <w:r w:rsidRPr="000136C4">
              <w:rPr>
                <w:szCs w:val="24"/>
                <w:lang w:val="en-GB"/>
              </w:rPr>
              <w:t>N</w:t>
            </w:r>
            <w:r w:rsidRPr="000136C4">
              <w:rPr>
                <w:spacing w:val="3"/>
                <w:szCs w:val="24"/>
                <w:lang w:val="en-GB"/>
              </w:rPr>
              <w:t>T</w:t>
            </w:r>
            <w:r w:rsidRPr="000136C4">
              <w:rPr>
                <w:szCs w:val="24"/>
                <w:lang w:val="en-GB"/>
              </w:rPr>
              <w:t>)</w:t>
            </w:r>
          </w:p>
        </w:tc>
        <w:tc>
          <w:tcPr>
            <w:tcW w:w="709" w:type="dxa"/>
            <w:shd w:val="clear" w:color="auto" w:fill="auto"/>
          </w:tcPr>
          <w:p w14:paraId="747344B1" w14:textId="77777777" w:rsidR="00F74177" w:rsidRPr="000136C4" w:rsidRDefault="00FE6C1A" w:rsidP="00F74177">
            <w:pPr>
              <w:pStyle w:val="TabelleGross"/>
              <w:rPr>
                <w:lang w:val="en-GB"/>
              </w:rPr>
            </w:pPr>
            <w:r w:rsidRPr="000136C4">
              <w:rPr>
                <w:lang w:val="en-GB"/>
              </w:rPr>
              <w:t>O</w:t>
            </w:r>
          </w:p>
        </w:tc>
      </w:tr>
      <w:tr w:rsidR="00F74177" w:rsidRPr="000136C4" w14:paraId="09861B9D" w14:textId="77777777" w:rsidTr="007723AE">
        <w:trPr>
          <w:cantSplit/>
        </w:trPr>
        <w:tc>
          <w:tcPr>
            <w:tcW w:w="1843" w:type="dxa"/>
            <w:shd w:val="clear" w:color="auto" w:fill="auto"/>
          </w:tcPr>
          <w:p w14:paraId="1779569E" w14:textId="77777777" w:rsidR="00F74177" w:rsidRPr="000136C4" w:rsidRDefault="00F74177" w:rsidP="00F74177">
            <w:pPr>
              <w:pStyle w:val="TabelleGross"/>
              <w:rPr>
                <w:lang w:val="en-GB"/>
              </w:rPr>
            </w:pPr>
            <w:r w:rsidRPr="000136C4">
              <w:rPr>
                <w:lang w:val="en-GB"/>
              </w:rPr>
              <w:t>description</w:t>
            </w:r>
          </w:p>
        </w:tc>
        <w:tc>
          <w:tcPr>
            <w:tcW w:w="6662" w:type="dxa"/>
            <w:shd w:val="clear" w:color="auto" w:fill="auto"/>
          </w:tcPr>
          <w:p w14:paraId="24FCA266" w14:textId="77777777" w:rsidR="00F74177" w:rsidRPr="000136C4" w:rsidRDefault="00FE6C1A" w:rsidP="00F74177">
            <w:pPr>
              <w:pStyle w:val="TabelleGross"/>
              <w:rPr>
                <w:lang w:val="en-GB"/>
              </w:rPr>
            </w:pPr>
            <w:r w:rsidRPr="000136C4">
              <w:rPr>
                <w:szCs w:val="24"/>
                <w:lang w:val="en-GB"/>
              </w:rPr>
              <w:t>Description of the significance and function of the grant</w:t>
            </w:r>
          </w:p>
        </w:tc>
        <w:tc>
          <w:tcPr>
            <w:tcW w:w="709" w:type="dxa"/>
            <w:shd w:val="clear" w:color="auto" w:fill="auto"/>
          </w:tcPr>
          <w:p w14:paraId="0AEEE2F9" w14:textId="77777777" w:rsidR="00F74177" w:rsidRPr="000136C4" w:rsidRDefault="00FE6C1A" w:rsidP="00F74177">
            <w:pPr>
              <w:pStyle w:val="TabelleGross"/>
              <w:rPr>
                <w:lang w:val="en-GB"/>
              </w:rPr>
            </w:pPr>
            <w:r w:rsidRPr="000136C4">
              <w:rPr>
                <w:lang w:val="en-GB"/>
              </w:rPr>
              <w:t>O</w:t>
            </w:r>
          </w:p>
        </w:tc>
      </w:tr>
    </w:tbl>
    <w:p w14:paraId="78DE0F81" w14:textId="77777777" w:rsidR="005524D2" w:rsidRPr="000136C4" w:rsidRDefault="005524D2" w:rsidP="00A664A9">
      <w:pPr>
        <w:rPr>
          <w:rFonts w:cs="Arial"/>
          <w:lang w:val="en-GB"/>
        </w:rPr>
      </w:pPr>
    </w:p>
    <w:p w14:paraId="7A05ADEA" w14:textId="77777777" w:rsidR="00070513" w:rsidRPr="000136C4" w:rsidRDefault="00070513">
      <w:pPr>
        <w:spacing w:after="0" w:line="240" w:lineRule="auto"/>
        <w:rPr>
          <w:rFonts w:cs="Arial"/>
          <w:b/>
          <w:sz w:val="32"/>
          <w:lang w:val="en-GB"/>
        </w:rPr>
      </w:pPr>
      <w:r w:rsidRPr="000136C4">
        <w:rPr>
          <w:rFonts w:cs="Arial"/>
          <w:lang w:val="en-GB"/>
        </w:rPr>
        <w:br w:type="page"/>
      </w:r>
    </w:p>
    <w:p w14:paraId="46EDD322" w14:textId="77777777" w:rsidR="005524D2" w:rsidRPr="000136C4" w:rsidRDefault="000E7226" w:rsidP="005524D2">
      <w:pPr>
        <w:pStyle w:val="berschrift1"/>
        <w:rPr>
          <w:lang w:val="en-GB"/>
        </w:rPr>
      </w:pPr>
      <w:bookmarkStart w:id="91" w:name="_Toc423960741"/>
      <w:r w:rsidRPr="000136C4">
        <w:rPr>
          <w:rFonts w:cs="Arial"/>
          <w:lang w:val="en-GB"/>
        </w:rPr>
        <w:lastRenderedPageBreak/>
        <w:t>Requirements for table data</w:t>
      </w:r>
      <w:bookmarkEnd w:id="91"/>
    </w:p>
    <w:p w14:paraId="2CC99333" w14:textId="77777777" w:rsidR="000B6781" w:rsidRPr="000136C4" w:rsidRDefault="000E7226" w:rsidP="00D602D5">
      <w:pPr>
        <w:rPr>
          <w:rFonts w:cs="Arial"/>
          <w:lang w:val="en-GB"/>
        </w:rPr>
      </w:pPr>
      <w:bookmarkStart w:id="92" w:name="_Toc177368701"/>
      <w:r w:rsidRPr="000136C4">
        <w:rPr>
          <w:spacing w:val="5"/>
          <w:szCs w:val="24"/>
          <w:lang w:val="en-GB"/>
        </w:rPr>
        <w:t>As described above, the table data of an archived relational database are located in the</w:t>
      </w:r>
      <w:r w:rsidRPr="000136C4">
        <w:rPr>
          <w:spacing w:val="3"/>
          <w:szCs w:val="24"/>
          <w:lang w:val="en-GB"/>
        </w:rPr>
        <w:t xml:space="preserve"> </w:t>
      </w:r>
      <w:r w:rsidRPr="000136C4">
        <w:rPr>
          <w:rFonts w:ascii="Courier New" w:hAnsi="Courier New"/>
          <w:szCs w:val="24"/>
          <w:lang w:val="en-GB"/>
        </w:rPr>
        <w:t>c</w:t>
      </w:r>
      <w:r w:rsidRPr="000136C4">
        <w:rPr>
          <w:rFonts w:ascii="Courier New" w:hAnsi="Courier New"/>
          <w:spacing w:val="-1"/>
          <w:szCs w:val="24"/>
          <w:lang w:val="en-GB"/>
        </w:rPr>
        <w:t>o</w:t>
      </w:r>
      <w:r w:rsidRPr="000136C4">
        <w:rPr>
          <w:rFonts w:ascii="Courier New" w:hAnsi="Courier New"/>
          <w:szCs w:val="24"/>
          <w:lang w:val="en-GB"/>
        </w:rPr>
        <w:t>n</w:t>
      </w:r>
      <w:r w:rsidRPr="000136C4">
        <w:rPr>
          <w:rFonts w:ascii="Courier New" w:hAnsi="Courier New"/>
          <w:spacing w:val="-3"/>
          <w:szCs w:val="24"/>
          <w:lang w:val="en-GB"/>
        </w:rPr>
        <w:t>t</w:t>
      </w:r>
      <w:r w:rsidRPr="000136C4">
        <w:rPr>
          <w:rFonts w:ascii="Courier New" w:hAnsi="Courier New"/>
          <w:szCs w:val="24"/>
          <w:lang w:val="en-GB"/>
        </w:rPr>
        <w:t>e</w:t>
      </w:r>
      <w:r w:rsidRPr="000136C4">
        <w:rPr>
          <w:rFonts w:ascii="Courier New" w:hAnsi="Courier New"/>
          <w:spacing w:val="-1"/>
          <w:szCs w:val="24"/>
          <w:lang w:val="en-GB"/>
        </w:rPr>
        <w:t>n</w:t>
      </w:r>
      <w:r w:rsidRPr="000136C4">
        <w:rPr>
          <w:rFonts w:ascii="Courier New" w:hAnsi="Courier New"/>
          <w:szCs w:val="24"/>
          <w:lang w:val="en-GB"/>
        </w:rPr>
        <w:t>t/</w:t>
      </w:r>
      <w:r w:rsidRPr="000136C4">
        <w:rPr>
          <w:rFonts w:ascii="Courier New" w:hAnsi="Courier New"/>
          <w:spacing w:val="-70"/>
          <w:szCs w:val="24"/>
          <w:lang w:val="en-GB"/>
        </w:rPr>
        <w:t xml:space="preserve"> </w:t>
      </w:r>
      <w:r w:rsidRPr="000136C4">
        <w:rPr>
          <w:spacing w:val="-1"/>
          <w:szCs w:val="24"/>
          <w:lang w:val="en-GB"/>
        </w:rPr>
        <w:t>folder in the document root of the S</w:t>
      </w:r>
      <w:r w:rsidRPr="000136C4">
        <w:rPr>
          <w:spacing w:val="1"/>
          <w:szCs w:val="24"/>
          <w:lang w:val="en-GB"/>
        </w:rPr>
        <w:t>I</w:t>
      </w:r>
      <w:r w:rsidRPr="000136C4">
        <w:rPr>
          <w:spacing w:val="-1"/>
          <w:szCs w:val="24"/>
          <w:lang w:val="en-GB"/>
        </w:rPr>
        <w:t>ARD a</w:t>
      </w:r>
      <w:r w:rsidRPr="000136C4">
        <w:rPr>
          <w:spacing w:val="-2"/>
          <w:szCs w:val="24"/>
          <w:lang w:val="en-GB"/>
        </w:rPr>
        <w:t>r</w:t>
      </w:r>
      <w:r w:rsidRPr="000136C4">
        <w:rPr>
          <w:szCs w:val="24"/>
          <w:lang w:val="en-GB"/>
        </w:rPr>
        <w:t>ch</w:t>
      </w:r>
      <w:r w:rsidRPr="000136C4">
        <w:rPr>
          <w:spacing w:val="-1"/>
          <w:szCs w:val="24"/>
          <w:lang w:val="en-GB"/>
        </w:rPr>
        <w:t>i</w:t>
      </w:r>
      <w:r w:rsidRPr="000136C4">
        <w:rPr>
          <w:spacing w:val="-2"/>
          <w:szCs w:val="24"/>
          <w:lang w:val="en-GB"/>
        </w:rPr>
        <w:t>ve</w:t>
      </w:r>
      <w:r w:rsidRPr="000136C4">
        <w:rPr>
          <w:szCs w:val="24"/>
          <w:lang w:val="en-GB"/>
        </w:rPr>
        <w:t>. They are filed there in the schema and table folder concerned</w:t>
      </w:r>
      <w:r w:rsidR="000B6781" w:rsidRPr="000136C4">
        <w:rPr>
          <w:rFonts w:cs="Arial"/>
          <w:lang w:val="en-GB"/>
        </w:rPr>
        <w:t>.</w:t>
      </w:r>
    </w:p>
    <w:p w14:paraId="4C20C8D1" w14:textId="77777777" w:rsidR="00D602D5" w:rsidRPr="000136C4" w:rsidRDefault="000E7226" w:rsidP="00D602D5">
      <w:pPr>
        <w:rPr>
          <w:rFonts w:cs="Arial"/>
          <w:szCs w:val="22"/>
          <w:lang w:val="en-GB"/>
        </w:rPr>
      </w:pPr>
      <w:r w:rsidRPr="000136C4">
        <w:rPr>
          <w:szCs w:val="24"/>
          <w:lang w:val="en-GB"/>
        </w:rPr>
        <w:t>Table data are always stored in an XML file.</w:t>
      </w:r>
      <w:r w:rsidRPr="000136C4">
        <w:rPr>
          <w:spacing w:val="3"/>
          <w:szCs w:val="24"/>
          <w:lang w:val="en-GB"/>
        </w:rPr>
        <w:t xml:space="preserve"> </w:t>
      </w:r>
      <w:r w:rsidRPr="000136C4">
        <w:rPr>
          <w:spacing w:val="-3"/>
          <w:szCs w:val="24"/>
          <w:lang w:val="en-GB"/>
        </w:rPr>
        <w:t>An</w:t>
      </w:r>
      <w:r w:rsidRPr="000136C4">
        <w:rPr>
          <w:szCs w:val="24"/>
          <w:lang w:val="en-GB"/>
        </w:rPr>
        <w:t xml:space="preserve"> </w:t>
      </w:r>
      <w:r w:rsidRPr="000136C4">
        <w:rPr>
          <w:spacing w:val="1"/>
          <w:szCs w:val="24"/>
          <w:lang w:val="en-GB"/>
        </w:rPr>
        <w:t>X</w:t>
      </w:r>
      <w:r w:rsidRPr="000136C4">
        <w:rPr>
          <w:spacing w:val="-4"/>
          <w:szCs w:val="24"/>
          <w:lang w:val="en-GB"/>
        </w:rPr>
        <w:t>M</w:t>
      </w:r>
      <w:r w:rsidRPr="000136C4">
        <w:rPr>
          <w:spacing w:val="1"/>
          <w:szCs w:val="24"/>
          <w:lang w:val="en-GB"/>
        </w:rPr>
        <w:t>L s</w:t>
      </w:r>
      <w:r w:rsidRPr="000136C4">
        <w:rPr>
          <w:szCs w:val="24"/>
          <w:lang w:val="en-GB"/>
        </w:rPr>
        <w:t>ch</w:t>
      </w:r>
      <w:r w:rsidRPr="000136C4">
        <w:rPr>
          <w:spacing w:val="-1"/>
          <w:szCs w:val="24"/>
          <w:lang w:val="en-GB"/>
        </w:rPr>
        <w:t>e</w:t>
      </w:r>
      <w:r w:rsidRPr="000136C4">
        <w:rPr>
          <w:spacing w:val="1"/>
          <w:szCs w:val="24"/>
          <w:lang w:val="en-GB"/>
        </w:rPr>
        <w:t>m</w:t>
      </w:r>
      <w:r w:rsidRPr="000136C4">
        <w:rPr>
          <w:szCs w:val="24"/>
          <w:lang w:val="en-GB"/>
        </w:rPr>
        <w:t xml:space="preserve">a </w:t>
      </w:r>
      <w:r w:rsidRPr="000136C4">
        <w:rPr>
          <w:spacing w:val="-1"/>
          <w:szCs w:val="24"/>
          <w:lang w:val="en-GB"/>
        </w:rPr>
        <w:t>d</w:t>
      </w:r>
      <w:r w:rsidRPr="000136C4">
        <w:rPr>
          <w:spacing w:val="-3"/>
          <w:szCs w:val="24"/>
          <w:lang w:val="en-GB"/>
        </w:rPr>
        <w:t>e</w:t>
      </w:r>
      <w:r w:rsidRPr="000136C4">
        <w:rPr>
          <w:spacing w:val="3"/>
          <w:szCs w:val="24"/>
          <w:lang w:val="en-GB"/>
        </w:rPr>
        <w:t>f</w:t>
      </w:r>
      <w:r w:rsidRPr="000136C4">
        <w:rPr>
          <w:spacing w:val="-1"/>
          <w:szCs w:val="24"/>
          <w:lang w:val="en-GB"/>
        </w:rPr>
        <w:t>i</w:t>
      </w:r>
      <w:r w:rsidRPr="000136C4">
        <w:rPr>
          <w:szCs w:val="24"/>
          <w:lang w:val="en-GB"/>
        </w:rPr>
        <w:t>n</w:t>
      </w:r>
      <w:r w:rsidRPr="000136C4">
        <w:rPr>
          <w:spacing w:val="-1"/>
          <w:szCs w:val="24"/>
          <w:lang w:val="en-GB"/>
        </w:rPr>
        <w:t>i</w:t>
      </w:r>
      <w:r w:rsidRPr="000136C4">
        <w:rPr>
          <w:spacing w:val="1"/>
          <w:szCs w:val="24"/>
          <w:lang w:val="en-GB"/>
        </w:rPr>
        <w:t>t</w:t>
      </w:r>
      <w:r w:rsidRPr="000136C4">
        <w:rPr>
          <w:spacing w:val="-1"/>
          <w:szCs w:val="24"/>
          <w:lang w:val="en-GB"/>
        </w:rPr>
        <w:t>i</w:t>
      </w:r>
      <w:r w:rsidRPr="000136C4">
        <w:rPr>
          <w:szCs w:val="24"/>
          <w:lang w:val="en-GB"/>
        </w:rPr>
        <w:t xml:space="preserve">on is generated for each table that indicates the </w:t>
      </w:r>
      <w:r w:rsidRPr="000136C4">
        <w:rPr>
          <w:spacing w:val="1"/>
          <w:szCs w:val="24"/>
          <w:lang w:val="en-GB"/>
        </w:rPr>
        <w:t>X</w:t>
      </w:r>
      <w:r w:rsidRPr="000136C4">
        <w:rPr>
          <w:spacing w:val="-4"/>
          <w:szCs w:val="24"/>
          <w:lang w:val="en-GB"/>
        </w:rPr>
        <w:t>M</w:t>
      </w:r>
      <w:r w:rsidRPr="000136C4">
        <w:rPr>
          <w:spacing w:val="2"/>
          <w:szCs w:val="24"/>
          <w:lang w:val="en-GB"/>
        </w:rPr>
        <w:t>L storage format of the table data</w:t>
      </w:r>
      <w:r w:rsidRPr="000136C4">
        <w:rPr>
          <w:szCs w:val="24"/>
          <w:lang w:val="en-GB"/>
        </w:rPr>
        <w:t>.</w:t>
      </w:r>
      <w:r w:rsidRPr="000136C4">
        <w:rPr>
          <w:spacing w:val="2"/>
          <w:szCs w:val="24"/>
          <w:lang w:val="en-GB"/>
        </w:rPr>
        <w:t xml:space="preserve"> </w:t>
      </w:r>
      <w:r w:rsidRPr="000136C4">
        <w:rPr>
          <w:spacing w:val="-1"/>
          <w:szCs w:val="24"/>
          <w:lang w:val="en-GB"/>
        </w:rPr>
        <w:t>This means that for each table there is a</w:t>
      </w:r>
      <w:r w:rsidRPr="000136C4">
        <w:rPr>
          <w:spacing w:val="2"/>
          <w:szCs w:val="24"/>
          <w:lang w:val="en-GB"/>
        </w:rPr>
        <w:t xml:space="preserve"> </w:t>
      </w:r>
      <w:r w:rsidRPr="000136C4">
        <w:rPr>
          <w:rFonts w:ascii="Courier New" w:hAnsi="Courier New"/>
          <w:szCs w:val="24"/>
          <w:lang w:val="en-GB"/>
        </w:rPr>
        <w:t>t</w:t>
      </w:r>
      <w:r w:rsidRPr="000136C4">
        <w:rPr>
          <w:rFonts w:ascii="Courier New" w:hAnsi="Courier New"/>
          <w:spacing w:val="-1"/>
          <w:szCs w:val="24"/>
          <w:lang w:val="en-GB"/>
        </w:rPr>
        <w:t>a</w:t>
      </w:r>
      <w:r w:rsidRPr="000136C4">
        <w:rPr>
          <w:rFonts w:ascii="Courier New" w:hAnsi="Courier New"/>
          <w:spacing w:val="-3"/>
          <w:szCs w:val="24"/>
          <w:lang w:val="en-GB"/>
        </w:rPr>
        <w:t>b</w:t>
      </w:r>
      <w:r w:rsidRPr="000136C4">
        <w:rPr>
          <w:rFonts w:ascii="Courier New" w:hAnsi="Courier New"/>
          <w:szCs w:val="24"/>
          <w:lang w:val="en-GB"/>
        </w:rPr>
        <w:t>l</w:t>
      </w:r>
      <w:r w:rsidRPr="000136C4">
        <w:rPr>
          <w:rFonts w:ascii="Courier New" w:hAnsi="Courier New"/>
          <w:spacing w:val="-1"/>
          <w:szCs w:val="24"/>
          <w:lang w:val="en-GB"/>
        </w:rPr>
        <w:t>e</w:t>
      </w:r>
      <w:r w:rsidRPr="000136C4">
        <w:rPr>
          <w:rFonts w:ascii="Courier New" w:hAnsi="Courier New"/>
          <w:szCs w:val="24"/>
          <w:lang w:val="en-GB"/>
        </w:rPr>
        <w:t>[</w:t>
      </w:r>
      <w:r w:rsidR="000136C4">
        <w:rPr>
          <w:rFonts w:ascii="Courier New" w:hAnsi="Courier New"/>
          <w:spacing w:val="-1"/>
          <w:szCs w:val="24"/>
          <w:lang w:val="en-GB"/>
        </w:rPr>
        <w:t>number</w:t>
      </w:r>
      <w:r w:rsidRPr="000136C4">
        <w:rPr>
          <w:rFonts w:ascii="Courier New" w:hAnsi="Courier New"/>
          <w:spacing w:val="-1"/>
          <w:szCs w:val="24"/>
          <w:lang w:val="en-GB"/>
        </w:rPr>
        <w:t>]</w:t>
      </w:r>
      <w:r w:rsidRPr="000136C4">
        <w:rPr>
          <w:rFonts w:ascii="Courier New" w:hAnsi="Courier New"/>
          <w:szCs w:val="24"/>
          <w:lang w:val="en-GB"/>
        </w:rPr>
        <w:t>.xml</w:t>
      </w:r>
      <w:r w:rsidRPr="000136C4">
        <w:rPr>
          <w:rFonts w:ascii="Courier New" w:hAnsi="Courier New"/>
          <w:spacing w:val="-70"/>
          <w:szCs w:val="24"/>
          <w:lang w:val="en-GB"/>
        </w:rPr>
        <w:t xml:space="preserve"> </w:t>
      </w:r>
      <w:r w:rsidRPr="000136C4">
        <w:rPr>
          <w:spacing w:val="-2"/>
          <w:szCs w:val="24"/>
          <w:lang w:val="en-GB"/>
        </w:rPr>
        <w:t>file to the schema definition</w:t>
      </w:r>
      <w:r w:rsidRPr="000136C4">
        <w:rPr>
          <w:szCs w:val="24"/>
          <w:lang w:val="en-GB"/>
        </w:rPr>
        <w:t xml:space="preserve"> </w:t>
      </w:r>
      <w:r w:rsidRPr="000136C4">
        <w:rPr>
          <w:rFonts w:ascii="Courier New" w:hAnsi="Courier New"/>
          <w:position w:val="1"/>
          <w:szCs w:val="24"/>
          <w:lang w:val="en-GB"/>
        </w:rPr>
        <w:t>table[</w:t>
      </w:r>
      <w:r w:rsidR="000136C4">
        <w:rPr>
          <w:rFonts w:ascii="Courier New" w:hAnsi="Courier New"/>
          <w:position w:val="1"/>
          <w:szCs w:val="24"/>
          <w:lang w:val="en-GB"/>
        </w:rPr>
        <w:t>number</w:t>
      </w:r>
      <w:r w:rsidRPr="000136C4">
        <w:rPr>
          <w:rFonts w:ascii="Courier New" w:hAnsi="Courier New"/>
          <w:spacing w:val="-1"/>
          <w:position w:val="1"/>
          <w:szCs w:val="24"/>
          <w:lang w:val="en-GB"/>
        </w:rPr>
        <w:t>]</w:t>
      </w:r>
      <w:r w:rsidRPr="000136C4">
        <w:rPr>
          <w:rFonts w:ascii="Courier New" w:hAnsi="Courier New"/>
          <w:position w:val="1"/>
          <w:szCs w:val="24"/>
          <w:lang w:val="en-GB"/>
        </w:rPr>
        <w:t>.</w:t>
      </w:r>
      <w:r w:rsidRPr="000136C4">
        <w:rPr>
          <w:rFonts w:ascii="Courier New" w:hAnsi="Courier New"/>
          <w:spacing w:val="-1"/>
          <w:position w:val="1"/>
          <w:szCs w:val="24"/>
          <w:lang w:val="en-GB"/>
        </w:rPr>
        <w:t>x</w:t>
      </w:r>
      <w:r w:rsidRPr="000136C4">
        <w:rPr>
          <w:rFonts w:ascii="Courier New" w:hAnsi="Courier New"/>
          <w:position w:val="1"/>
          <w:szCs w:val="24"/>
          <w:lang w:val="en-GB"/>
        </w:rPr>
        <w:t>s</w:t>
      </w:r>
      <w:r w:rsidRPr="000136C4">
        <w:rPr>
          <w:rFonts w:ascii="Courier New" w:hAnsi="Courier New"/>
          <w:spacing w:val="-1"/>
          <w:position w:val="1"/>
          <w:szCs w:val="24"/>
          <w:lang w:val="en-GB"/>
        </w:rPr>
        <w:t>d</w:t>
      </w:r>
      <w:r w:rsidR="00D602D5" w:rsidRPr="000136C4">
        <w:rPr>
          <w:rFonts w:cs="Arial"/>
          <w:szCs w:val="22"/>
          <w:lang w:val="en-GB"/>
        </w:rPr>
        <w:t>.</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134"/>
        <w:gridCol w:w="7371"/>
        <w:gridCol w:w="709"/>
      </w:tblGrid>
      <w:tr w:rsidR="00D602D5" w:rsidRPr="000136C4" w14:paraId="50D7DADA" w14:textId="77777777" w:rsidTr="005647F2">
        <w:trPr>
          <w:cantSplit/>
          <w:tblHeader/>
        </w:trPr>
        <w:tc>
          <w:tcPr>
            <w:tcW w:w="1134" w:type="dxa"/>
            <w:shd w:val="clear" w:color="auto" w:fill="99CCFF"/>
          </w:tcPr>
          <w:p w14:paraId="20C4EA18" w14:textId="77777777" w:rsidR="00D602D5" w:rsidRPr="000136C4" w:rsidRDefault="00D602D5" w:rsidP="00D602D5">
            <w:pPr>
              <w:pStyle w:val="TabelleGross"/>
              <w:rPr>
                <w:b/>
                <w:lang w:val="en-GB"/>
              </w:rPr>
            </w:pPr>
            <w:r w:rsidRPr="000136C4">
              <w:rPr>
                <w:b/>
                <w:lang w:val="en-GB"/>
              </w:rPr>
              <w:t>ID</w:t>
            </w:r>
          </w:p>
        </w:tc>
        <w:tc>
          <w:tcPr>
            <w:tcW w:w="7371" w:type="dxa"/>
            <w:shd w:val="clear" w:color="auto" w:fill="99CCFF"/>
          </w:tcPr>
          <w:p w14:paraId="3D557156" w14:textId="77777777" w:rsidR="00D602D5" w:rsidRPr="000136C4" w:rsidRDefault="00E54509" w:rsidP="00D602D5">
            <w:pPr>
              <w:pStyle w:val="TabelleGross"/>
              <w:rPr>
                <w:b/>
                <w:lang w:val="en-GB"/>
              </w:rPr>
            </w:pPr>
            <w:r w:rsidRPr="000136C4">
              <w:rPr>
                <w:b/>
                <w:lang w:val="en-GB"/>
              </w:rPr>
              <w:t>Description of requirement</w:t>
            </w:r>
          </w:p>
        </w:tc>
        <w:tc>
          <w:tcPr>
            <w:tcW w:w="709" w:type="dxa"/>
            <w:shd w:val="clear" w:color="auto" w:fill="99CCFF"/>
          </w:tcPr>
          <w:p w14:paraId="11E9C92F" w14:textId="77777777" w:rsidR="00D602D5" w:rsidRPr="000136C4" w:rsidRDefault="00E54509" w:rsidP="00D602D5">
            <w:pPr>
              <w:pStyle w:val="TabelleGross"/>
              <w:rPr>
                <w:b/>
                <w:lang w:val="en-GB"/>
              </w:rPr>
            </w:pPr>
            <w:r w:rsidRPr="000136C4">
              <w:rPr>
                <w:b/>
                <w:lang w:val="en-GB"/>
              </w:rPr>
              <w:t>M/O</w:t>
            </w:r>
          </w:p>
        </w:tc>
      </w:tr>
      <w:tr w:rsidR="00D602D5" w:rsidRPr="000136C4" w14:paraId="53C8D271" w14:textId="77777777" w:rsidTr="005647F2">
        <w:trPr>
          <w:cantSplit/>
        </w:trPr>
        <w:tc>
          <w:tcPr>
            <w:tcW w:w="1134" w:type="dxa"/>
            <w:shd w:val="clear" w:color="auto" w:fill="auto"/>
          </w:tcPr>
          <w:p w14:paraId="03F3C1AE" w14:textId="77777777" w:rsidR="00D602D5" w:rsidRPr="000136C4" w:rsidRDefault="000E7226" w:rsidP="00D602D5">
            <w:pPr>
              <w:pStyle w:val="TabelleGross"/>
              <w:rPr>
                <w:lang w:val="en-GB"/>
              </w:rPr>
            </w:pPr>
            <w:r w:rsidRPr="000136C4">
              <w:rPr>
                <w:lang w:val="en-GB"/>
              </w:rPr>
              <w:t>T</w:t>
            </w:r>
            <w:r w:rsidR="00CE5F8C" w:rsidRPr="000136C4">
              <w:rPr>
                <w:lang w:val="en-GB"/>
              </w:rPr>
              <w:t>_</w:t>
            </w:r>
            <w:r w:rsidR="00376DE5" w:rsidRPr="000136C4">
              <w:rPr>
                <w:lang w:val="en-GB"/>
              </w:rPr>
              <w:t>6</w:t>
            </w:r>
            <w:r w:rsidR="00D602D5" w:rsidRPr="000136C4">
              <w:rPr>
                <w:lang w:val="en-GB"/>
              </w:rPr>
              <w:t>.0-1</w:t>
            </w:r>
          </w:p>
        </w:tc>
        <w:tc>
          <w:tcPr>
            <w:tcW w:w="7371" w:type="dxa"/>
            <w:shd w:val="clear" w:color="auto" w:fill="auto"/>
          </w:tcPr>
          <w:p w14:paraId="3959D394" w14:textId="77777777" w:rsidR="00332F6A" w:rsidRPr="000136C4" w:rsidRDefault="000E7226" w:rsidP="00332F6A">
            <w:pPr>
              <w:pStyle w:val="TabelleGross"/>
              <w:rPr>
                <w:lang w:val="en-GB"/>
              </w:rPr>
            </w:pPr>
            <w:r w:rsidRPr="000136C4">
              <w:rPr>
                <w:szCs w:val="24"/>
                <w:lang w:val="en-GB"/>
              </w:rPr>
              <w:t>All the table data (primary data) must meet the consistency requirements of SQL:</w:t>
            </w:r>
            <w:r w:rsidR="00274A61">
              <w:rPr>
                <w:szCs w:val="24"/>
                <w:lang w:val="en-GB"/>
              </w:rPr>
              <w:t>2008</w:t>
            </w:r>
            <w:r w:rsidRPr="000136C4">
              <w:rPr>
                <w:szCs w:val="24"/>
                <w:lang w:val="en-GB"/>
              </w:rPr>
              <w:t>.</w:t>
            </w:r>
            <w:r w:rsidRPr="000136C4">
              <w:rPr>
                <w:spacing w:val="-11"/>
                <w:szCs w:val="24"/>
                <w:lang w:val="en-GB"/>
              </w:rPr>
              <w:t xml:space="preserve"> </w:t>
            </w:r>
            <w:r w:rsidRPr="000136C4">
              <w:rPr>
                <w:szCs w:val="24"/>
                <w:lang w:val="en-GB"/>
              </w:rPr>
              <w:t>A SIARD file that validates syntactically against the various XSDs but infringes the SQL standard semantically is not compliant with this format descri</w:t>
            </w:r>
            <w:r w:rsidRPr="000136C4">
              <w:rPr>
                <w:szCs w:val="24"/>
                <w:lang w:val="en-GB"/>
              </w:rPr>
              <w:t>p</w:t>
            </w:r>
            <w:r w:rsidRPr="000136C4">
              <w:rPr>
                <w:szCs w:val="24"/>
                <w:lang w:val="en-GB"/>
              </w:rPr>
              <w:t>tion</w:t>
            </w:r>
            <w:r w:rsidR="00332F6A" w:rsidRPr="000136C4">
              <w:rPr>
                <w:lang w:val="en-GB"/>
              </w:rPr>
              <w:t>.</w:t>
            </w:r>
          </w:p>
          <w:p w14:paraId="4616A46A" w14:textId="77777777" w:rsidR="00D602D5" w:rsidRPr="000136C4" w:rsidRDefault="000E7226" w:rsidP="00332F6A">
            <w:pPr>
              <w:pStyle w:val="TabelleGross"/>
              <w:rPr>
                <w:lang w:val="en-GB"/>
              </w:rPr>
            </w:pPr>
            <w:r w:rsidRPr="000136C4">
              <w:rPr>
                <w:szCs w:val="24"/>
                <w:lang w:val="en-GB"/>
              </w:rPr>
              <w:t>In particular, the table values must correspond to the constraints of the SQL types in the metadata.</w:t>
            </w:r>
            <w:r w:rsidRPr="000136C4">
              <w:rPr>
                <w:spacing w:val="-11"/>
                <w:szCs w:val="24"/>
                <w:lang w:val="en-GB"/>
              </w:rPr>
              <w:t xml:space="preserve"> </w:t>
            </w:r>
            <w:r w:rsidRPr="000136C4">
              <w:rPr>
                <w:szCs w:val="24"/>
                <w:lang w:val="en-GB"/>
              </w:rPr>
              <w:t>Additionally, the primary, candidate and foreign key cond</w:t>
            </w:r>
            <w:r w:rsidRPr="000136C4">
              <w:rPr>
                <w:szCs w:val="24"/>
                <w:lang w:val="en-GB"/>
              </w:rPr>
              <w:t>i</w:t>
            </w:r>
            <w:r w:rsidRPr="000136C4">
              <w:rPr>
                <w:szCs w:val="24"/>
                <w:lang w:val="en-GB"/>
              </w:rPr>
              <w:t>tions and nullability conditions stored in the metadata must all be met</w:t>
            </w:r>
            <w:r w:rsidR="00332F6A" w:rsidRPr="000136C4">
              <w:rPr>
                <w:lang w:val="en-GB"/>
              </w:rPr>
              <w:t>.</w:t>
            </w:r>
          </w:p>
        </w:tc>
        <w:tc>
          <w:tcPr>
            <w:tcW w:w="709" w:type="dxa"/>
            <w:shd w:val="clear" w:color="auto" w:fill="auto"/>
          </w:tcPr>
          <w:p w14:paraId="6DAE5391" w14:textId="77777777" w:rsidR="00D602D5" w:rsidRPr="000136C4" w:rsidRDefault="00D602D5" w:rsidP="00D602D5">
            <w:pPr>
              <w:pStyle w:val="TabelleGross"/>
              <w:rPr>
                <w:lang w:val="en-GB"/>
              </w:rPr>
            </w:pPr>
            <w:r w:rsidRPr="000136C4">
              <w:rPr>
                <w:lang w:val="en-GB"/>
              </w:rPr>
              <w:t>M</w:t>
            </w:r>
          </w:p>
        </w:tc>
      </w:tr>
      <w:tr w:rsidR="00332F6A" w:rsidRPr="000136C4" w14:paraId="4CB54094" w14:textId="77777777" w:rsidTr="005647F2">
        <w:trPr>
          <w:cantSplit/>
        </w:trPr>
        <w:tc>
          <w:tcPr>
            <w:tcW w:w="1134" w:type="dxa"/>
            <w:shd w:val="clear" w:color="auto" w:fill="auto"/>
          </w:tcPr>
          <w:p w14:paraId="5A3E2120" w14:textId="77777777" w:rsidR="00332F6A" w:rsidRPr="000136C4" w:rsidRDefault="00332F6A" w:rsidP="00D602D5">
            <w:pPr>
              <w:pStyle w:val="TabelleGross"/>
              <w:rPr>
                <w:lang w:val="en-GB"/>
              </w:rPr>
            </w:pPr>
            <w:r w:rsidRPr="000136C4">
              <w:rPr>
                <w:lang w:val="en-GB"/>
              </w:rPr>
              <w:t>T_6.0-2</w:t>
            </w:r>
          </w:p>
        </w:tc>
        <w:tc>
          <w:tcPr>
            <w:tcW w:w="7371" w:type="dxa"/>
            <w:shd w:val="clear" w:color="auto" w:fill="auto"/>
          </w:tcPr>
          <w:p w14:paraId="1C89ADEE" w14:textId="77777777" w:rsidR="00332F6A" w:rsidRPr="000136C4" w:rsidRDefault="000E7226" w:rsidP="000136C4">
            <w:pPr>
              <w:pStyle w:val="TabelleGross"/>
              <w:rPr>
                <w:lang w:val="en-GB"/>
              </w:rPr>
            </w:pPr>
            <w:r w:rsidRPr="000136C4">
              <w:rPr>
                <w:szCs w:val="24"/>
                <w:lang w:val="en-GB"/>
              </w:rPr>
              <w:t>The s</w:t>
            </w:r>
            <w:r w:rsidRPr="000136C4">
              <w:rPr>
                <w:spacing w:val="1"/>
                <w:szCs w:val="24"/>
                <w:lang w:val="en-GB"/>
              </w:rPr>
              <w:t>c</w:t>
            </w:r>
            <w:r w:rsidRPr="000136C4">
              <w:rPr>
                <w:szCs w:val="24"/>
                <w:lang w:val="en-GB"/>
              </w:rPr>
              <w:t>h</w:t>
            </w:r>
            <w:r w:rsidRPr="000136C4">
              <w:rPr>
                <w:spacing w:val="-1"/>
                <w:szCs w:val="24"/>
                <w:lang w:val="en-GB"/>
              </w:rPr>
              <w:t>e</w:t>
            </w:r>
            <w:r w:rsidRPr="000136C4">
              <w:rPr>
                <w:spacing w:val="4"/>
                <w:szCs w:val="24"/>
                <w:lang w:val="en-GB"/>
              </w:rPr>
              <w:t>m</w:t>
            </w:r>
            <w:r w:rsidRPr="000136C4">
              <w:rPr>
                <w:szCs w:val="24"/>
                <w:lang w:val="en-GB"/>
              </w:rPr>
              <w:t xml:space="preserve">a </w:t>
            </w:r>
            <w:r w:rsidRPr="000136C4">
              <w:rPr>
                <w:spacing w:val="-1"/>
                <w:szCs w:val="24"/>
                <w:lang w:val="en-GB"/>
              </w:rPr>
              <w:t>d</w:t>
            </w:r>
            <w:r w:rsidRPr="000136C4">
              <w:rPr>
                <w:szCs w:val="24"/>
                <w:lang w:val="en-GB"/>
              </w:rPr>
              <w:t>e</w:t>
            </w:r>
            <w:r w:rsidRPr="000136C4">
              <w:rPr>
                <w:spacing w:val="2"/>
                <w:szCs w:val="24"/>
                <w:lang w:val="en-GB"/>
              </w:rPr>
              <w:t>f</w:t>
            </w:r>
            <w:r w:rsidRPr="000136C4">
              <w:rPr>
                <w:spacing w:val="-1"/>
                <w:szCs w:val="24"/>
                <w:lang w:val="en-GB"/>
              </w:rPr>
              <w:t>i</w:t>
            </w:r>
            <w:r w:rsidRPr="000136C4">
              <w:rPr>
                <w:szCs w:val="24"/>
                <w:lang w:val="en-GB"/>
              </w:rPr>
              <w:t>n</w:t>
            </w:r>
            <w:r w:rsidRPr="000136C4">
              <w:rPr>
                <w:spacing w:val="-1"/>
                <w:szCs w:val="24"/>
                <w:lang w:val="en-GB"/>
              </w:rPr>
              <w:t>i</w:t>
            </w:r>
            <w:r w:rsidRPr="000136C4">
              <w:rPr>
                <w:spacing w:val="2"/>
                <w:szCs w:val="24"/>
                <w:lang w:val="en-GB"/>
              </w:rPr>
              <w:t>t</w:t>
            </w:r>
            <w:r w:rsidRPr="000136C4">
              <w:rPr>
                <w:spacing w:val="-1"/>
                <w:szCs w:val="24"/>
                <w:lang w:val="en-GB"/>
              </w:rPr>
              <w:t>i</w:t>
            </w:r>
            <w:r w:rsidRPr="000136C4">
              <w:rPr>
                <w:spacing w:val="2"/>
                <w:szCs w:val="24"/>
                <w:lang w:val="en-GB"/>
              </w:rPr>
              <w:t>o</w:t>
            </w:r>
            <w:r w:rsidRPr="000136C4">
              <w:rPr>
                <w:szCs w:val="24"/>
                <w:lang w:val="en-GB"/>
              </w:rPr>
              <w:t>n</w:t>
            </w:r>
            <w:r w:rsidRPr="000136C4">
              <w:rPr>
                <w:spacing w:val="-14"/>
                <w:szCs w:val="24"/>
                <w:lang w:val="en-GB"/>
              </w:rPr>
              <w:t xml:space="preserve"> </w:t>
            </w:r>
            <w:r w:rsidRPr="000136C4">
              <w:rPr>
                <w:rFonts w:ascii="Courier New" w:hAnsi="Courier New"/>
                <w:w w:val="99"/>
                <w:szCs w:val="24"/>
                <w:lang w:val="en-GB"/>
              </w:rPr>
              <w:t>t</w:t>
            </w:r>
            <w:r w:rsidRPr="000136C4">
              <w:rPr>
                <w:rFonts w:ascii="Courier New" w:hAnsi="Courier New"/>
                <w:spacing w:val="1"/>
                <w:w w:val="99"/>
                <w:szCs w:val="24"/>
                <w:lang w:val="en-GB"/>
              </w:rPr>
              <w:t>a</w:t>
            </w:r>
            <w:r w:rsidRPr="000136C4">
              <w:rPr>
                <w:rFonts w:ascii="Courier New" w:hAnsi="Courier New"/>
                <w:w w:val="99"/>
                <w:szCs w:val="24"/>
                <w:lang w:val="en-GB"/>
              </w:rPr>
              <w:t>b</w:t>
            </w:r>
            <w:r w:rsidRPr="000136C4">
              <w:rPr>
                <w:rFonts w:ascii="Courier New" w:hAnsi="Courier New"/>
                <w:spacing w:val="3"/>
                <w:w w:val="99"/>
                <w:szCs w:val="24"/>
                <w:lang w:val="en-GB"/>
              </w:rPr>
              <w:t>l</w:t>
            </w:r>
            <w:r w:rsidRPr="000136C4">
              <w:rPr>
                <w:rFonts w:ascii="Courier New" w:hAnsi="Courier New"/>
                <w:w w:val="99"/>
                <w:szCs w:val="24"/>
                <w:lang w:val="en-GB"/>
              </w:rPr>
              <w:t>e</w:t>
            </w:r>
            <w:r w:rsidRPr="000136C4">
              <w:rPr>
                <w:rFonts w:ascii="Courier New" w:hAnsi="Courier New"/>
                <w:spacing w:val="1"/>
                <w:w w:val="99"/>
                <w:szCs w:val="24"/>
                <w:lang w:val="en-GB"/>
              </w:rPr>
              <w:t>[</w:t>
            </w:r>
            <w:r w:rsidR="000136C4">
              <w:rPr>
                <w:rFonts w:ascii="Courier New" w:hAnsi="Courier New"/>
                <w:w w:val="99"/>
                <w:szCs w:val="24"/>
                <w:lang w:val="en-GB"/>
              </w:rPr>
              <w:t>number</w:t>
            </w:r>
            <w:r w:rsidRPr="000136C4">
              <w:rPr>
                <w:rFonts w:ascii="Courier New" w:hAnsi="Courier New"/>
                <w:spacing w:val="1"/>
                <w:w w:val="99"/>
                <w:szCs w:val="24"/>
                <w:lang w:val="en-GB"/>
              </w:rPr>
              <w:t>]</w:t>
            </w:r>
            <w:r w:rsidRPr="000136C4">
              <w:rPr>
                <w:rFonts w:ascii="Courier New" w:hAnsi="Courier New"/>
                <w:w w:val="99"/>
                <w:szCs w:val="24"/>
                <w:lang w:val="en-GB"/>
              </w:rPr>
              <w:t>.</w:t>
            </w:r>
            <w:r w:rsidRPr="000136C4">
              <w:rPr>
                <w:rFonts w:ascii="Courier New" w:hAnsi="Courier New"/>
                <w:spacing w:val="1"/>
                <w:w w:val="99"/>
                <w:szCs w:val="24"/>
                <w:lang w:val="en-GB"/>
              </w:rPr>
              <w:t>x</w:t>
            </w:r>
            <w:r w:rsidRPr="000136C4">
              <w:rPr>
                <w:rFonts w:ascii="Courier New" w:hAnsi="Courier New"/>
                <w:w w:val="99"/>
                <w:szCs w:val="24"/>
                <w:lang w:val="en-GB"/>
              </w:rPr>
              <w:t>sd</w:t>
            </w:r>
            <w:r w:rsidRPr="000136C4">
              <w:rPr>
                <w:rFonts w:ascii="Courier New" w:hAnsi="Courier New"/>
                <w:spacing w:val="-64"/>
                <w:szCs w:val="24"/>
                <w:lang w:val="en-GB"/>
              </w:rPr>
              <w:t xml:space="preserve"> </w:t>
            </w:r>
            <w:r w:rsidRPr="000136C4">
              <w:rPr>
                <w:spacing w:val="-1"/>
                <w:szCs w:val="24"/>
                <w:lang w:val="en-GB"/>
              </w:rPr>
              <w:t>must be complied with for the</w:t>
            </w:r>
            <w:r w:rsidRPr="000136C4">
              <w:rPr>
                <w:spacing w:val="-4"/>
                <w:szCs w:val="24"/>
                <w:lang w:val="en-GB"/>
              </w:rPr>
              <w:t xml:space="preserve"> </w:t>
            </w:r>
            <w:r w:rsidRPr="000136C4">
              <w:rPr>
                <w:rFonts w:ascii="Courier New" w:hAnsi="Courier New"/>
                <w:szCs w:val="24"/>
                <w:lang w:val="en-GB"/>
              </w:rPr>
              <w:t>t</w:t>
            </w:r>
            <w:r w:rsidRPr="000136C4">
              <w:rPr>
                <w:rFonts w:ascii="Courier New" w:hAnsi="Courier New"/>
                <w:szCs w:val="24"/>
                <w:lang w:val="en-GB"/>
              </w:rPr>
              <w:t>a</w:t>
            </w:r>
            <w:r w:rsidRPr="000136C4">
              <w:rPr>
                <w:rFonts w:ascii="Courier New" w:hAnsi="Courier New"/>
                <w:szCs w:val="24"/>
                <w:lang w:val="en-GB"/>
              </w:rPr>
              <w:t>ble[</w:t>
            </w:r>
            <w:r w:rsidR="000136C4">
              <w:rPr>
                <w:rFonts w:ascii="Courier New" w:hAnsi="Courier New"/>
                <w:szCs w:val="24"/>
                <w:lang w:val="en-GB"/>
              </w:rPr>
              <w:t>number</w:t>
            </w:r>
            <w:r w:rsidRPr="000136C4">
              <w:rPr>
                <w:rFonts w:ascii="Courier New" w:hAnsi="Courier New"/>
                <w:spacing w:val="1"/>
                <w:szCs w:val="24"/>
                <w:lang w:val="en-GB"/>
              </w:rPr>
              <w:t>]</w:t>
            </w:r>
            <w:r w:rsidRPr="000136C4">
              <w:rPr>
                <w:rFonts w:ascii="Courier New" w:hAnsi="Courier New"/>
                <w:szCs w:val="24"/>
                <w:lang w:val="en-GB"/>
              </w:rPr>
              <w:t xml:space="preserve">.xml </w:t>
            </w:r>
            <w:r w:rsidRPr="000136C4">
              <w:rPr>
                <w:spacing w:val="-1"/>
                <w:szCs w:val="24"/>
                <w:lang w:val="en-GB"/>
              </w:rPr>
              <w:t>file</w:t>
            </w:r>
            <w:r w:rsidRPr="000136C4">
              <w:rPr>
                <w:szCs w:val="24"/>
                <w:lang w:val="en-GB"/>
              </w:rPr>
              <w:t>.</w:t>
            </w:r>
            <w:r w:rsidRPr="000136C4">
              <w:rPr>
                <w:spacing w:val="-12"/>
                <w:szCs w:val="24"/>
                <w:lang w:val="en-GB"/>
              </w:rPr>
              <w:t xml:space="preserve"> </w:t>
            </w:r>
            <w:r w:rsidRPr="000136C4">
              <w:rPr>
                <w:spacing w:val="2"/>
                <w:szCs w:val="24"/>
                <w:lang w:val="en-GB"/>
              </w:rPr>
              <w:t>This means that</w:t>
            </w:r>
            <w:r w:rsidRPr="000136C4">
              <w:rPr>
                <w:spacing w:val="-3"/>
                <w:szCs w:val="24"/>
                <w:lang w:val="en-GB"/>
              </w:rPr>
              <w:t xml:space="preserve"> </w:t>
            </w:r>
            <w:r w:rsidRPr="000136C4">
              <w:rPr>
                <w:rFonts w:ascii="Courier New" w:hAnsi="Courier New"/>
                <w:w w:val="99"/>
                <w:szCs w:val="24"/>
                <w:lang w:val="en-GB"/>
              </w:rPr>
              <w:t>table[</w:t>
            </w:r>
            <w:r w:rsidR="000136C4">
              <w:rPr>
                <w:rFonts w:ascii="Courier New" w:hAnsi="Courier New"/>
                <w:w w:val="99"/>
                <w:szCs w:val="24"/>
                <w:lang w:val="en-GB"/>
              </w:rPr>
              <w:t>number</w:t>
            </w:r>
            <w:r w:rsidRPr="000136C4">
              <w:rPr>
                <w:rFonts w:ascii="Courier New" w:hAnsi="Courier New"/>
                <w:spacing w:val="1"/>
                <w:w w:val="99"/>
                <w:szCs w:val="24"/>
                <w:lang w:val="en-GB"/>
              </w:rPr>
              <w:t>]</w:t>
            </w:r>
            <w:r w:rsidRPr="000136C4">
              <w:rPr>
                <w:rFonts w:ascii="Courier New" w:hAnsi="Courier New"/>
                <w:w w:val="99"/>
                <w:szCs w:val="24"/>
                <w:lang w:val="en-GB"/>
              </w:rPr>
              <w:t>.</w:t>
            </w:r>
            <w:r w:rsidRPr="000136C4">
              <w:rPr>
                <w:rFonts w:ascii="Courier New" w:hAnsi="Courier New"/>
                <w:spacing w:val="3"/>
                <w:w w:val="99"/>
                <w:szCs w:val="24"/>
                <w:lang w:val="en-GB"/>
              </w:rPr>
              <w:t>x</w:t>
            </w:r>
            <w:r w:rsidRPr="000136C4">
              <w:rPr>
                <w:rFonts w:ascii="Courier New" w:hAnsi="Courier New"/>
                <w:w w:val="99"/>
                <w:szCs w:val="24"/>
                <w:lang w:val="en-GB"/>
              </w:rPr>
              <w:t>ml</w:t>
            </w:r>
            <w:r w:rsidRPr="000136C4">
              <w:rPr>
                <w:rFonts w:ascii="Courier New" w:hAnsi="Courier New"/>
                <w:spacing w:val="-64"/>
                <w:szCs w:val="24"/>
                <w:lang w:val="en-GB"/>
              </w:rPr>
              <w:t xml:space="preserve"> </w:t>
            </w:r>
            <w:r w:rsidRPr="000136C4">
              <w:rPr>
                <w:spacing w:val="4"/>
                <w:szCs w:val="24"/>
                <w:lang w:val="en-GB"/>
              </w:rPr>
              <w:t>must be c</w:t>
            </w:r>
            <w:r w:rsidRPr="000136C4">
              <w:rPr>
                <w:spacing w:val="4"/>
                <w:szCs w:val="24"/>
                <w:lang w:val="en-GB"/>
              </w:rPr>
              <w:t>a</w:t>
            </w:r>
            <w:r w:rsidRPr="000136C4">
              <w:rPr>
                <w:spacing w:val="4"/>
                <w:szCs w:val="24"/>
                <w:lang w:val="en-GB"/>
              </w:rPr>
              <w:t>pable of being positively validated against</w:t>
            </w:r>
            <w:r w:rsidRPr="000136C4">
              <w:rPr>
                <w:spacing w:val="-10"/>
                <w:szCs w:val="24"/>
                <w:lang w:val="en-GB"/>
              </w:rPr>
              <w:t xml:space="preserve"> </w:t>
            </w:r>
            <w:r w:rsidRPr="000136C4">
              <w:rPr>
                <w:rFonts w:ascii="Courier New" w:hAnsi="Courier New"/>
                <w:szCs w:val="24"/>
                <w:lang w:val="en-GB"/>
              </w:rPr>
              <w:t>table[</w:t>
            </w:r>
            <w:r w:rsidR="000136C4">
              <w:rPr>
                <w:rFonts w:ascii="Courier New" w:hAnsi="Courier New"/>
                <w:szCs w:val="24"/>
                <w:lang w:val="en-GB"/>
              </w:rPr>
              <w:t>number</w:t>
            </w:r>
            <w:r w:rsidRPr="000136C4">
              <w:rPr>
                <w:rFonts w:ascii="Courier New" w:hAnsi="Courier New"/>
                <w:spacing w:val="1"/>
                <w:szCs w:val="24"/>
                <w:lang w:val="en-GB"/>
              </w:rPr>
              <w:t>]</w:t>
            </w:r>
            <w:r w:rsidRPr="000136C4">
              <w:rPr>
                <w:rFonts w:ascii="Courier New" w:hAnsi="Courier New"/>
                <w:szCs w:val="24"/>
                <w:lang w:val="en-GB"/>
              </w:rPr>
              <w:t>.xsd</w:t>
            </w:r>
            <w:r w:rsidR="00332F6A" w:rsidRPr="000136C4">
              <w:rPr>
                <w:lang w:val="en-GB"/>
              </w:rPr>
              <w:t>.</w:t>
            </w:r>
          </w:p>
        </w:tc>
        <w:tc>
          <w:tcPr>
            <w:tcW w:w="709" w:type="dxa"/>
            <w:shd w:val="clear" w:color="auto" w:fill="auto"/>
          </w:tcPr>
          <w:p w14:paraId="68E24D1D" w14:textId="77777777" w:rsidR="00332F6A" w:rsidRPr="000136C4" w:rsidRDefault="00332F6A" w:rsidP="00D602D5">
            <w:pPr>
              <w:pStyle w:val="TabelleGross"/>
              <w:rPr>
                <w:lang w:val="en-GB"/>
              </w:rPr>
            </w:pPr>
            <w:r w:rsidRPr="000136C4">
              <w:rPr>
                <w:lang w:val="en-GB"/>
              </w:rPr>
              <w:t>M</w:t>
            </w:r>
          </w:p>
        </w:tc>
      </w:tr>
    </w:tbl>
    <w:p w14:paraId="607B4EF2" w14:textId="77777777" w:rsidR="00D602D5" w:rsidRPr="000136C4" w:rsidRDefault="00D602D5" w:rsidP="00D602D5">
      <w:pPr>
        <w:rPr>
          <w:rFonts w:cs="Arial"/>
          <w:szCs w:val="22"/>
          <w:lang w:val="en-GB"/>
        </w:rPr>
      </w:pPr>
    </w:p>
    <w:p w14:paraId="75908A4E" w14:textId="77777777" w:rsidR="00CF516E" w:rsidRPr="000136C4" w:rsidRDefault="000E7226" w:rsidP="00CF516E">
      <w:pPr>
        <w:pStyle w:val="berschrift2"/>
        <w:rPr>
          <w:lang w:val="en-GB"/>
        </w:rPr>
      </w:pPr>
      <w:bookmarkStart w:id="93" w:name="_Toc423960742"/>
      <w:r w:rsidRPr="000136C4">
        <w:rPr>
          <w:lang w:val="en-GB"/>
        </w:rPr>
        <w:t>Table schema definition</w:t>
      </w:r>
      <w:bookmarkEnd w:id="93"/>
    </w:p>
    <w:p w14:paraId="4516BDDC" w14:textId="77777777" w:rsidR="00CF516E" w:rsidRPr="000136C4" w:rsidRDefault="000E7226" w:rsidP="00CF516E">
      <w:pPr>
        <w:rPr>
          <w:rFonts w:cs="Arial"/>
          <w:lang w:val="en-GB"/>
        </w:rPr>
      </w:pPr>
      <w:r w:rsidRPr="000136C4">
        <w:rPr>
          <w:spacing w:val="-1"/>
          <w:szCs w:val="24"/>
          <w:lang w:val="en-GB"/>
        </w:rPr>
        <w:t>The</w:t>
      </w:r>
      <w:r w:rsidRPr="000136C4">
        <w:rPr>
          <w:szCs w:val="24"/>
          <w:lang w:val="en-GB"/>
        </w:rPr>
        <w:t xml:space="preserve"> </w:t>
      </w:r>
      <w:r w:rsidRPr="000136C4">
        <w:rPr>
          <w:rFonts w:ascii="Courier New" w:hAnsi="Courier New"/>
          <w:szCs w:val="24"/>
          <w:lang w:val="en-GB"/>
        </w:rPr>
        <w:t>table[</w:t>
      </w:r>
      <w:r w:rsidR="000136C4">
        <w:rPr>
          <w:rFonts w:ascii="Courier New" w:hAnsi="Courier New"/>
          <w:spacing w:val="-1"/>
          <w:szCs w:val="24"/>
          <w:lang w:val="en-GB"/>
        </w:rPr>
        <w:t>number</w:t>
      </w:r>
      <w:r w:rsidRPr="000136C4">
        <w:rPr>
          <w:rFonts w:ascii="Courier New" w:hAnsi="Courier New"/>
          <w:szCs w:val="24"/>
          <w:lang w:val="en-GB"/>
        </w:rPr>
        <w:t>].xsd</w:t>
      </w:r>
      <w:r w:rsidRPr="000136C4">
        <w:rPr>
          <w:rFonts w:ascii="Courier New" w:hAnsi="Courier New"/>
          <w:spacing w:val="-70"/>
          <w:szCs w:val="24"/>
          <w:lang w:val="en-GB"/>
        </w:rPr>
        <w:t xml:space="preserve"> </w:t>
      </w:r>
      <w:r w:rsidRPr="000136C4">
        <w:rPr>
          <w:szCs w:val="24"/>
          <w:lang w:val="en-GB"/>
        </w:rPr>
        <w:t>file contains the following sch</w:t>
      </w:r>
      <w:r w:rsidRPr="000136C4">
        <w:rPr>
          <w:spacing w:val="-1"/>
          <w:szCs w:val="24"/>
          <w:lang w:val="en-GB"/>
        </w:rPr>
        <w:t>e</w:t>
      </w:r>
      <w:r w:rsidRPr="000136C4">
        <w:rPr>
          <w:spacing w:val="1"/>
          <w:szCs w:val="24"/>
          <w:lang w:val="en-GB"/>
        </w:rPr>
        <w:t>m</w:t>
      </w:r>
      <w:r w:rsidRPr="000136C4">
        <w:rPr>
          <w:szCs w:val="24"/>
          <w:lang w:val="en-GB"/>
        </w:rPr>
        <w:t xml:space="preserve">a </w:t>
      </w:r>
      <w:r w:rsidRPr="000136C4">
        <w:rPr>
          <w:spacing w:val="-1"/>
          <w:szCs w:val="24"/>
          <w:lang w:val="en-GB"/>
        </w:rPr>
        <w:t>d</w:t>
      </w:r>
      <w:r w:rsidRPr="000136C4">
        <w:rPr>
          <w:spacing w:val="-3"/>
          <w:szCs w:val="24"/>
          <w:lang w:val="en-GB"/>
        </w:rPr>
        <w:t>e</w:t>
      </w:r>
      <w:r w:rsidRPr="000136C4">
        <w:rPr>
          <w:spacing w:val="3"/>
          <w:szCs w:val="24"/>
          <w:lang w:val="en-GB"/>
        </w:rPr>
        <w:t>f</w:t>
      </w:r>
      <w:r w:rsidRPr="000136C4">
        <w:rPr>
          <w:spacing w:val="-1"/>
          <w:szCs w:val="24"/>
          <w:lang w:val="en-GB"/>
        </w:rPr>
        <w:t>i</w:t>
      </w:r>
      <w:r w:rsidRPr="000136C4">
        <w:rPr>
          <w:szCs w:val="24"/>
          <w:lang w:val="en-GB"/>
        </w:rPr>
        <w:t>n</w:t>
      </w:r>
      <w:r w:rsidRPr="000136C4">
        <w:rPr>
          <w:spacing w:val="-1"/>
          <w:szCs w:val="24"/>
          <w:lang w:val="en-GB"/>
        </w:rPr>
        <w:t>i</w:t>
      </w:r>
      <w:r w:rsidRPr="000136C4">
        <w:rPr>
          <w:spacing w:val="1"/>
          <w:szCs w:val="24"/>
          <w:lang w:val="en-GB"/>
        </w:rPr>
        <w:t>t</w:t>
      </w:r>
      <w:r w:rsidRPr="000136C4">
        <w:rPr>
          <w:spacing w:val="-1"/>
          <w:szCs w:val="24"/>
          <w:lang w:val="en-GB"/>
        </w:rPr>
        <w:t>i</w:t>
      </w:r>
      <w:r w:rsidRPr="000136C4">
        <w:rPr>
          <w:szCs w:val="24"/>
          <w:lang w:val="en-GB"/>
        </w:rPr>
        <w:t>o</w:t>
      </w:r>
      <w:r w:rsidRPr="000136C4">
        <w:rPr>
          <w:spacing w:val="-1"/>
          <w:szCs w:val="24"/>
          <w:lang w:val="en-GB"/>
        </w:rPr>
        <w:t>ns for a table</w:t>
      </w:r>
      <w:r w:rsidR="00CF516E" w:rsidRPr="000136C4">
        <w:rPr>
          <w:rFonts w:cs="Arial"/>
          <w:lang w:val="en-GB"/>
        </w:rPr>
        <w:t>:</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134"/>
        <w:gridCol w:w="7371"/>
        <w:gridCol w:w="709"/>
      </w:tblGrid>
      <w:tr w:rsidR="00CF516E" w:rsidRPr="000136C4" w14:paraId="1ACFD5B9" w14:textId="77777777" w:rsidTr="005647F2">
        <w:trPr>
          <w:cantSplit/>
          <w:tblHeader/>
        </w:trPr>
        <w:tc>
          <w:tcPr>
            <w:tcW w:w="1134" w:type="dxa"/>
            <w:shd w:val="clear" w:color="auto" w:fill="99CCFF"/>
          </w:tcPr>
          <w:p w14:paraId="147E6D94" w14:textId="77777777" w:rsidR="00CF516E" w:rsidRPr="000136C4" w:rsidRDefault="00CF516E" w:rsidP="00CF516E">
            <w:pPr>
              <w:pStyle w:val="TabelleGross"/>
              <w:rPr>
                <w:b/>
                <w:lang w:val="en-GB"/>
              </w:rPr>
            </w:pPr>
            <w:r w:rsidRPr="000136C4">
              <w:rPr>
                <w:b/>
                <w:lang w:val="en-GB"/>
              </w:rPr>
              <w:t>ID</w:t>
            </w:r>
          </w:p>
        </w:tc>
        <w:tc>
          <w:tcPr>
            <w:tcW w:w="7371" w:type="dxa"/>
            <w:shd w:val="clear" w:color="auto" w:fill="99CCFF"/>
          </w:tcPr>
          <w:p w14:paraId="513E7346" w14:textId="77777777" w:rsidR="00CF516E" w:rsidRPr="000136C4" w:rsidRDefault="00E54509" w:rsidP="00CF516E">
            <w:pPr>
              <w:pStyle w:val="TabelleGross"/>
              <w:rPr>
                <w:b/>
                <w:lang w:val="en-GB"/>
              </w:rPr>
            </w:pPr>
            <w:r w:rsidRPr="000136C4">
              <w:rPr>
                <w:b/>
                <w:lang w:val="en-GB"/>
              </w:rPr>
              <w:t>Description of requirement</w:t>
            </w:r>
          </w:p>
        </w:tc>
        <w:tc>
          <w:tcPr>
            <w:tcW w:w="709" w:type="dxa"/>
            <w:shd w:val="clear" w:color="auto" w:fill="99CCFF"/>
          </w:tcPr>
          <w:p w14:paraId="63D91A39" w14:textId="77777777" w:rsidR="00CF516E" w:rsidRPr="000136C4" w:rsidRDefault="00E54509" w:rsidP="00CF516E">
            <w:pPr>
              <w:pStyle w:val="TabelleGross"/>
              <w:rPr>
                <w:b/>
                <w:lang w:val="en-GB"/>
              </w:rPr>
            </w:pPr>
            <w:r w:rsidRPr="000136C4">
              <w:rPr>
                <w:b/>
                <w:lang w:val="en-GB"/>
              </w:rPr>
              <w:t>M/O</w:t>
            </w:r>
          </w:p>
        </w:tc>
      </w:tr>
      <w:tr w:rsidR="00CF516E" w:rsidRPr="000136C4" w14:paraId="11EB89F0" w14:textId="77777777" w:rsidTr="005647F2">
        <w:trPr>
          <w:cantSplit/>
        </w:trPr>
        <w:tc>
          <w:tcPr>
            <w:tcW w:w="1134" w:type="dxa"/>
            <w:shd w:val="clear" w:color="auto" w:fill="auto"/>
          </w:tcPr>
          <w:p w14:paraId="3246EBF4" w14:textId="77777777" w:rsidR="00CF516E" w:rsidRPr="000136C4" w:rsidRDefault="00CE5F8C" w:rsidP="00CF516E">
            <w:pPr>
              <w:pStyle w:val="TabelleGross"/>
              <w:rPr>
                <w:sz w:val="16"/>
                <w:szCs w:val="16"/>
                <w:lang w:val="en-GB"/>
              </w:rPr>
            </w:pPr>
            <w:r w:rsidRPr="000136C4">
              <w:rPr>
                <w:lang w:val="en-GB"/>
              </w:rPr>
              <w:t>T_</w:t>
            </w:r>
            <w:r w:rsidR="00F47991" w:rsidRPr="000136C4">
              <w:rPr>
                <w:lang w:val="en-GB"/>
              </w:rPr>
              <w:t>6</w:t>
            </w:r>
            <w:r w:rsidR="00CF516E" w:rsidRPr="000136C4">
              <w:rPr>
                <w:lang w:val="en-GB"/>
              </w:rPr>
              <w:t>.1-1</w:t>
            </w:r>
          </w:p>
        </w:tc>
        <w:tc>
          <w:tcPr>
            <w:tcW w:w="7371" w:type="dxa"/>
            <w:shd w:val="clear" w:color="auto" w:fill="auto"/>
          </w:tcPr>
          <w:p w14:paraId="65D6CFFF" w14:textId="77777777" w:rsidR="00F362AA" w:rsidRPr="000136C4" w:rsidRDefault="000E7226" w:rsidP="008604E6">
            <w:pPr>
              <w:rPr>
                <w:sz w:val="20"/>
                <w:lang w:val="en-GB"/>
              </w:rPr>
            </w:pPr>
            <w:r w:rsidRPr="000136C4">
              <w:rPr>
                <w:spacing w:val="-3"/>
                <w:sz w:val="20"/>
                <w:szCs w:val="24"/>
                <w:lang w:val="en-GB"/>
              </w:rPr>
              <w:t>There must be an</w:t>
            </w:r>
            <w:r w:rsidRPr="000136C4">
              <w:rPr>
                <w:sz w:val="20"/>
                <w:szCs w:val="24"/>
                <w:lang w:val="en-GB"/>
              </w:rPr>
              <w:t xml:space="preserve"> </w:t>
            </w:r>
            <w:r w:rsidRPr="000136C4">
              <w:rPr>
                <w:spacing w:val="1"/>
                <w:sz w:val="20"/>
                <w:szCs w:val="24"/>
                <w:lang w:val="en-GB"/>
              </w:rPr>
              <w:t>X</w:t>
            </w:r>
            <w:r w:rsidRPr="000136C4">
              <w:rPr>
                <w:spacing w:val="-4"/>
                <w:sz w:val="20"/>
                <w:szCs w:val="24"/>
                <w:lang w:val="en-GB"/>
              </w:rPr>
              <w:t>M</w:t>
            </w:r>
            <w:r w:rsidRPr="000136C4">
              <w:rPr>
                <w:spacing w:val="1"/>
                <w:sz w:val="20"/>
                <w:szCs w:val="24"/>
                <w:lang w:val="en-GB"/>
              </w:rPr>
              <w:t>L s</w:t>
            </w:r>
            <w:r w:rsidRPr="000136C4">
              <w:rPr>
                <w:sz w:val="20"/>
                <w:szCs w:val="24"/>
                <w:lang w:val="en-GB"/>
              </w:rPr>
              <w:t>ch</w:t>
            </w:r>
            <w:r w:rsidRPr="000136C4">
              <w:rPr>
                <w:spacing w:val="-1"/>
                <w:sz w:val="20"/>
                <w:szCs w:val="24"/>
                <w:lang w:val="en-GB"/>
              </w:rPr>
              <w:t>e</w:t>
            </w:r>
            <w:r w:rsidRPr="000136C4">
              <w:rPr>
                <w:spacing w:val="1"/>
                <w:sz w:val="20"/>
                <w:szCs w:val="24"/>
                <w:lang w:val="en-GB"/>
              </w:rPr>
              <w:t>m</w:t>
            </w:r>
            <w:r w:rsidRPr="000136C4">
              <w:rPr>
                <w:sz w:val="20"/>
                <w:szCs w:val="24"/>
                <w:lang w:val="en-GB"/>
              </w:rPr>
              <w:t xml:space="preserve">a </w:t>
            </w:r>
            <w:r w:rsidRPr="000136C4">
              <w:rPr>
                <w:spacing w:val="-1"/>
                <w:sz w:val="20"/>
                <w:szCs w:val="24"/>
                <w:lang w:val="en-GB"/>
              </w:rPr>
              <w:t>d</w:t>
            </w:r>
            <w:r w:rsidRPr="000136C4">
              <w:rPr>
                <w:spacing w:val="-3"/>
                <w:sz w:val="20"/>
                <w:szCs w:val="24"/>
                <w:lang w:val="en-GB"/>
              </w:rPr>
              <w:t>e</w:t>
            </w:r>
            <w:r w:rsidRPr="000136C4">
              <w:rPr>
                <w:spacing w:val="3"/>
                <w:sz w:val="20"/>
                <w:szCs w:val="24"/>
                <w:lang w:val="en-GB"/>
              </w:rPr>
              <w:t>f</w:t>
            </w:r>
            <w:r w:rsidRPr="000136C4">
              <w:rPr>
                <w:spacing w:val="-1"/>
                <w:sz w:val="20"/>
                <w:szCs w:val="24"/>
                <w:lang w:val="en-GB"/>
              </w:rPr>
              <w:t>i</w:t>
            </w:r>
            <w:r w:rsidRPr="000136C4">
              <w:rPr>
                <w:sz w:val="20"/>
                <w:szCs w:val="24"/>
                <w:lang w:val="en-GB"/>
              </w:rPr>
              <w:t>n</w:t>
            </w:r>
            <w:r w:rsidRPr="000136C4">
              <w:rPr>
                <w:spacing w:val="-1"/>
                <w:sz w:val="20"/>
                <w:szCs w:val="24"/>
                <w:lang w:val="en-GB"/>
              </w:rPr>
              <w:t>i</w:t>
            </w:r>
            <w:r w:rsidRPr="000136C4">
              <w:rPr>
                <w:spacing w:val="1"/>
                <w:sz w:val="20"/>
                <w:szCs w:val="24"/>
                <w:lang w:val="en-GB"/>
              </w:rPr>
              <w:t>t</w:t>
            </w:r>
            <w:r w:rsidRPr="000136C4">
              <w:rPr>
                <w:spacing w:val="-1"/>
                <w:sz w:val="20"/>
                <w:szCs w:val="24"/>
                <w:lang w:val="en-GB"/>
              </w:rPr>
              <w:t>i</w:t>
            </w:r>
            <w:r w:rsidRPr="000136C4">
              <w:rPr>
                <w:sz w:val="20"/>
                <w:szCs w:val="24"/>
                <w:lang w:val="en-GB"/>
              </w:rPr>
              <w:t xml:space="preserve">on for each table that indicates the </w:t>
            </w:r>
            <w:r w:rsidRPr="000136C4">
              <w:rPr>
                <w:spacing w:val="1"/>
                <w:sz w:val="20"/>
                <w:szCs w:val="24"/>
                <w:lang w:val="en-GB"/>
              </w:rPr>
              <w:t>X</w:t>
            </w:r>
            <w:r w:rsidRPr="000136C4">
              <w:rPr>
                <w:spacing w:val="-4"/>
                <w:sz w:val="20"/>
                <w:szCs w:val="24"/>
                <w:lang w:val="en-GB"/>
              </w:rPr>
              <w:t>M</w:t>
            </w:r>
            <w:r w:rsidRPr="000136C4">
              <w:rPr>
                <w:spacing w:val="2"/>
                <w:sz w:val="20"/>
                <w:szCs w:val="24"/>
                <w:lang w:val="en-GB"/>
              </w:rPr>
              <w:t>L storage format of the table data</w:t>
            </w:r>
            <w:r w:rsidR="00F47991" w:rsidRPr="000136C4">
              <w:rPr>
                <w:rFonts w:cs="Arial"/>
                <w:sz w:val="20"/>
                <w:lang w:val="en-GB"/>
              </w:rPr>
              <w:t xml:space="preserve">. </w:t>
            </w:r>
          </w:p>
        </w:tc>
        <w:tc>
          <w:tcPr>
            <w:tcW w:w="709" w:type="dxa"/>
            <w:shd w:val="clear" w:color="auto" w:fill="auto"/>
          </w:tcPr>
          <w:p w14:paraId="7CF65A1A" w14:textId="77777777" w:rsidR="00CF516E" w:rsidRPr="000136C4" w:rsidRDefault="00CF516E" w:rsidP="00CF516E">
            <w:pPr>
              <w:pStyle w:val="TabelleGross"/>
              <w:rPr>
                <w:lang w:val="en-GB"/>
              </w:rPr>
            </w:pPr>
            <w:r w:rsidRPr="000136C4">
              <w:rPr>
                <w:lang w:val="en-GB"/>
              </w:rPr>
              <w:t>M</w:t>
            </w:r>
          </w:p>
        </w:tc>
      </w:tr>
      <w:tr w:rsidR="008604E6" w:rsidRPr="000136C4" w14:paraId="46DB3B3F" w14:textId="77777777" w:rsidTr="005647F2">
        <w:trPr>
          <w:cantSplit/>
        </w:trPr>
        <w:tc>
          <w:tcPr>
            <w:tcW w:w="1134" w:type="dxa"/>
            <w:shd w:val="clear" w:color="auto" w:fill="auto"/>
          </w:tcPr>
          <w:p w14:paraId="141784A5" w14:textId="77777777" w:rsidR="008604E6" w:rsidRPr="000136C4" w:rsidRDefault="00CE5F8C" w:rsidP="0020700C">
            <w:pPr>
              <w:pStyle w:val="TabelleGross"/>
              <w:rPr>
                <w:sz w:val="16"/>
                <w:szCs w:val="16"/>
                <w:lang w:val="en-GB"/>
              </w:rPr>
            </w:pPr>
            <w:r w:rsidRPr="000136C4">
              <w:rPr>
                <w:lang w:val="en-GB"/>
              </w:rPr>
              <w:lastRenderedPageBreak/>
              <w:t>T_</w:t>
            </w:r>
            <w:r w:rsidR="008604E6" w:rsidRPr="000136C4">
              <w:rPr>
                <w:lang w:val="en-GB"/>
              </w:rPr>
              <w:t>6.1-2</w:t>
            </w:r>
          </w:p>
        </w:tc>
        <w:tc>
          <w:tcPr>
            <w:tcW w:w="7371" w:type="dxa"/>
            <w:shd w:val="clear" w:color="auto" w:fill="auto"/>
          </w:tcPr>
          <w:p w14:paraId="65487A37" w14:textId="77777777" w:rsidR="008604E6" w:rsidRPr="000136C4" w:rsidRDefault="000E7226" w:rsidP="008604E6">
            <w:pPr>
              <w:rPr>
                <w:lang w:val="en-GB"/>
              </w:rPr>
            </w:pPr>
            <w:r w:rsidRPr="000136C4">
              <w:rPr>
                <w:sz w:val="20"/>
                <w:szCs w:val="24"/>
                <w:lang w:val="en-GB"/>
              </w:rPr>
              <w:t>This schema definition reflects the SQL schema metadata of the table and ind</w:t>
            </w:r>
            <w:r w:rsidRPr="000136C4">
              <w:rPr>
                <w:sz w:val="20"/>
                <w:szCs w:val="24"/>
                <w:lang w:val="en-GB"/>
              </w:rPr>
              <w:t>i</w:t>
            </w:r>
            <w:r w:rsidRPr="000136C4">
              <w:rPr>
                <w:sz w:val="20"/>
                <w:szCs w:val="24"/>
                <w:lang w:val="en-GB"/>
              </w:rPr>
              <w:t>cates that the table is stored as a sequence of lines containing a sequence of column entries with various XML types. The name of the table tag is</w:t>
            </w:r>
            <w:r w:rsidRPr="000136C4">
              <w:rPr>
                <w:spacing w:val="-2"/>
                <w:sz w:val="20"/>
                <w:szCs w:val="24"/>
                <w:lang w:val="en-GB"/>
              </w:rPr>
              <w:t xml:space="preserve"> </w:t>
            </w:r>
            <w:r w:rsidRPr="000136C4">
              <w:rPr>
                <w:i/>
                <w:sz w:val="20"/>
                <w:szCs w:val="24"/>
                <w:lang w:val="en-GB"/>
              </w:rPr>
              <w:t>t</w:t>
            </w:r>
            <w:r w:rsidRPr="000136C4">
              <w:rPr>
                <w:i/>
                <w:spacing w:val="2"/>
                <w:sz w:val="20"/>
                <w:szCs w:val="24"/>
                <w:lang w:val="en-GB"/>
              </w:rPr>
              <w:t>a</w:t>
            </w:r>
            <w:r w:rsidRPr="000136C4">
              <w:rPr>
                <w:i/>
                <w:sz w:val="20"/>
                <w:szCs w:val="24"/>
                <w:lang w:val="en-GB"/>
              </w:rPr>
              <w:t>b</w:t>
            </w:r>
            <w:r w:rsidRPr="000136C4">
              <w:rPr>
                <w:i/>
                <w:spacing w:val="-1"/>
                <w:sz w:val="20"/>
                <w:szCs w:val="24"/>
                <w:lang w:val="en-GB"/>
              </w:rPr>
              <w:t>l</w:t>
            </w:r>
            <w:r w:rsidRPr="000136C4">
              <w:rPr>
                <w:i/>
                <w:spacing w:val="2"/>
                <w:sz w:val="20"/>
                <w:szCs w:val="24"/>
                <w:lang w:val="en-GB"/>
              </w:rPr>
              <w:t>e</w:t>
            </w:r>
            <w:r w:rsidRPr="000136C4">
              <w:rPr>
                <w:sz w:val="20"/>
                <w:szCs w:val="24"/>
                <w:lang w:val="en-GB"/>
              </w:rPr>
              <w:t>,</w:t>
            </w:r>
            <w:r w:rsidRPr="000136C4">
              <w:rPr>
                <w:spacing w:val="-5"/>
                <w:sz w:val="20"/>
                <w:szCs w:val="24"/>
                <w:lang w:val="en-GB"/>
              </w:rPr>
              <w:t xml:space="preserve"> </w:t>
            </w:r>
            <w:r w:rsidRPr="000136C4">
              <w:rPr>
                <w:spacing w:val="-1"/>
                <w:sz w:val="20"/>
                <w:szCs w:val="24"/>
                <w:lang w:val="en-GB"/>
              </w:rPr>
              <w:t xml:space="preserve">that of the dataset tag is </w:t>
            </w:r>
            <w:r w:rsidRPr="000136C4">
              <w:rPr>
                <w:i/>
                <w:spacing w:val="1"/>
                <w:sz w:val="20"/>
                <w:szCs w:val="24"/>
                <w:lang w:val="en-GB"/>
              </w:rPr>
              <w:t>r</w:t>
            </w:r>
            <w:r w:rsidRPr="000136C4">
              <w:rPr>
                <w:i/>
                <w:sz w:val="20"/>
                <w:szCs w:val="24"/>
                <w:lang w:val="en-GB"/>
              </w:rPr>
              <w:t>ow</w:t>
            </w:r>
            <w:r w:rsidRPr="000136C4">
              <w:rPr>
                <w:sz w:val="20"/>
                <w:szCs w:val="24"/>
                <w:lang w:val="en-GB"/>
              </w:rPr>
              <w:t>, while the column tags are called</w:t>
            </w:r>
            <w:r w:rsidRPr="000136C4">
              <w:rPr>
                <w:spacing w:val="-5"/>
                <w:sz w:val="20"/>
                <w:szCs w:val="24"/>
                <w:lang w:val="en-GB"/>
              </w:rPr>
              <w:t xml:space="preserve"> </w:t>
            </w:r>
            <w:r w:rsidRPr="000136C4">
              <w:rPr>
                <w:i/>
                <w:spacing w:val="1"/>
                <w:sz w:val="20"/>
                <w:szCs w:val="24"/>
                <w:lang w:val="en-GB"/>
              </w:rPr>
              <w:t>c</w:t>
            </w:r>
            <w:r w:rsidRPr="000136C4">
              <w:rPr>
                <w:i/>
                <w:sz w:val="20"/>
                <w:szCs w:val="24"/>
                <w:lang w:val="en-GB"/>
              </w:rPr>
              <w:t>1,</w:t>
            </w:r>
            <w:r w:rsidRPr="000136C4">
              <w:rPr>
                <w:i/>
                <w:spacing w:val="-4"/>
                <w:sz w:val="20"/>
                <w:szCs w:val="24"/>
                <w:lang w:val="en-GB"/>
              </w:rPr>
              <w:t xml:space="preserve"> </w:t>
            </w:r>
            <w:r w:rsidRPr="000136C4">
              <w:rPr>
                <w:i/>
                <w:spacing w:val="1"/>
                <w:sz w:val="20"/>
                <w:szCs w:val="24"/>
                <w:lang w:val="en-GB"/>
              </w:rPr>
              <w:t>c</w:t>
            </w:r>
            <w:r w:rsidRPr="000136C4">
              <w:rPr>
                <w:i/>
                <w:sz w:val="20"/>
                <w:szCs w:val="24"/>
                <w:lang w:val="en-GB"/>
              </w:rPr>
              <w:t>2,</w:t>
            </w:r>
            <w:r w:rsidRPr="000136C4">
              <w:rPr>
                <w:i/>
                <w:spacing w:val="-4"/>
                <w:sz w:val="20"/>
                <w:szCs w:val="24"/>
                <w:lang w:val="en-GB"/>
              </w:rPr>
              <w:t xml:space="preserve"> </w:t>
            </w:r>
            <w:r w:rsidRPr="000136C4">
              <w:rPr>
                <w:i/>
                <w:sz w:val="20"/>
                <w:szCs w:val="24"/>
                <w:lang w:val="en-GB"/>
              </w:rPr>
              <w:t>...</w:t>
            </w:r>
            <w:r w:rsidRPr="000136C4">
              <w:rPr>
                <w:szCs w:val="24"/>
                <w:lang w:val="en-GB"/>
              </w:rPr>
              <w:t>.</w:t>
            </w:r>
          </w:p>
          <w:p w14:paraId="28858CBD" w14:textId="77777777" w:rsidR="008604E6" w:rsidRPr="000136C4" w:rsidRDefault="008604E6" w:rsidP="0020700C">
            <w:pPr>
              <w:pStyle w:val="TabelleGross"/>
              <w:rPr>
                <w:lang w:val="en-GB"/>
              </w:rPr>
            </w:pPr>
          </w:p>
          <w:p w14:paraId="2674F2B2" w14:textId="77777777" w:rsidR="008604E6" w:rsidRPr="000136C4" w:rsidRDefault="00BC5CDF" w:rsidP="0020700C">
            <w:pPr>
              <w:pStyle w:val="TabelleGross"/>
              <w:rPr>
                <w:b/>
                <w:lang w:val="en-GB"/>
              </w:rPr>
            </w:pPr>
            <w:r w:rsidRPr="000136C4">
              <w:rPr>
                <w:b/>
                <w:lang w:val="en-GB"/>
              </w:rPr>
              <w:t>Example</w:t>
            </w:r>
          </w:p>
          <w:p w14:paraId="6F8F6DCE" w14:textId="77777777" w:rsidR="008604E6" w:rsidRPr="000136C4" w:rsidRDefault="007D1660" w:rsidP="00822D20">
            <w:pPr>
              <w:pStyle w:val="TabelleGross"/>
              <w:rPr>
                <w:lang w:val="en-GB"/>
              </w:rPr>
            </w:pPr>
            <w:r w:rsidRPr="000136C4">
              <w:rPr>
                <w:noProof/>
              </w:rPr>
              <w:drawing>
                <wp:inline distT="0" distB="0" distL="0" distR="0" wp14:anchorId="70252B3E" wp14:editId="5CF8CF80">
                  <wp:extent cx="4143375" cy="2657475"/>
                  <wp:effectExtent l="0" t="0" r="9525" b="9525"/>
                  <wp:docPr id="8"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43375" cy="2657475"/>
                          </a:xfrm>
                          <a:prstGeom prst="rect">
                            <a:avLst/>
                          </a:prstGeom>
                          <a:noFill/>
                          <a:ln>
                            <a:noFill/>
                          </a:ln>
                        </pic:spPr>
                      </pic:pic>
                    </a:graphicData>
                  </a:graphic>
                </wp:inline>
              </w:drawing>
            </w:r>
          </w:p>
        </w:tc>
        <w:tc>
          <w:tcPr>
            <w:tcW w:w="709" w:type="dxa"/>
            <w:shd w:val="clear" w:color="auto" w:fill="auto"/>
          </w:tcPr>
          <w:p w14:paraId="6C745B30" w14:textId="77777777" w:rsidR="008604E6" w:rsidRPr="000136C4" w:rsidRDefault="008604E6" w:rsidP="0020700C">
            <w:pPr>
              <w:pStyle w:val="TabelleGross"/>
              <w:rPr>
                <w:lang w:val="en-GB"/>
              </w:rPr>
            </w:pPr>
            <w:r w:rsidRPr="000136C4">
              <w:rPr>
                <w:lang w:val="en-GB"/>
              </w:rPr>
              <w:t>M</w:t>
            </w:r>
          </w:p>
        </w:tc>
      </w:tr>
      <w:tr w:rsidR="00C4188F" w:rsidRPr="00C4188F" w14:paraId="372542F0" w14:textId="77777777" w:rsidTr="005647F2">
        <w:trPr>
          <w:cantSplit/>
        </w:trPr>
        <w:tc>
          <w:tcPr>
            <w:tcW w:w="1134" w:type="dxa"/>
            <w:shd w:val="clear" w:color="auto" w:fill="auto"/>
          </w:tcPr>
          <w:p w14:paraId="637CAEA2" w14:textId="77777777" w:rsidR="00C4188F" w:rsidRPr="000136C4" w:rsidRDefault="00C4188F" w:rsidP="0020700C">
            <w:pPr>
              <w:pStyle w:val="TabelleGross"/>
              <w:rPr>
                <w:lang w:val="en-GB"/>
              </w:rPr>
            </w:pPr>
            <w:r>
              <w:rPr>
                <w:lang w:val="en-GB"/>
              </w:rPr>
              <w:t>T_6.1-3</w:t>
            </w:r>
          </w:p>
        </w:tc>
        <w:tc>
          <w:tcPr>
            <w:tcW w:w="7371" w:type="dxa"/>
            <w:shd w:val="clear" w:color="auto" w:fill="auto"/>
          </w:tcPr>
          <w:p w14:paraId="41447962" w14:textId="77777777" w:rsidR="00C4188F" w:rsidRDefault="00C4188F" w:rsidP="00C4188F">
            <w:pPr>
              <w:rPr>
                <w:sz w:val="20"/>
                <w:szCs w:val="24"/>
                <w:lang w:val="en-GB"/>
              </w:rPr>
            </w:pPr>
            <w:r>
              <w:rPr>
                <w:sz w:val="20"/>
                <w:szCs w:val="24"/>
                <w:lang w:val="en-GB"/>
              </w:rPr>
              <w:t>The type mapping to be used in table schema definitions is specified in P_4.3-3. Apart from XML Schema standard types the following special type are used:</w:t>
            </w:r>
          </w:p>
          <w:p w14:paraId="7AF17A17" w14:textId="77777777" w:rsidR="00C4188F" w:rsidRPr="000136C4" w:rsidRDefault="00C4188F" w:rsidP="00C4188F">
            <w:pPr>
              <w:rPr>
                <w:sz w:val="20"/>
                <w:szCs w:val="24"/>
                <w:lang w:val="en-GB"/>
              </w:rPr>
            </w:pPr>
            <w:r>
              <w:rPr>
                <w:sz w:val="20"/>
                <w:szCs w:val="24"/>
                <w:lang w:val="en-GB"/>
              </w:rPr>
              <w:t>clobType, blobType, dateType, dateTimeType.</w:t>
            </w:r>
          </w:p>
        </w:tc>
        <w:tc>
          <w:tcPr>
            <w:tcW w:w="709" w:type="dxa"/>
            <w:shd w:val="clear" w:color="auto" w:fill="auto"/>
          </w:tcPr>
          <w:p w14:paraId="1CE5CE3A" w14:textId="77777777" w:rsidR="00C4188F" w:rsidRPr="000136C4" w:rsidRDefault="009051CB" w:rsidP="0020700C">
            <w:pPr>
              <w:pStyle w:val="TabelleGross"/>
              <w:rPr>
                <w:lang w:val="en-GB"/>
              </w:rPr>
            </w:pPr>
            <w:r>
              <w:rPr>
                <w:lang w:val="en-GB"/>
              </w:rPr>
              <w:t>M</w:t>
            </w:r>
          </w:p>
        </w:tc>
      </w:tr>
      <w:tr w:rsidR="009051CB" w:rsidRPr="00F07B9E" w14:paraId="7D2B3FD3" w14:textId="77777777" w:rsidTr="005647F2">
        <w:trPr>
          <w:cantSplit/>
        </w:trPr>
        <w:tc>
          <w:tcPr>
            <w:tcW w:w="1134" w:type="dxa"/>
            <w:shd w:val="clear" w:color="auto" w:fill="auto"/>
          </w:tcPr>
          <w:p w14:paraId="2B85D00C" w14:textId="77777777" w:rsidR="009051CB" w:rsidRDefault="009051CB" w:rsidP="0020700C">
            <w:pPr>
              <w:pStyle w:val="TabelleGross"/>
              <w:rPr>
                <w:lang w:val="en-GB"/>
              </w:rPr>
            </w:pPr>
            <w:r>
              <w:rPr>
                <w:lang w:val="en-GB"/>
              </w:rPr>
              <w:t>T_6.1-4</w:t>
            </w:r>
          </w:p>
        </w:tc>
        <w:tc>
          <w:tcPr>
            <w:tcW w:w="7371" w:type="dxa"/>
            <w:shd w:val="clear" w:color="auto" w:fill="auto"/>
          </w:tcPr>
          <w:p w14:paraId="478B348D" w14:textId="77777777" w:rsidR="009051CB" w:rsidRDefault="009051CB" w:rsidP="00C4188F">
            <w:pPr>
              <w:rPr>
                <w:sz w:val="20"/>
                <w:szCs w:val="24"/>
                <w:lang w:val="en-GB"/>
              </w:rPr>
            </w:pPr>
            <w:r>
              <w:rPr>
                <w:sz w:val="20"/>
                <w:szCs w:val="24"/>
                <w:lang w:val="en-GB"/>
              </w:rPr>
              <w:t>Multiple cell values of advanced or structured types are to be stored as separate elements inside the cell tags.</w:t>
            </w:r>
          </w:p>
          <w:p w14:paraId="426BD70B" w14:textId="77777777" w:rsidR="009051CB" w:rsidRDefault="009051CB" w:rsidP="00C4188F">
            <w:pPr>
              <w:rPr>
                <w:sz w:val="20"/>
                <w:szCs w:val="24"/>
                <w:lang w:val="en-GB"/>
              </w:rPr>
            </w:pPr>
            <w:r>
              <w:rPr>
                <w:sz w:val="20"/>
                <w:szCs w:val="24"/>
                <w:lang w:val="en-GB"/>
              </w:rPr>
              <w:t>The names of the individual elements of an ARRAY are a1, a2, ….</w:t>
            </w:r>
          </w:p>
          <w:p w14:paraId="3E25A853" w14:textId="77777777" w:rsidR="009051CB" w:rsidRDefault="009051CB" w:rsidP="00C4188F">
            <w:pPr>
              <w:rPr>
                <w:sz w:val="20"/>
                <w:szCs w:val="24"/>
                <w:lang w:val="en-GB"/>
              </w:rPr>
            </w:pPr>
            <w:r>
              <w:rPr>
                <w:sz w:val="20"/>
                <w:szCs w:val="24"/>
                <w:lang w:val="en-GB"/>
              </w:rPr>
              <w:t>The names of the individual elements of a ROW are r1, r2, ….</w:t>
            </w:r>
          </w:p>
          <w:p w14:paraId="45B73E23" w14:textId="77777777" w:rsidR="009051CB" w:rsidRDefault="009051CB" w:rsidP="00C4188F">
            <w:pPr>
              <w:rPr>
                <w:sz w:val="20"/>
                <w:szCs w:val="24"/>
                <w:lang w:val="en-GB"/>
              </w:rPr>
            </w:pPr>
            <w:r>
              <w:rPr>
                <w:sz w:val="20"/>
                <w:szCs w:val="24"/>
                <w:lang w:val="en-GB"/>
              </w:rPr>
              <w:t>The names of the individual elements of a UDT are u1, u2, ….</w:t>
            </w:r>
          </w:p>
          <w:p w14:paraId="21D79138" w14:textId="77777777" w:rsidR="009051CB" w:rsidRDefault="009051CB" w:rsidP="009051CB">
            <w:pPr>
              <w:rPr>
                <w:sz w:val="20"/>
                <w:szCs w:val="24"/>
                <w:lang w:val="en-GB"/>
              </w:rPr>
            </w:pPr>
            <w:r>
              <w:rPr>
                <w:sz w:val="20"/>
                <w:szCs w:val="24"/>
                <w:lang w:val="en-GB"/>
              </w:rPr>
              <w:t>See appendix D3 for an example.</w:t>
            </w:r>
          </w:p>
        </w:tc>
        <w:tc>
          <w:tcPr>
            <w:tcW w:w="709" w:type="dxa"/>
            <w:shd w:val="clear" w:color="auto" w:fill="auto"/>
          </w:tcPr>
          <w:p w14:paraId="65EAD647" w14:textId="36210E82" w:rsidR="009051CB" w:rsidRDefault="00725208" w:rsidP="0020700C">
            <w:pPr>
              <w:pStyle w:val="TabelleGross"/>
              <w:rPr>
                <w:lang w:val="en-GB"/>
              </w:rPr>
            </w:pPr>
            <w:r>
              <w:rPr>
                <w:lang w:val="en-GB"/>
              </w:rPr>
              <w:t>?</w:t>
            </w:r>
          </w:p>
        </w:tc>
      </w:tr>
    </w:tbl>
    <w:p w14:paraId="7F3C8047" w14:textId="77777777" w:rsidR="00CF516E" w:rsidRDefault="00CF516E" w:rsidP="00CF516E">
      <w:pPr>
        <w:rPr>
          <w:rFonts w:cs="Arial"/>
          <w:lang w:val="en-GB"/>
        </w:rPr>
      </w:pPr>
    </w:p>
    <w:p w14:paraId="4F122318" w14:textId="77777777" w:rsidR="0012354D" w:rsidRPr="000136C4" w:rsidRDefault="0012354D" w:rsidP="0012354D">
      <w:pPr>
        <w:pStyle w:val="berschrift2"/>
        <w:rPr>
          <w:lang w:val="en-GB"/>
        </w:rPr>
      </w:pPr>
      <w:bookmarkStart w:id="94" w:name="_Toc423960743"/>
      <w:r w:rsidRPr="0012354D">
        <w:t>Large</w:t>
      </w:r>
      <w:r>
        <w:rPr>
          <w:lang w:val="en-GB"/>
        </w:rPr>
        <w:t xml:space="preserve"> object data cells</w:t>
      </w:r>
      <w:bookmarkEnd w:id="94"/>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7425"/>
        <w:gridCol w:w="709"/>
      </w:tblGrid>
      <w:tr w:rsidR="0012354D" w:rsidRPr="000136C4" w14:paraId="15C182BC" w14:textId="77777777" w:rsidTr="00161E6B">
        <w:trPr>
          <w:cantSplit/>
          <w:tblHeader/>
        </w:trPr>
        <w:tc>
          <w:tcPr>
            <w:tcW w:w="1080" w:type="dxa"/>
            <w:shd w:val="clear" w:color="auto" w:fill="99CCFF"/>
          </w:tcPr>
          <w:p w14:paraId="05D940F0" w14:textId="77777777" w:rsidR="0012354D" w:rsidRPr="000136C4" w:rsidRDefault="0012354D" w:rsidP="00161E6B">
            <w:pPr>
              <w:pStyle w:val="TabelleGross"/>
              <w:keepNext/>
              <w:keepLines/>
              <w:rPr>
                <w:b/>
                <w:lang w:val="en-GB"/>
              </w:rPr>
            </w:pPr>
            <w:r w:rsidRPr="000136C4">
              <w:rPr>
                <w:b/>
                <w:lang w:val="en-GB"/>
              </w:rPr>
              <w:t>ID</w:t>
            </w:r>
          </w:p>
        </w:tc>
        <w:tc>
          <w:tcPr>
            <w:tcW w:w="7425" w:type="dxa"/>
            <w:shd w:val="clear" w:color="auto" w:fill="99CCFF"/>
          </w:tcPr>
          <w:p w14:paraId="7A9CFC45" w14:textId="77777777" w:rsidR="0012354D" w:rsidRPr="000136C4" w:rsidRDefault="0012354D" w:rsidP="00161E6B">
            <w:pPr>
              <w:pStyle w:val="TabelleGross"/>
              <w:keepNext/>
              <w:keepLines/>
              <w:rPr>
                <w:b/>
                <w:lang w:val="en-GB"/>
              </w:rPr>
            </w:pPr>
            <w:r w:rsidRPr="000136C4">
              <w:rPr>
                <w:b/>
                <w:lang w:val="en-GB"/>
              </w:rPr>
              <w:t>Description of requirement</w:t>
            </w:r>
          </w:p>
        </w:tc>
        <w:tc>
          <w:tcPr>
            <w:tcW w:w="709" w:type="dxa"/>
            <w:shd w:val="clear" w:color="auto" w:fill="99CCFF"/>
          </w:tcPr>
          <w:p w14:paraId="7386CF09" w14:textId="77777777" w:rsidR="0012354D" w:rsidRPr="000136C4" w:rsidRDefault="0012354D" w:rsidP="00161E6B">
            <w:pPr>
              <w:pStyle w:val="TabelleGross"/>
              <w:keepNext/>
              <w:keepLines/>
              <w:rPr>
                <w:b/>
                <w:lang w:val="en-GB"/>
              </w:rPr>
            </w:pPr>
            <w:r w:rsidRPr="000136C4">
              <w:rPr>
                <w:b/>
                <w:lang w:val="en-GB"/>
              </w:rPr>
              <w:t>M/O</w:t>
            </w:r>
          </w:p>
        </w:tc>
      </w:tr>
      <w:tr w:rsidR="0012354D" w:rsidRPr="0012354D" w14:paraId="0C1B9ECB" w14:textId="77777777" w:rsidTr="00161E6B">
        <w:trPr>
          <w:cantSplit/>
        </w:trPr>
        <w:tc>
          <w:tcPr>
            <w:tcW w:w="1080" w:type="dxa"/>
            <w:shd w:val="clear" w:color="auto" w:fill="auto"/>
          </w:tcPr>
          <w:p w14:paraId="3BC12084" w14:textId="77777777" w:rsidR="0012354D" w:rsidRPr="000136C4" w:rsidRDefault="0012354D" w:rsidP="0012354D">
            <w:pPr>
              <w:pStyle w:val="TabelleGross"/>
              <w:keepNext/>
              <w:keepLines/>
              <w:rPr>
                <w:sz w:val="16"/>
                <w:szCs w:val="16"/>
                <w:lang w:val="en-GB"/>
              </w:rPr>
            </w:pPr>
            <w:r>
              <w:rPr>
                <w:lang w:val="en-GB"/>
              </w:rPr>
              <w:t>T</w:t>
            </w:r>
            <w:r w:rsidRPr="000136C4">
              <w:rPr>
                <w:lang w:val="en-GB"/>
              </w:rPr>
              <w:t>_</w:t>
            </w:r>
            <w:r>
              <w:rPr>
                <w:lang w:val="en-GB"/>
              </w:rPr>
              <w:t>6</w:t>
            </w:r>
            <w:r w:rsidRPr="000136C4">
              <w:rPr>
                <w:lang w:val="en-GB"/>
              </w:rPr>
              <w:t>.</w:t>
            </w:r>
            <w:r>
              <w:rPr>
                <w:lang w:val="en-GB"/>
              </w:rPr>
              <w:t>2</w:t>
            </w:r>
            <w:r w:rsidRPr="000136C4">
              <w:rPr>
                <w:lang w:val="en-GB"/>
              </w:rPr>
              <w:t>-</w:t>
            </w:r>
            <w:r>
              <w:rPr>
                <w:lang w:val="en-GB"/>
              </w:rPr>
              <w:t>1</w:t>
            </w:r>
          </w:p>
        </w:tc>
        <w:tc>
          <w:tcPr>
            <w:tcW w:w="7425" w:type="dxa"/>
            <w:shd w:val="clear" w:color="auto" w:fill="auto"/>
          </w:tcPr>
          <w:p w14:paraId="7B0946F5" w14:textId="77777777" w:rsidR="0012354D" w:rsidRPr="000136C4" w:rsidRDefault="0012354D" w:rsidP="0012354D">
            <w:pPr>
              <w:pStyle w:val="TabelleGross"/>
              <w:keepNext/>
              <w:keepLines/>
              <w:rPr>
                <w:lang w:val="en-GB"/>
              </w:rPr>
            </w:pPr>
            <w:r>
              <w:rPr>
                <w:szCs w:val="24"/>
                <w:lang w:val="en-GB"/>
              </w:rPr>
              <w:t xml:space="preserve">Large objects can be stored inline in the </w:t>
            </w:r>
            <w:r w:rsidRPr="000136C4">
              <w:rPr>
                <w:rFonts w:ascii="Courier New" w:hAnsi="Courier New"/>
                <w:szCs w:val="24"/>
                <w:lang w:val="en-GB"/>
              </w:rPr>
              <w:t>table[</w:t>
            </w:r>
            <w:r>
              <w:rPr>
                <w:rFonts w:ascii="Courier New" w:hAnsi="Courier New"/>
                <w:spacing w:val="-1"/>
                <w:szCs w:val="24"/>
                <w:lang w:val="en-GB"/>
              </w:rPr>
              <w:t>number</w:t>
            </w:r>
            <w:r w:rsidRPr="000136C4">
              <w:rPr>
                <w:rFonts w:ascii="Courier New" w:hAnsi="Courier New"/>
                <w:szCs w:val="24"/>
                <w:lang w:val="en-GB"/>
              </w:rPr>
              <w:t>].x</w:t>
            </w:r>
            <w:r>
              <w:rPr>
                <w:rFonts w:ascii="Courier New" w:hAnsi="Courier New"/>
                <w:szCs w:val="24"/>
                <w:lang w:val="en-GB"/>
              </w:rPr>
              <w:t>ml</w:t>
            </w:r>
            <w:r w:rsidRPr="000136C4">
              <w:rPr>
                <w:rFonts w:ascii="Courier New" w:hAnsi="Courier New"/>
                <w:spacing w:val="-70"/>
                <w:szCs w:val="24"/>
                <w:lang w:val="en-GB"/>
              </w:rPr>
              <w:t xml:space="preserve"> </w:t>
            </w:r>
            <w:r w:rsidRPr="000136C4">
              <w:rPr>
                <w:szCs w:val="24"/>
                <w:lang w:val="en-GB"/>
              </w:rPr>
              <w:t>file</w:t>
            </w:r>
            <w:r>
              <w:rPr>
                <w:szCs w:val="24"/>
                <w:lang w:val="en-GB"/>
              </w:rPr>
              <w:t>, as separate file entries inside the SIARD archive, or externally as files in the file system</w:t>
            </w:r>
          </w:p>
        </w:tc>
        <w:tc>
          <w:tcPr>
            <w:tcW w:w="709" w:type="dxa"/>
            <w:shd w:val="clear" w:color="auto" w:fill="auto"/>
          </w:tcPr>
          <w:p w14:paraId="2DF4317F" w14:textId="77777777" w:rsidR="0012354D" w:rsidRPr="000136C4" w:rsidRDefault="0012354D" w:rsidP="00161E6B">
            <w:pPr>
              <w:pStyle w:val="TabelleGross"/>
              <w:keepNext/>
              <w:keepLines/>
              <w:rPr>
                <w:lang w:val="en-GB"/>
              </w:rPr>
            </w:pPr>
            <w:r>
              <w:rPr>
                <w:lang w:val="en-GB"/>
              </w:rPr>
              <w:t>M</w:t>
            </w:r>
          </w:p>
        </w:tc>
      </w:tr>
    </w:tbl>
    <w:p w14:paraId="1AA79A6E" w14:textId="77777777" w:rsidR="0012354D" w:rsidRPr="000136C4" w:rsidRDefault="0012354D" w:rsidP="0012354D">
      <w:pPr>
        <w:rPr>
          <w:rFonts w:cs="Arial"/>
          <w:lang w:val="en-GB"/>
        </w:rPr>
      </w:pPr>
    </w:p>
    <w:p w14:paraId="2ADC28C8" w14:textId="77777777" w:rsidR="0012354D" w:rsidRPr="000136C4" w:rsidRDefault="0012354D" w:rsidP="0012354D">
      <w:pPr>
        <w:rPr>
          <w:rFonts w:cs="Arial"/>
          <w:lang w:val="en-GB"/>
        </w:rPr>
      </w:pPr>
      <w:r w:rsidRPr="000136C4">
        <w:rPr>
          <w:spacing w:val="-1"/>
          <w:position w:val="1"/>
          <w:szCs w:val="24"/>
          <w:lang w:val="en-GB"/>
        </w:rPr>
        <w:t xml:space="preserve">The following </w:t>
      </w:r>
      <w:r>
        <w:rPr>
          <w:spacing w:val="-1"/>
          <w:position w:val="1"/>
          <w:szCs w:val="24"/>
          <w:lang w:val="en-GB"/>
        </w:rPr>
        <w:t xml:space="preserve">large object data </w:t>
      </w:r>
      <w:r w:rsidRPr="000136C4">
        <w:rPr>
          <w:spacing w:val="-1"/>
          <w:position w:val="1"/>
          <w:szCs w:val="24"/>
          <w:lang w:val="en-GB"/>
        </w:rPr>
        <w:t xml:space="preserve">are stored </w:t>
      </w:r>
      <w:r>
        <w:rPr>
          <w:spacing w:val="-1"/>
          <w:position w:val="1"/>
          <w:szCs w:val="24"/>
          <w:lang w:val="en-GB"/>
        </w:rPr>
        <w:t xml:space="preserve">in a lob cell of the </w:t>
      </w:r>
      <w:r w:rsidRPr="000136C4">
        <w:rPr>
          <w:rFonts w:ascii="Courier New" w:hAnsi="Courier New"/>
          <w:szCs w:val="24"/>
          <w:lang w:val="en-GB"/>
        </w:rPr>
        <w:t>table[</w:t>
      </w:r>
      <w:r>
        <w:rPr>
          <w:rFonts w:ascii="Courier New" w:hAnsi="Courier New"/>
          <w:spacing w:val="-1"/>
          <w:szCs w:val="24"/>
          <w:lang w:val="en-GB"/>
        </w:rPr>
        <w:t>number</w:t>
      </w:r>
      <w:r w:rsidRPr="000136C4">
        <w:rPr>
          <w:rFonts w:ascii="Courier New" w:hAnsi="Courier New"/>
          <w:szCs w:val="24"/>
          <w:lang w:val="en-GB"/>
        </w:rPr>
        <w:t>].xsd</w:t>
      </w:r>
      <w:r w:rsidRPr="000136C4">
        <w:rPr>
          <w:rFonts w:ascii="Courier New" w:hAnsi="Courier New"/>
          <w:spacing w:val="-70"/>
          <w:szCs w:val="24"/>
          <w:lang w:val="en-GB"/>
        </w:rPr>
        <w:t xml:space="preserve"> </w:t>
      </w:r>
      <w:r w:rsidRPr="000136C4">
        <w:rPr>
          <w:szCs w:val="24"/>
          <w:lang w:val="en-GB"/>
        </w:rPr>
        <w:t>file</w:t>
      </w:r>
      <w:r w:rsidRPr="000136C4">
        <w:rPr>
          <w:spacing w:val="1"/>
          <w:position w:val="1"/>
          <w:szCs w:val="24"/>
          <w:lang w:val="en-GB"/>
        </w:rPr>
        <w:t>:</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843"/>
        <w:gridCol w:w="6662"/>
        <w:gridCol w:w="709"/>
      </w:tblGrid>
      <w:tr w:rsidR="0012354D" w:rsidRPr="0012354D" w14:paraId="1F121D4D" w14:textId="77777777" w:rsidTr="00161E6B">
        <w:trPr>
          <w:cantSplit/>
          <w:tblHeader/>
        </w:trPr>
        <w:tc>
          <w:tcPr>
            <w:tcW w:w="1843" w:type="dxa"/>
            <w:shd w:val="clear" w:color="auto" w:fill="99CCFF"/>
          </w:tcPr>
          <w:p w14:paraId="5B154AAF" w14:textId="77777777" w:rsidR="0012354D" w:rsidRPr="000136C4" w:rsidRDefault="0012354D" w:rsidP="00161E6B">
            <w:pPr>
              <w:pStyle w:val="TabelleGross"/>
              <w:rPr>
                <w:b/>
                <w:lang w:val="en-GB"/>
              </w:rPr>
            </w:pPr>
            <w:r w:rsidRPr="000136C4">
              <w:rPr>
                <w:b/>
                <w:lang w:val="en-GB"/>
              </w:rPr>
              <w:lastRenderedPageBreak/>
              <w:t>Identifier</w:t>
            </w:r>
          </w:p>
        </w:tc>
        <w:tc>
          <w:tcPr>
            <w:tcW w:w="6662" w:type="dxa"/>
            <w:shd w:val="clear" w:color="auto" w:fill="99CCFF"/>
          </w:tcPr>
          <w:p w14:paraId="5ADF0718" w14:textId="77777777" w:rsidR="0012354D" w:rsidRPr="000136C4" w:rsidRDefault="0012354D" w:rsidP="00161E6B">
            <w:pPr>
              <w:pStyle w:val="TabelleGross"/>
              <w:rPr>
                <w:b/>
                <w:lang w:val="en-GB"/>
              </w:rPr>
            </w:pPr>
            <w:r w:rsidRPr="000136C4">
              <w:rPr>
                <w:b/>
                <w:lang w:val="en-GB"/>
              </w:rPr>
              <w:t>Meaning</w:t>
            </w:r>
          </w:p>
        </w:tc>
        <w:tc>
          <w:tcPr>
            <w:tcW w:w="709" w:type="dxa"/>
            <w:shd w:val="clear" w:color="auto" w:fill="99CCFF"/>
          </w:tcPr>
          <w:p w14:paraId="392016A9" w14:textId="77777777" w:rsidR="0012354D" w:rsidRPr="000136C4" w:rsidRDefault="0012354D" w:rsidP="00161E6B">
            <w:pPr>
              <w:pStyle w:val="TabelleGross"/>
              <w:rPr>
                <w:b/>
                <w:lang w:val="en-GB"/>
              </w:rPr>
            </w:pPr>
            <w:r w:rsidRPr="000136C4">
              <w:rPr>
                <w:b/>
                <w:lang w:val="en-GB"/>
              </w:rPr>
              <w:t>M/O</w:t>
            </w:r>
          </w:p>
        </w:tc>
      </w:tr>
      <w:tr w:rsidR="0012354D" w:rsidRPr="002E7417" w14:paraId="22324433" w14:textId="77777777" w:rsidTr="00161E6B">
        <w:trPr>
          <w:cantSplit/>
        </w:trPr>
        <w:tc>
          <w:tcPr>
            <w:tcW w:w="1843" w:type="dxa"/>
            <w:shd w:val="clear" w:color="auto" w:fill="auto"/>
          </w:tcPr>
          <w:p w14:paraId="14FAC687" w14:textId="77777777" w:rsidR="0012354D" w:rsidRPr="000136C4" w:rsidRDefault="0012354D" w:rsidP="00161E6B">
            <w:pPr>
              <w:pStyle w:val="TabelleGross"/>
              <w:rPr>
                <w:lang w:val="en-GB"/>
              </w:rPr>
            </w:pPr>
            <w:r>
              <w:rPr>
                <w:lang w:val="en-GB"/>
              </w:rPr>
              <w:t>file</w:t>
            </w:r>
          </w:p>
        </w:tc>
        <w:tc>
          <w:tcPr>
            <w:tcW w:w="6662" w:type="dxa"/>
            <w:shd w:val="clear" w:color="auto" w:fill="auto"/>
          </w:tcPr>
          <w:p w14:paraId="739EDB51" w14:textId="77777777" w:rsidR="0012354D" w:rsidRPr="000136C4" w:rsidRDefault="0012354D" w:rsidP="002E7417">
            <w:pPr>
              <w:pStyle w:val="TabelleGross"/>
              <w:rPr>
                <w:lang w:val="en-GB"/>
              </w:rPr>
            </w:pPr>
            <w:r>
              <w:rPr>
                <w:szCs w:val="24"/>
                <w:lang w:val="en-GB"/>
              </w:rPr>
              <w:t xml:space="preserve">If the </w:t>
            </w:r>
            <w:r w:rsidR="002E7417">
              <w:rPr>
                <w:szCs w:val="24"/>
                <w:lang w:val="en-GB"/>
              </w:rPr>
              <w:t xml:space="preserve">large object is not inlined, this element indicates the location and name of the large object file in this cell or cell attribute as a “file:” URI. If it is a relative URI it is interpreted as relative to the enclosing element’s (column or attribute) </w:t>
            </w:r>
            <w:r w:rsidR="002E7417" w:rsidRPr="002E7417">
              <w:rPr>
                <w:i/>
                <w:szCs w:val="24"/>
                <w:lang w:val="en-GB"/>
              </w:rPr>
              <w:t>lobFolder</w:t>
            </w:r>
            <w:r w:rsidR="002E7417">
              <w:rPr>
                <w:szCs w:val="24"/>
                <w:lang w:val="en-GB"/>
              </w:rPr>
              <w:t>.</w:t>
            </w:r>
          </w:p>
        </w:tc>
        <w:tc>
          <w:tcPr>
            <w:tcW w:w="709" w:type="dxa"/>
            <w:shd w:val="clear" w:color="auto" w:fill="auto"/>
          </w:tcPr>
          <w:p w14:paraId="3050AE0F" w14:textId="77777777" w:rsidR="0012354D" w:rsidRPr="000136C4" w:rsidRDefault="0012354D" w:rsidP="00161E6B">
            <w:pPr>
              <w:pStyle w:val="TabelleGross"/>
              <w:rPr>
                <w:lang w:val="en-GB"/>
              </w:rPr>
            </w:pPr>
            <w:r>
              <w:rPr>
                <w:lang w:val="en-GB"/>
              </w:rPr>
              <w:t>O</w:t>
            </w:r>
          </w:p>
        </w:tc>
      </w:tr>
      <w:tr w:rsidR="0012354D" w:rsidRPr="002E7417" w14:paraId="72942D5E" w14:textId="77777777" w:rsidTr="00161E6B">
        <w:trPr>
          <w:cantSplit/>
        </w:trPr>
        <w:tc>
          <w:tcPr>
            <w:tcW w:w="1843" w:type="dxa"/>
            <w:shd w:val="clear" w:color="auto" w:fill="auto"/>
          </w:tcPr>
          <w:p w14:paraId="7D6F2EB1" w14:textId="77777777" w:rsidR="0012354D" w:rsidRPr="000136C4" w:rsidRDefault="002E7417" w:rsidP="00161E6B">
            <w:pPr>
              <w:pStyle w:val="TabelleGross"/>
              <w:rPr>
                <w:lang w:val="en-GB"/>
              </w:rPr>
            </w:pPr>
            <w:r>
              <w:rPr>
                <w:lang w:val="en-GB"/>
              </w:rPr>
              <w:t>length</w:t>
            </w:r>
          </w:p>
        </w:tc>
        <w:tc>
          <w:tcPr>
            <w:tcW w:w="6662" w:type="dxa"/>
            <w:shd w:val="clear" w:color="auto" w:fill="auto"/>
          </w:tcPr>
          <w:p w14:paraId="2D5F3829" w14:textId="77777777" w:rsidR="0012354D" w:rsidRPr="000136C4" w:rsidRDefault="002E7417" w:rsidP="002E7417">
            <w:pPr>
              <w:pStyle w:val="TabelleGross"/>
              <w:rPr>
                <w:lang w:val="en-GB"/>
              </w:rPr>
            </w:pPr>
            <w:r>
              <w:rPr>
                <w:spacing w:val="-1"/>
                <w:szCs w:val="24"/>
                <w:lang w:val="en-GB"/>
              </w:rPr>
              <w:t>Length (for BLOBs in bytes, for CLOBs and XML in characters)</w:t>
            </w:r>
          </w:p>
        </w:tc>
        <w:tc>
          <w:tcPr>
            <w:tcW w:w="709" w:type="dxa"/>
            <w:shd w:val="clear" w:color="auto" w:fill="auto"/>
          </w:tcPr>
          <w:p w14:paraId="38FA3A1D" w14:textId="77777777" w:rsidR="0012354D" w:rsidRPr="000136C4" w:rsidRDefault="002E7417" w:rsidP="00161E6B">
            <w:pPr>
              <w:pStyle w:val="TabelleGross"/>
              <w:rPr>
                <w:lang w:val="en-GB"/>
              </w:rPr>
            </w:pPr>
            <w:r>
              <w:rPr>
                <w:lang w:val="en-GB"/>
              </w:rPr>
              <w:t>O</w:t>
            </w:r>
          </w:p>
        </w:tc>
      </w:tr>
      <w:tr w:rsidR="00AE047F" w:rsidRPr="002E7417" w14:paraId="41D7F209" w14:textId="77777777" w:rsidTr="00161E6B">
        <w:trPr>
          <w:cantSplit/>
        </w:trPr>
        <w:tc>
          <w:tcPr>
            <w:tcW w:w="1843" w:type="dxa"/>
            <w:shd w:val="clear" w:color="auto" w:fill="auto"/>
          </w:tcPr>
          <w:p w14:paraId="7BA65077" w14:textId="146D19AA" w:rsidR="00AE047F" w:rsidRDefault="00AE047F" w:rsidP="00161E6B">
            <w:pPr>
              <w:pStyle w:val="TabelleGross"/>
              <w:rPr>
                <w:lang w:val="en-GB"/>
              </w:rPr>
            </w:pPr>
            <w:r>
              <w:rPr>
                <w:lang w:val="en-GB"/>
              </w:rPr>
              <w:t>digestType</w:t>
            </w:r>
          </w:p>
        </w:tc>
        <w:tc>
          <w:tcPr>
            <w:tcW w:w="6662" w:type="dxa"/>
            <w:shd w:val="clear" w:color="auto" w:fill="auto"/>
          </w:tcPr>
          <w:p w14:paraId="3669D7B9" w14:textId="30B75A58" w:rsidR="00AE047F" w:rsidRDefault="00AE047F" w:rsidP="00AE047F">
            <w:pPr>
              <w:pStyle w:val="TabelleGross"/>
              <w:rPr>
                <w:szCs w:val="24"/>
                <w:lang w:val="en-GB"/>
              </w:rPr>
            </w:pPr>
            <w:r>
              <w:rPr>
                <w:szCs w:val="24"/>
                <w:lang w:val="en-GB"/>
              </w:rPr>
              <w:t>Recommended for large objects stored externally. “MD5”, “SHA-1” or “SHA-256”</w:t>
            </w:r>
          </w:p>
        </w:tc>
        <w:tc>
          <w:tcPr>
            <w:tcW w:w="709" w:type="dxa"/>
            <w:shd w:val="clear" w:color="auto" w:fill="auto"/>
          </w:tcPr>
          <w:p w14:paraId="15859CAA" w14:textId="0511BC69" w:rsidR="00AE047F" w:rsidRPr="000136C4" w:rsidRDefault="00AE047F" w:rsidP="00161E6B">
            <w:pPr>
              <w:pStyle w:val="TabelleGross"/>
              <w:rPr>
                <w:lang w:val="en-GB"/>
              </w:rPr>
            </w:pPr>
            <w:r>
              <w:rPr>
                <w:lang w:val="en-GB"/>
              </w:rPr>
              <w:t>O</w:t>
            </w:r>
          </w:p>
        </w:tc>
      </w:tr>
      <w:tr w:rsidR="0012354D" w:rsidRPr="002E7417" w14:paraId="0A46E4AF" w14:textId="77777777" w:rsidTr="00161E6B">
        <w:trPr>
          <w:cantSplit/>
        </w:trPr>
        <w:tc>
          <w:tcPr>
            <w:tcW w:w="1843" w:type="dxa"/>
            <w:shd w:val="clear" w:color="auto" w:fill="auto"/>
          </w:tcPr>
          <w:p w14:paraId="399D7040" w14:textId="77777777" w:rsidR="0012354D" w:rsidRPr="000136C4" w:rsidRDefault="002E7417" w:rsidP="00161E6B">
            <w:pPr>
              <w:pStyle w:val="TabelleGross"/>
              <w:rPr>
                <w:lang w:val="en-GB"/>
              </w:rPr>
            </w:pPr>
            <w:r>
              <w:rPr>
                <w:lang w:val="en-GB"/>
              </w:rPr>
              <w:t>messageDigest</w:t>
            </w:r>
          </w:p>
        </w:tc>
        <w:tc>
          <w:tcPr>
            <w:tcW w:w="6662" w:type="dxa"/>
            <w:shd w:val="clear" w:color="auto" w:fill="auto"/>
          </w:tcPr>
          <w:p w14:paraId="67E81FE3" w14:textId="366C0E42" w:rsidR="0012354D" w:rsidRPr="000136C4" w:rsidRDefault="001D0C2C" w:rsidP="00AE047F">
            <w:pPr>
              <w:pStyle w:val="TabelleGross"/>
              <w:rPr>
                <w:lang w:val="en-GB"/>
              </w:rPr>
            </w:pPr>
            <w:r>
              <w:rPr>
                <w:szCs w:val="24"/>
                <w:lang w:val="en-GB"/>
              </w:rPr>
              <w:t xml:space="preserve">Recommended </w:t>
            </w:r>
            <w:r w:rsidR="002E7417">
              <w:rPr>
                <w:szCs w:val="24"/>
                <w:lang w:val="en-GB"/>
              </w:rPr>
              <w:t>for large objects stored externally. Message digest (MD5</w:t>
            </w:r>
            <w:r w:rsidR="00AE047F">
              <w:rPr>
                <w:szCs w:val="24"/>
                <w:lang w:val="en-GB"/>
              </w:rPr>
              <w:t>,</w:t>
            </w:r>
            <w:r w:rsidR="002E7417">
              <w:rPr>
                <w:szCs w:val="24"/>
                <w:lang w:val="en-GB"/>
              </w:rPr>
              <w:t xml:space="preserve"> SHA-1</w:t>
            </w:r>
            <w:r w:rsidR="00AE047F">
              <w:rPr>
                <w:szCs w:val="24"/>
                <w:lang w:val="en-GB"/>
              </w:rPr>
              <w:t xml:space="preserve"> or SHA-256</w:t>
            </w:r>
            <w:r w:rsidR="002E7417">
              <w:rPr>
                <w:szCs w:val="24"/>
                <w:lang w:val="en-GB"/>
              </w:rPr>
              <w:t>) over the bytes of the large object.</w:t>
            </w:r>
          </w:p>
        </w:tc>
        <w:tc>
          <w:tcPr>
            <w:tcW w:w="709" w:type="dxa"/>
            <w:shd w:val="clear" w:color="auto" w:fill="auto"/>
          </w:tcPr>
          <w:p w14:paraId="4F1C4319" w14:textId="77777777" w:rsidR="0012354D" w:rsidRPr="000136C4" w:rsidRDefault="0012354D" w:rsidP="00161E6B">
            <w:pPr>
              <w:pStyle w:val="TabelleGross"/>
              <w:rPr>
                <w:lang w:val="en-GB"/>
              </w:rPr>
            </w:pPr>
            <w:r w:rsidRPr="000136C4">
              <w:rPr>
                <w:lang w:val="en-GB"/>
              </w:rPr>
              <w:t>O</w:t>
            </w:r>
          </w:p>
        </w:tc>
      </w:tr>
    </w:tbl>
    <w:p w14:paraId="7D7B85E6" w14:textId="77777777" w:rsidR="005B5A97" w:rsidRDefault="005B5A97" w:rsidP="00350F23">
      <w:pPr>
        <w:rPr>
          <w:lang w:val="en-GB"/>
        </w:rPr>
      </w:pPr>
    </w:p>
    <w:p w14:paraId="5CBFD5CE" w14:textId="77777777" w:rsidR="0012354D" w:rsidRDefault="00350F23" w:rsidP="00350F23">
      <w:pPr>
        <w:pStyle w:val="berschrift2"/>
        <w:rPr>
          <w:lang w:val="en-GB"/>
        </w:rPr>
      </w:pPr>
      <w:bookmarkStart w:id="95" w:name="_Toc423960744"/>
      <w:r>
        <w:rPr>
          <w:lang w:val="en-GB"/>
        </w:rPr>
        <w:t>Date and timestamp data cells</w:t>
      </w:r>
      <w:bookmarkEnd w:id="95"/>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7425"/>
        <w:gridCol w:w="709"/>
      </w:tblGrid>
      <w:tr w:rsidR="00350F23" w:rsidRPr="000136C4" w14:paraId="0BB62E87" w14:textId="77777777" w:rsidTr="00161E6B">
        <w:trPr>
          <w:cantSplit/>
          <w:tblHeader/>
        </w:trPr>
        <w:tc>
          <w:tcPr>
            <w:tcW w:w="1080" w:type="dxa"/>
            <w:shd w:val="clear" w:color="auto" w:fill="99CCFF"/>
          </w:tcPr>
          <w:p w14:paraId="467A1D92" w14:textId="77777777" w:rsidR="00350F23" w:rsidRPr="000136C4" w:rsidRDefault="00350F23" w:rsidP="00161E6B">
            <w:pPr>
              <w:pStyle w:val="TabelleGross"/>
              <w:keepNext/>
              <w:keepLines/>
              <w:rPr>
                <w:b/>
                <w:lang w:val="en-GB"/>
              </w:rPr>
            </w:pPr>
            <w:r w:rsidRPr="000136C4">
              <w:rPr>
                <w:b/>
                <w:lang w:val="en-GB"/>
              </w:rPr>
              <w:t>ID</w:t>
            </w:r>
          </w:p>
        </w:tc>
        <w:tc>
          <w:tcPr>
            <w:tcW w:w="7425" w:type="dxa"/>
            <w:shd w:val="clear" w:color="auto" w:fill="99CCFF"/>
          </w:tcPr>
          <w:p w14:paraId="55CD4CCB" w14:textId="77777777" w:rsidR="00350F23" w:rsidRPr="000136C4" w:rsidRDefault="00350F23" w:rsidP="00161E6B">
            <w:pPr>
              <w:pStyle w:val="TabelleGross"/>
              <w:keepNext/>
              <w:keepLines/>
              <w:rPr>
                <w:b/>
                <w:lang w:val="en-GB"/>
              </w:rPr>
            </w:pPr>
            <w:r w:rsidRPr="000136C4">
              <w:rPr>
                <w:b/>
                <w:lang w:val="en-GB"/>
              </w:rPr>
              <w:t>Description of requirement</w:t>
            </w:r>
          </w:p>
        </w:tc>
        <w:tc>
          <w:tcPr>
            <w:tcW w:w="709" w:type="dxa"/>
            <w:shd w:val="clear" w:color="auto" w:fill="99CCFF"/>
          </w:tcPr>
          <w:p w14:paraId="4007F105" w14:textId="77777777" w:rsidR="00350F23" w:rsidRPr="000136C4" w:rsidRDefault="00350F23" w:rsidP="00161E6B">
            <w:pPr>
              <w:pStyle w:val="TabelleGross"/>
              <w:keepNext/>
              <w:keepLines/>
              <w:rPr>
                <w:b/>
                <w:lang w:val="en-GB"/>
              </w:rPr>
            </w:pPr>
            <w:r w:rsidRPr="000136C4">
              <w:rPr>
                <w:b/>
                <w:lang w:val="en-GB"/>
              </w:rPr>
              <w:t>M/O</w:t>
            </w:r>
          </w:p>
        </w:tc>
      </w:tr>
      <w:tr w:rsidR="00350F23" w:rsidRPr="0012354D" w14:paraId="1A8FCB9A" w14:textId="77777777" w:rsidTr="00161E6B">
        <w:trPr>
          <w:cantSplit/>
        </w:trPr>
        <w:tc>
          <w:tcPr>
            <w:tcW w:w="1080" w:type="dxa"/>
            <w:shd w:val="clear" w:color="auto" w:fill="auto"/>
          </w:tcPr>
          <w:p w14:paraId="67239F1F" w14:textId="77777777" w:rsidR="00350F23" w:rsidRPr="000136C4" w:rsidRDefault="00350F23" w:rsidP="00350F23">
            <w:pPr>
              <w:pStyle w:val="TabelleGross"/>
              <w:keepNext/>
              <w:keepLines/>
              <w:rPr>
                <w:sz w:val="16"/>
                <w:szCs w:val="16"/>
                <w:lang w:val="en-GB"/>
              </w:rPr>
            </w:pPr>
            <w:r>
              <w:rPr>
                <w:lang w:val="en-GB"/>
              </w:rPr>
              <w:t>T</w:t>
            </w:r>
            <w:r w:rsidRPr="000136C4">
              <w:rPr>
                <w:lang w:val="en-GB"/>
              </w:rPr>
              <w:t>_</w:t>
            </w:r>
            <w:r>
              <w:rPr>
                <w:lang w:val="en-GB"/>
              </w:rPr>
              <w:t>6</w:t>
            </w:r>
            <w:r w:rsidRPr="000136C4">
              <w:rPr>
                <w:lang w:val="en-GB"/>
              </w:rPr>
              <w:t>.</w:t>
            </w:r>
            <w:r>
              <w:rPr>
                <w:lang w:val="en-GB"/>
              </w:rPr>
              <w:t>3</w:t>
            </w:r>
            <w:r w:rsidRPr="000136C4">
              <w:rPr>
                <w:lang w:val="en-GB"/>
              </w:rPr>
              <w:t>-</w:t>
            </w:r>
            <w:r>
              <w:rPr>
                <w:lang w:val="en-GB"/>
              </w:rPr>
              <w:t>1</w:t>
            </w:r>
          </w:p>
        </w:tc>
        <w:tc>
          <w:tcPr>
            <w:tcW w:w="7425" w:type="dxa"/>
            <w:shd w:val="clear" w:color="auto" w:fill="auto"/>
          </w:tcPr>
          <w:p w14:paraId="5C9C5D4C" w14:textId="6A6BC0EE" w:rsidR="00350F23" w:rsidRPr="000136C4" w:rsidRDefault="00350F23" w:rsidP="007530D4">
            <w:pPr>
              <w:pStyle w:val="TabelleGross"/>
              <w:keepNext/>
              <w:keepLines/>
              <w:rPr>
                <w:lang w:val="en-GB"/>
              </w:rPr>
            </w:pPr>
            <w:r>
              <w:rPr>
                <w:szCs w:val="24"/>
                <w:lang w:val="en-GB"/>
              </w:rPr>
              <w:t>Dates and timestamps must be restricted to the years 0001-9999 according to the SQL:</w:t>
            </w:r>
            <w:r w:rsidR="00274A61">
              <w:rPr>
                <w:szCs w:val="24"/>
                <w:lang w:val="en-GB"/>
              </w:rPr>
              <w:t>2008</w:t>
            </w:r>
            <w:r>
              <w:rPr>
                <w:szCs w:val="24"/>
                <w:lang w:val="en-GB"/>
              </w:rPr>
              <w:t xml:space="preserve"> specification. This restriction i</w:t>
            </w:r>
            <w:r w:rsidR="007530D4">
              <w:rPr>
                <w:szCs w:val="24"/>
                <w:lang w:val="en-GB"/>
              </w:rPr>
              <w:t>s</w:t>
            </w:r>
            <w:r>
              <w:rPr>
                <w:szCs w:val="24"/>
                <w:lang w:val="en-GB"/>
              </w:rPr>
              <w:t xml:space="preserve"> enforced in the definitions of </w:t>
            </w:r>
            <w:r w:rsidRPr="00350F23">
              <w:rPr>
                <w:i/>
                <w:szCs w:val="24"/>
                <w:lang w:val="en-GB"/>
              </w:rPr>
              <w:t>dat</w:t>
            </w:r>
            <w:r w:rsidRPr="00350F23">
              <w:rPr>
                <w:i/>
                <w:szCs w:val="24"/>
                <w:lang w:val="en-GB"/>
              </w:rPr>
              <w:t>e</w:t>
            </w:r>
            <w:r w:rsidRPr="00350F23">
              <w:rPr>
                <w:i/>
                <w:szCs w:val="24"/>
                <w:lang w:val="en-GB"/>
              </w:rPr>
              <w:t>Type</w:t>
            </w:r>
            <w:r>
              <w:rPr>
                <w:szCs w:val="24"/>
                <w:lang w:val="en-GB"/>
              </w:rPr>
              <w:t xml:space="preserve"> and </w:t>
            </w:r>
            <w:r w:rsidRPr="00350F23">
              <w:rPr>
                <w:i/>
                <w:szCs w:val="24"/>
                <w:lang w:val="en-GB"/>
              </w:rPr>
              <w:t>dateTimeType</w:t>
            </w:r>
            <w:r>
              <w:rPr>
                <w:szCs w:val="24"/>
                <w:lang w:val="en-GB"/>
              </w:rPr>
              <w:t>.</w:t>
            </w:r>
          </w:p>
        </w:tc>
        <w:tc>
          <w:tcPr>
            <w:tcW w:w="709" w:type="dxa"/>
            <w:shd w:val="clear" w:color="auto" w:fill="auto"/>
          </w:tcPr>
          <w:p w14:paraId="75B4222B" w14:textId="77777777" w:rsidR="00350F23" w:rsidRPr="000136C4" w:rsidRDefault="00350F23" w:rsidP="00161E6B">
            <w:pPr>
              <w:pStyle w:val="TabelleGross"/>
              <w:keepNext/>
              <w:keepLines/>
              <w:rPr>
                <w:lang w:val="en-GB"/>
              </w:rPr>
            </w:pPr>
            <w:r>
              <w:rPr>
                <w:lang w:val="en-GB"/>
              </w:rPr>
              <w:t>M</w:t>
            </w:r>
          </w:p>
        </w:tc>
      </w:tr>
    </w:tbl>
    <w:p w14:paraId="19828FB7" w14:textId="77777777" w:rsidR="00350F23" w:rsidRPr="000136C4" w:rsidRDefault="00350F23" w:rsidP="00CF516E">
      <w:pPr>
        <w:rPr>
          <w:rFonts w:cs="Arial"/>
          <w:lang w:val="en-GB"/>
        </w:rPr>
      </w:pPr>
    </w:p>
    <w:p w14:paraId="40D01EDF" w14:textId="77777777" w:rsidR="00CF516E" w:rsidRPr="000136C4" w:rsidRDefault="000E7226" w:rsidP="00CF516E">
      <w:pPr>
        <w:pStyle w:val="berschrift2"/>
        <w:rPr>
          <w:lang w:val="en-GB"/>
        </w:rPr>
      </w:pPr>
      <w:bookmarkStart w:id="96" w:name="_Toc423960745"/>
      <w:r w:rsidRPr="000136C4">
        <w:rPr>
          <w:lang w:val="en-GB"/>
        </w:rPr>
        <w:t>Table data</w:t>
      </w:r>
      <w:bookmarkEnd w:id="96"/>
    </w:p>
    <w:p w14:paraId="0B3D1E1E" w14:textId="77777777" w:rsidR="00CF516E" w:rsidRPr="000136C4" w:rsidRDefault="000E7226" w:rsidP="00CF516E">
      <w:pPr>
        <w:rPr>
          <w:rFonts w:cs="Arial"/>
          <w:lang w:val="en-GB"/>
        </w:rPr>
      </w:pPr>
      <w:r w:rsidRPr="000136C4">
        <w:rPr>
          <w:spacing w:val="-1"/>
          <w:szCs w:val="24"/>
          <w:lang w:val="en-GB"/>
        </w:rPr>
        <w:t>The</w:t>
      </w:r>
      <w:r w:rsidRPr="000136C4">
        <w:rPr>
          <w:szCs w:val="24"/>
          <w:lang w:val="en-GB"/>
        </w:rPr>
        <w:t xml:space="preserve"> </w:t>
      </w:r>
      <w:r w:rsidRPr="000136C4">
        <w:rPr>
          <w:rFonts w:ascii="Courier New" w:hAnsi="Courier New"/>
          <w:szCs w:val="24"/>
          <w:lang w:val="en-GB"/>
        </w:rPr>
        <w:t>table[</w:t>
      </w:r>
      <w:r w:rsidR="000136C4">
        <w:rPr>
          <w:rFonts w:ascii="Courier New" w:hAnsi="Courier New"/>
          <w:spacing w:val="-1"/>
          <w:szCs w:val="24"/>
          <w:lang w:val="en-GB"/>
        </w:rPr>
        <w:t>number</w:t>
      </w:r>
      <w:r w:rsidRPr="000136C4">
        <w:rPr>
          <w:rFonts w:ascii="Courier New" w:hAnsi="Courier New"/>
          <w:szCs w:val="24"/>
          <w:lang w:val="en-GB"/>
        </w:rPr>
        <w:t xml:space="preserve">].xml </w:t>
      </w:r>
      <w:r w:rsidRPr="000136C4">
        <w:rPr>
          <w:spacing w:val="-70"/>
          <w:szCs w:val="24"/>
          <w:lang w:val="en-GB"/>
        </w:rPr>
        <w:t xml:space="preserve"> </w:t>
      </w:r>
      <w:r w:rsidRPr="000136C4">
        <w:rPr>
          <w:szCs w:val="24"/>
          <w:lang w:val="en-GB"/>
        </w:rPr>
        <w:t>file contains the following table data for this</w:t>
      </w:r>
      <w:r w:rsidRPr="000136C4">
        <w:rPr>
          <w:spacing w:val="-1"/>
          <w:szCs w:val="24"/>
          <w:lang w:val="en-GB"/>
        </w:rPr>
        <w:t xml:space="preserve"> table</w:t>
      </w:r>
      <w:r w:rsidRPr="000136C4">
        <w:rPr>
          <w:szCs w:val="24"/>
          <w:lang w:val="en-GB"/>
        </w:rPr>
        <w:t>:</w:t>
      </w:r>
    </w:p>
    <w:tbl>
      <w:tblPr>
        <w:tblW w:w="92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134"/>
        <w:gridCol w:w="7371"/>
        <w:gridCol w:w="725"/>
      </w:tblGrid>
      <w:tr w:rsidR="00CF516E" w:rsidRPr="00C4188F" w14:paraId="3AF2FBF2" w14:textId="77777777" w:rsidTr="005647F2">
        <w:trPr>
          <w:cantSplit/>
          <w:tblHeader/>
        </w:trPr>
        <w:tc>
          <w:tcPr>
            <w:tcW w:w="1134" w:type="dxa"/>
            <w:shd w:val="clear" w:color="auto" w:fill="99CCFF"/>
          </w:tcPr>
          <w:p w14:paraId="42B914DA" w14:textId="77777777" w:rsidR="00CF516E" w:rsidRPr="000136C4" w:rsidRDefault="00CF516E" w:rsidP="00CF516E">
            <w:pPr>
              <w:pStyle w:val="TabelleGross"/>
              <w:rPr>
                <w:b/>
                <w:lang w:val="en-GB"/>
              </w:rPr>
            </w:pPr>
            <w:r w:rsidRPr="000136C4">
              <w:rPr>
                <w:b/>
                <w:lang w:val="en-GB"/>
              </w:rPr>
              <w:t>ID</w:t>
            </w:r>
          </w:p>
        </w:tc>
        <w:tc>
          <w:tcPr>
            <w:tcW w:w="7371" w:type="dxa"/>
            <w:shd w:val="clear" w:color="auto" w:fill="99CCFF"/>
          </w:tcPr>
          <w:p w14:paraId="5161D2A0" w14:textId="77777777" w:rsidR="00CF516E" w:rsidRPr="000136C4" w:rsidRDefault="00E54509" w:rsidP="00CF516E">
            <w:pPr>
              <w:pStyle w:val="TabelleGross"/>
              <w:rPr>
                <w:b/>
                <w:lang w:val="en-GB"/>
              </w:rPr>
            </w:pPr>
            <w:r w:rsidRPr="000136C4">
              <w:rPr>
                <w:b/>
                <w:lang w:val="en-GB"/>
              </w:rPr>
              <w:t>Description of requirement</w:t>
            </w:r>
          </w:p>
        </w:tc>
        <w:tc>
          <w:tcPr>
            <w:tcW w:w="725" w:type="dxa"/>
            <w:shd w:val="clear" w:color="auto" w:fill="99CCFF"/>
          </w:tcPr>
          <w:p w14:paraId="30DA1F64" w14:textId="77777777" w:rsidR="00CF516E" w:rsidRPr="000136C4" w:rsidRDefault="00E54509" w:rsidP="00CF516E">
            <w:pPr>
              <w:pStyle w:val="TabelleGross"/>
              <w:rPr>
                <w:b/>
                <w:lang w:val="en-GB"/>
              </w:rPr>
            </w:pPr>
            <w:r w:rsidRPr="000136C4">
              <w:rPr>
                <w:b/>
                <w:lang w:val="en-GB"/>
              </w:rPr>
              <w:t>M/O</w:t>
            </w:r>
          </w:p>
        </w:tc>
      </w:tr>
      <w:tr w:rsidR="008604E6" w:rsidRPr="000136C4" w14:paraId="39C40DE5" w14:textId="77777777" w:rsidTr="005647F2">
        <w:trPr>
          <w:cantSplit/>
        </w:trPr>
        <w:tc>
          <w:tcPr>
            <w:tcW w:w="1134" w:type="dxa"/>
            <w:shd w:val="clear" w:color="auto" w:fill="auto"/>
          </w:tcPr>
          <w:p w14:paraId="16B84ABC" w14:textId="77777777" w:rsidR="008604E6" w:rsidRPr="000136C4" w:rsidRDefault="00CE5F8C" w:rsidP="00350F23">
            <w:pPr>
              <w:pStyle w:val="TabelleGross"/>
              <w:rPr>
                <w:sz w:val="16"/>
                <w:szCs w:val="16"/>
                <w:lang w:val="en-GB"/>
              </w:rPr>
            </w:pPr>
            <w:r w:rsidRPr="000136C4">
              <w:rPr>
                <w:lang w:val="en-GB"/>
              </w:rPr>
              <w:t>T_</w:t>
            </w:r>
            <w:r w:rsidR="008604E6" w:rsidRPr="000136C4">
              <w:rPr>
                <w:lang w:val="en-GB"/>
              </w:rPr>
              <w:t>6.</w:t>
            </w:r>
            <w:r w:rsidR="00350F23">
              <w:rPr>
                <w:lang w:val="en-GB"/>
              </w:rPr>
              <w:t>4</w:t>
            </w:r>
            <w:r w:rsidR="008604E6" w:rsidRPr="000136C4">
              <w:rPr>
                <w:lang w:val="en-GB"/>
              </w:rPr>
              <w:t>-1</w:t>
            </w:r>
          </w:p>
        </w:tc>
        <w:tc>
          <w:tcPr>
            <w:tcW w:w="7371" w:type="dxa"/>
            <w:shd w:val="clear" w:color="auto" w:fill="auto"/>
          </w:tcPr>
          <w:p w14:paraId="3717BD47" w14:textId="77777777" w:rsidR="008604E6" w:rsidRPr="000136C4" w:rsidRDefault="000E7226" w:rsidP="000E7226">
            <w:pPr>
              <w:rPr>
                <w:lang w:val="en-GB"/>
              </w:rPr>
            </w:pPr>
            <w:r w:rsidRPr="000136C4">
              <w:rPr>
                <w:sz w:val="20"/>
                <w:szCs w:val="24"/>
                <w:lang w:val="en-GB"/>
              </w:rPr>
              <w:t>The table data for each table must be stored in an XML file</w:t>
            </w:r>
            <w:r w:rsidR="008604E6" w:rsidRPr="000136C4">
              <w:rPr>
                <w:rFonts w:cs="Arial"/>
                <w:sz w:val="20"/>
                <w:lang w:val="en-GB"/>
              </w:rPr>
              <w:t>.</w:t>
            </w:r>
          </w:p>
        </w:tc>
        <w:tc>
          <w:tcPr>
            <w:tcW w:w="725" w:type="dxa"/>
            <w:shd w:val="clear" w:color="auto" w:fill="auto"/>
          </w:tcPr>
          <w:p w14:paraId="24C5225D" w14:textId="77777777" w:rsidR="008604E6" w:rsidRPr="000136C4" w:rsidRDefault="008604E6" w:rsidP="0020700C">
            <w:pPr>
              <w:pStyle w:val="TabelleGross"/>
              <w:rPr>
                <w:lang w:val="en-GB"/>
              </w:rPr>
            </w:pPr>
            <w:r w:rsidRPr="000136C4">
              <w:rPr>
                <w:lang w:val="en-GB"/>
              </w:rPr>
              <w:t>M</w:t>
            </w:r>
          </w:p>
        </w:tc>
      </w:tr>
      <w:tr w:rsidR="00CF516E" w:rsidRPr="000136C4" w14:paraId="064395D6" w14:textId="77777777" w:rsidTr="005647F2">
        <w:trPr>
          <w:cantSplit/>
        </w:trPr>
        <w:tc>
          <w:tcPr>
            <w:tcW w:w="1134" w:type="dxa"/>
            <w:shd w:val="clear" w:color="auto" w:fill="auto"/>
          </w:tcPr>
          <w:p w14:paraId="3155E84D" w14:textId="107DEC87" w:rsidR="00CF516E" w:rsidRPr="000136C4" w:rsidRDefault="00CE5F8C" w:rsidP="005C4E4C">
            <w:pPr>
              <w:pStyle w:val="TabelleGross"/>
              <w:rPr>
                <w:sz w:val="16"/>
                <w:szCs w:val="16"/>
                <w:lang w:val="en-GB"/>
              </w:rPr>
            </w:pPr>
            <w:r w:rsidRPr="000136C4">
              <w:rPr>
                <w:lang w:val="en-GB"/>
              </w:rPr>
              <w:t>T_</w:t>
            </w:r>
            <w:r w:rsidR="005C4E4C">
              <w:rPr>
                <w:lang w:val="en-GB"/>
              </w:rPr>
              <w:t>6.4</w:t>
            </w:r>
            <w:r w:rsidR="00CF516E" w:rsidRPr="000136C4">
              <w:rPr>
                <w:lang w:val="en-GB"/>
              </w:rPr>
              <w:t>-</w:t>
            </w:r>
            <w:r w:rsidR="008604E6" w:rsidRPr="000136C4">
              <w:rPr>
                <w:lang w:val="en-GB"/>
              </w:rPr>
              <w:t>2</w:t>
            </w:r>
          </w:p>
        </w:tc>
        <w:tc>
          <w:tcPr>
            <w:tcW w:w="7371" w:type="dxa"/>
            <w:shd w:val="clear" w:color="auto" w:fill="auto"/>
          </w:tcPr>
          <w:p w14:paraId="47BDB135" w14:textId="77777777" w:rsidR="00F362AA" w:rsidRPr="000136C4" w:rsidRDefault="000E7226" w:rsidP="00F362AA">
            <w:pPr>
              <w:pStyle w:val="TabelleGross"/>
              <w:rPr>
                <w:lang w:val="en-GB"/>
              </w:rPr>
            </w:pPr>
            <w:r w:rsidRPr="000136C4">
              <w:rPr>
                <w:szCs w:val="24"/>
                <w:lang w:val="en-GB"/>
              </w:rPr>
              <w:t>The</w:t>
            </w:r>
            <w:r w:rsidRPr="000136C4">
              <w:rPr>
                <w:spacing w:val="-5"/>
                <w:szCs w:val="24"/>
                <w:lang w:val="en-GB"/>
              </w:rPr>
              <w:t xml:space="preserve"> </w:t>
            </w:r>
            <w:r w:rsidRPr="000136C4">
              <w:rPr>
                <w:i/>
                <w:szCs w:val="24"/>
                <w:lang w:val="en-GB"/>
              </w:rPr>
              <w:t>t</w:t>
            </w:r>
            <w:r w:rsidRPr="000136C4">
              <w:rPr>
                <w:i/>
                <w:spacing w:val="2"/>
                <w:szCs w:val="24"/>
                <w:lang w:val="en-GB"/>
              </w:rPr>
              <w:t>a</w:t>
            </w:r>
            <w:r w:rsidRPr="000136C4">
              <w:rPr>
                <w:i/>
                <w:szCs w:val="24"/>
                <w:lang w:val="en-GB"/>
              </w:rPr>
              <w:t>b</w:t>
            </w:r>
            <w:r w:rsidRPr="000136C4">
              <w:rPr>
                <w:i/>
                <w:spacing w:val="1"/>
                <w:szCs w:val="24"/>
                <w:lang w:val="en-GB"/>
              </w:rPr>
              <w:t>l</w:t>
            </w:r>
            <w:r w:rsidRPr="000136C4">
              <w:rPr>
                <w:i/>
                <w:szCs w:val="24"/>
                <w:lang w:val="en-GB"/>
              </w:rPr>
              <w:t>e</w:t>
            </w:r>
            <w:r w:rsidRPr="000136C4">
              <w:rPr>
                <w:i/>
                <w:spacing w:val="-4"/>
                <w:szCs w:val="24"/>
                <w:lang w:val="en-GB"/>
              </w:rPr>
              <w:t xml:space="preserve"> </w:t>
            </w:r>
            <w:r w:rsidRPr="000136C4">
              <w:rPr>
                <w:szCs w:val="24"/>
                <w:lang w:val="en-GB"/>
              </w:rPr>
              <w:t>file consists of</w:t>
            </w:r>
            <w:r w:rsidRPr="000136C4">
              <w:rPr>
                <w:spacing w:val="1"/>
                <w:szCs w:val="24"/>
                <w:lang w:val="en-GB"/>
              </w:rPr>
              <w:t xml:space="preserve"> </w:t>
            </w:r>
            <w:r w:rsidRPr="000136C4">
              <w:rPr>
                <w:i/>
                <w:spacing w:val="1"/>
                <w:szCs w:val="24"/>
                <w:lang w:val="en-GB"/>
              </w:rPr>
              <w:t>r</w:t>
            </w:r>
            <w:r w:rsidRPr="000136C4">
              <w:rPr>
                <w:i/>
                <w:szCs w:val="24"/>
                <w:lang w:val="en-GB"/>
              </w:rPr>
              <w:t>ow</w:t>
            </w:r>
            <w:r w:rsidRPr="000136C4">
              <w:rPr>
                <w:spacing w:val="1"/>
                <w:szCs w:val="24"/>
                <w:lang w:val="en-GB"/>
              </w:rPr>
              <w:t xml:space="preserve"> el</w:t>
            </w:r>
            <w:r w:rsidRPr="000136C4">
              <w:rPr>
                <w:szCs w:val="24"/>
                <w:lang w:val="en-GB"/>
              </w:rPr>
              <w:t>e</w:t>
            </w:r>
            <w:r w:rsidRPr="000136C4">
              <w:rPr>
                <w:spacing w:val="4"/>
                <w:szCs w:val="24"/>
                <w:lang w:val="en-GB"/>
              </w:rPr>
              <w:t>m</w:t>
            </w:r>
            <w:r w:rsidRPr="000136C4">
              <w:rPr>
                <w:szCs w:val="24"/>
                <w:lang w:val="en-GB"/>
              </w:rPr>
              <w:t>e</w:t>
            </w:r>
            <w:r w:rsidRPr="000136C4">
              <w:rPr>
                <w:spacing w:val="-1"/>
                <w:szCs w:val="24"/>
                <w:lang w:val="en-GB"/>
              </w:rPr>
              <w:t>n</w:t>
            </w:r>
            <w:r w:rsidRPr="000136C4">
              <w:rPr>
                <w:szCs w:val="24"/>
                <w:lang w:val="en-GB"/>
              </w:rPr>
              <w:t>ts containing the data of a line subdivided into the various columns</w:t>
            </w:r>
            <w:r w:rsidRPr="000136C4">
              <w:rPr>
                <w:spacing w:val="-8"/>
                <w:szCs w:val="24"/>
                <w:lang w:val="en-GB"/>
              </w:rPr>
              <w:t xml:space="preserve"> </w:t>
            </w:r>
            <w:r w:rsidRPr="000136C4">
              <w:rPr>
                <w:spacing w:val="4"/>
                <w:szCs w:val="24"/>
                <w:lang w:val="en-GB"/>
              </w:rPr>
              <w:t>(</w:t>
            </w:r>
            <w:r w:rsidRPr="000136C4">
              <w:rPr>
                <w:i/>
                <w:spacing w:val="1"/>
                <w:szCs w:val="24"/>
                <w:lang w:val="en-GB"/>
              </w:rPr>
              <w:t>c</w:t>
            </w:r>
            <w:r w:rsidRPr="000136C4">
              <w:rPr>
                <w:i/>
                <w:szCs w:val="24"/>
                <w:lang w:val="en-GB"/>
              </w:rPr>
              <w:t>1,</w:t>
            </w:r>
            <w:r w:rsidRPr="000136C4">
              <w:rPr>
                <w:i/>
                <w:spacing w:val="-4"/>
                <w:szCs w:val="24"/>
                <w:lang w:val="en-GB"/>
              </w:rPr>
              <w:t xml:space="preserve"> </w:t>
            </w:r>
            <w:r w:rsidRPr="000136C4">
              <w:rPr>
                <w:i/>
                <w:spacing w:val="1"/>
                <w:szCs w:val="24"/>
                <w:lang w:val="en-GB"/>
              </w:rPr>
              <w:t>c</w:t>
            </w:r>
            <w:r w:rsidRPr="000136C4">
              <w:rPr>
                <w:i/>
                <w:szCs w:val="24"/>
                <w:lang w:val="en-GB"/>
              </w:rPr>
              <w:t>2</w:t>
            </w:r>
            <w:r w:rsidRPr="000136C4">
              <w:rPr>
                <w:i/>
                <w:spacing w:val="-1"/>
                <w:szCs w:val="24"/>
                <w:lang w:val="en-GB"/>
              </w:rPr>
              <w:t xml:space="preserve"> </w:t>
            </w:r>
            <w:r w:rsidRPr="000136C4">
              <w:rPr>
                <w:i/>
                <w:szCs w:val="24"/>
                <w:lang w:val="en-GB"/>
              </w:rPr>
              <w:t>..</w:t>
            </w:r>
            <w:r w:rsidRPr="000136C4">
              <w:rPr>
                <w:i/>
                <w:spacing w:val="1"/>
                <w:szCs w:val="24"/>
                <w:lang w:val="en-GB"/>
              </w:rPr>
              <w:t>.</w:t>
            </w:r>
            <w:r w:rsidRPr="000136C4">
              <w:rPr>
                <w:szCs w:val="24"/>
                <w:lang w:val="en-GB"/>
              </w:rPr>
              <w:t>).</w:t>
            </w:r>
          </w:p>
          <w:p w14:paraId="534412EC" w14:textId="77777777" w:rsidR="00F362AA" w:rsidRPr="000136C4" w:rsidRDefault="00F362AA" w:rsidP="00F362AA">
            <w:pPr>
              <w:pStyle w:val="TabelleGross"/>
              <w:rPr>
                <w:lang w:val="en-GB"/>
              </w:rPr>
            </w:pPr>
          </w:p>
          <w:p w14:paraId="7596CB50" w14:textId="77777777" w:rsidR="00F362AA" w:rsidRPr="000136C4" w:rsidRDefault="00BC5CDF" w:rsidP="00F362AA">
            <w:pPr>
              <w:pStyle w:val="TabelleGross"/>
              <w:rPr>
                <w:b/>
                <w:lang w:val="en-GB"/>
              </w:rPr>
            </w:pPr>
            <w:r w:rsidRPr="000136C4">
              <w:rPr>
                <w:b/>
                <w:lang w:val="en-GB"/>
              </w:rPr>
              <w:t>Example</w:t>
            </w:r>
          </w:p>
          <w:p w14:paraId="3502A543" w14:textId="77777777" w:rsidR="00CF516E" w:rsidRPr="000136C4" w:rsidRDefault="007D1660" w:rsidP="00CF516E">
            <w:pPr>
              <w:pStyle w:val="TabelleGross"/>
              <w:rPr>
                <w:lang w:val="en-GB"/>
              </w:rPr>
            </w:pPr>
            <w:r w:rsidRPr="000136C4">
              <w:rPr>
                <w:noProof/>
              </w:rPr>
              <w:drawing>
                <wp:inline distT="0" distB="0" distL="0" distR="0" wp14:anchorId="503D4395" wp14:editId="59567C0D">
                  <wp:extent cx="4133850" cy="1476375"/>
                  <wp:effectExtent l="0" t="0" r="0" b="9525"/>
                  <wp:docPr id="9" name="Bild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33850" cy="1476375"/>
                          </a:xfrm>
                          <a:prstGeom prst="rect">
                            <a:avLst/>
                          </a:prstGeom>
                          <a:noFill/>
                          <a:ln>
                            <a:noFill/>
                          </a:ln>
                        </pic:spPr>
                      </pic:pic>
                    </a:graphicData>
                  </a:graphic>
                </wp:inline>
              </w:drawing>
            </w:r>
          </w:p>
        </w:tc>
        <w:tc>
          <w:tcPr>
            <w:tcW w:w="725" w:type="dxa"/>
            <w:shd w:val="clear" w:color="auto" w:fill="auto"/>
          </w:tcPr>
          <w:p w14:paraId="418AD614" w14:textId="77777777" w:rsidR="00CF516E" w:rsidRPr="000136C4" w:rsidRDefault="00CF516E" w:rsidP="00CF516E">
            <w:pPr>
              <w:pStyle w:val="TabelleGross"/>
              <w:rPr>
                <w:lang w:val="en-GB"/>
              </w:rPr>
            </w:pPr>
            <w:r w:rsidRPr="000136C4">
              <w:rPr>
                <w:lang w:val="en-GB"/>
              </w:rPr>
              <w:t>M</w:t>
            </w:r>
          </w:p>
        </w:tc>
      </w:tr>
      <w:tr w:rsidR="00F2386D" w:rsidRPr="009F6D3F" w14:paraId="1D954BCD" w14:textId="77777777" w:rsidTr="005647F2">
        <w:trPr>
          <w:cantSplit/>
        </w:trPr>
        <w:tc>
          <w:tcPr>
            <w:tcW w:w="1134" w:type="dxa"/>
            <w:shd w:val="clear" w:color="auto" w:fill="auto"/>
          </w:tcPr>
          <w:p w14:paraId="69D7DAAD" w14:textId="77777777" w:rsidR="00F2386D" w:rsidRPr="000136C4" w:rsidRDefault="00CE5F8C" w:rsidP="00350F23">
            <w:pPr>
              <w:pStyle w:val="TabelleGross"/>
              <w:rPr>
                <w:lang w:val="en-GB"/>
              </w:rPr>
            </w:pPr>
            <w:r w:rsidRPr="000136C4">
              <w:rPr>
                <w:lang w:val="en-GB"/>
              </w:rPr>
              <w:lastRenderedPageBreak/>
              <w:t>T_</w:t>
            </w:r>
            <w:r w:rsidR="008604E6" w:rsidRPr="000136C4">
              <w:rPr>
                <w:lang w:val="en-GB"/>
              </w:rPr>
              <w:t>6.</w:t>
            </w:r>
            <w:r w:rsidR="00350F23">
              <w:rPr>
                <w:lang w:val="en-GB"/>
              </w:rPr>
              <w:t>4</w:t>
            </w:r>
            <w:r w:rsidR="008604E6" w:rsidRPr="000136C4">
              <w:rPr>
                <w:lang w:val="en-GB"/>
              </w:rPr>
              <w:t>-</w:t>
            </w:r>
            <w:r w:rsidR="00884C4E" w:rsidRPr="000136C4">
              <w:rPr>
                <w:lang w:val="en-GB"/>
              </w:rPr>
              <w:t>3</w:t>
            </w:r>
          </w:p>
        </w:tc>
        <w:tc>
          <w:tcPr>
            <w:tcW w:w="7371" w:type="dxa"/>
            <w:shd w:val="clear" w:color="auto" w:fill="auto"/>
          </w:tcPr>
          <w:p w14:paraId="18ED17EF" w14:textId="58E15257" w:rsidR="00F2386D" w:rsidRPr="000136C4" w:rsidRDefault="000E7226" w:rsidP="00F2386D">
            <w:pPr>
              <w:pStyle w:val="TabelleGross"/>
              <w:rPr>
                <w:lang w:val="en-GB"/>
              </w:rPr>
            </w:pPr>
            <w:r w:rsidRPr="000136C4">
              <w:rPr>
                <w:szCs w:val="24"/>
                <w:lang w:val="en-GB"/>
              </w:rPr>
              <w:t>If a cell of a column</w:t>
            </w:r>
            <w:r w:rsidR="009F6D3F">
              <w:rPr>
                <w:szCs w:val="24"/>
                <w:lang w:val="en-GB"/>
              </w:rPr>
              <w:t xml:space="preserve"> or field</w:t>
            </w:r>
            <w:r w:rsidRPr="000136C4">
              <w:rPr>
                <w:szCs w:val="24"/>
                <w:lang w:val="en-GB"/>
              </w:rPr>
              <w:t xml:space="preserve"> </w:t>
            </w:r>
            <w:r w:rsidR="009F6D3F">
              <w:rPr>
                <w:szCs w:val="24"/>
                <w:lang w:val="en-GB"/>
              </w:rPr>
              <w:t xml:space="preserve">is NULL, it must be omitted. If it equals ‘’, the string of length 0, </w:t>
            </w:r>
            <w:r w:rsidR="009F6D3F">
              <w:rPr>
                <w:lang w:val="en-GB"/>
              </w:rPr>
              <w:t xml:space="preserve"> It must be present but empty.</w:t>
            </w:r>
          </w:p>
          <w:p w14:paraId="5ABBF3AE" w14:textId="77777777" w:rsidR="00F2386D" w:rsidRPr="000136C4" w:rsidRDefault="00F2386D" w:rsidP="00F2386D">
            <w:pPr>
              <w:pStyle w:val="TabelleGross"/>
              <w:rPr>
                <w:lang w:val="en-GB"/>
              </w:rPr>
            </w:pPr>
          </w:p>
          <w:p w14:paraId="77803B77" w14:textId="77777777" w:rsidR="008604E6" w:rsidRPr="000136C4" w:rsidRDefault="00BC5CDF" w:rsidP="008604E6">
            <w:pPr>
              <w:pStyle w:val="TabelleGross"/>
              <w:rPr>
                <w:b/>
                <w:lang w:val="en-GB"/>
              </w:rPr>
            </w:pPr>
            <w:r w:rsidRPr="000136C4">
              <w:rPr>
                <w:b/>
                <w:lang w:val="en-GB"/>
              </w:rPr>
              <w:t>Example</w:t>
            </w:r>
          </w:p>
          <w:p w14:paraId="0D763B98" w14:textId="77777777" w:rsidR="008604E6" w:rsidRPr="000136C4" w:rsidRDefault="007D1660" w:rsidP="00F2386D">
            <w:pPr>
              <w:pStyle w:val="TabelleGross"/>
              <w:rPr>
                <w:lang w:val="en-GB"/>
              </w:rPr>
            </w:pPr>
            <w:r w:rsidRPr="000136C4">
              <w:rPr>
                <w:noProof/>
              </w:rPr>
              <w:drawing>
                <wp:inline distT="0" distB="0" distL="0" distR="0" wp14:anchorId="65E1DF27" wp14:editId="253AD29B">
                  <wp:extent cx="4143375" cy="1228725"/>
                  <wp:effectExtent l="0" t="0" r="9525" b="9525"/>
                  <wp:docPr id="10"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43375" cy="1228725"/>
                          </a:xfrm>
                          <a:prstGeom prst="rect">
                            <a:avLst/>
                          </a:prstGeom>
                          <a:noFill/>
                          <a:ln>
                            <a:noFill/>
                          </a:ln>
                        </pic:spPr>
                      </pic:pic>
                    </a:graphicData>
                  </a:graphic>
                </wp:inline>
              </w:drawing>
            </w:r>
          </w:p>
        </w:tc>
        <w:tc>
          <w:tcPr>
            <w:tcW w:w="725" w:type="dxa"/>
            <w:shd w:val="clear" w:color="auto" w:fill="auto"/>
          </w:tcPr>
          <w:p w14:paraId="0BD8F756" w14:textId="5720AD12" w:rsidR="00F2386D" w:rsidRPr="000136C4" w:rsidRDefault="009F6D3F" w:rsidP="00CF516E">
            <w:pPr>
              <w:pStyle w:val="TabelleGross"/>
              <w:rPr>
                <w:lang w:val="en-GB"/>
              </w:rPr>
            </w:pPr>
            <w:r>
              <w:rPr>
                <w:lang w:val="en-GB"/>
              </w:rPr>
              <w:t>M</w:t>
            </w:r>
          </w:p>
        </w:tc>
      </w:tr>
      <w:tr w:rsidR="004026A7" w:rsidRPr="00F07B9E" w14:paraId="541D16BD" w14:textId="77777777" w:rsidTr="005647F2">
        <w:trPr>
          <w:cantSplit/>
        </w:trPr>
        <w:tc>
          <w:tcPr>
            <w:tcW w:w="1134" w:type="dxa"/>
            <w:shd w:val="clear" w:color="auto" w:fill="auto"/>
          </w:tcPr>
          <w:p w14:paraId="0389BBBD" w14:textId="77777777" w:rsidR="004026A7" w:rsidRPr="000136C4" w:rsidRDefault="004026A7" w:rsidP="00350F23">
            <w:pPr>
              <w:pStyle w:val="TabelleGross"/>
              <w:rPr>
                <w:lang w:val="en-GB"/>
              </w:rPr>
            </w:pPr>
            <w:r>
              <w:rPr>
                <w:lang w:val="en-GB"/>
              </w:rPr>
              <w:t>T_6.</w:t>
            </w:r>
            <w:r w:rsidR="00350F23">
              <w:rPr>
                <w:lang w:val="en-GB"/>
              </w:rPr>
              <w:t>4</w:t>
            </w:r>
            <w:r>
              <w:rPr>
                <w:lang w:val="en-GB"/>
              </w:rPr>
              <w:t>-4</w:t>
            </w:r>
          </w:p>
        </w:tc>
        <w:tc>
          <w:tcPr>
            <w:tcW w:w="7371" w:type="dxa"/>
            <w:shd w:val="clear" w:color="auto" w:fill="auto"/>
          </w:tcPr>
          <w:p w14:paraId="55F3E0FB" w14:textId="77777777" w:rsidR="004026A7" w:rsidRDefault="004026A7" w:rsidP="00647BB9">
            <w:pPr>
              <w:pStyle w:val="TabelleGross"/>
              <w:rPr>
                <w:spacing w:val="6"/>
                <w:szCs w:val="24"/>
                <w:lang w:val="en-GB"/>
              </w:rPr>
            </w:pPr>
            <w:r>
              <w:rPr>
                <w:spacing w:val="6"/>
                <w:szCs w:val="24"/>
                <w:lang w:val="en-GB"/>
              </w:rPr>
              <w:t>If a cell of a column contains a complex value (ARRAY, ROW, UDT), it is represented by a sequence of sub elements of the cell (a1,a2, … for A</w:t>
            </w:r>
            <w:r>
              <w:rPr>
                <w:spacing w:val="6"/>
                <w:szCs w:val="24"/>
                <w:lang w:val="en-GB"/>
              </w:rPr>
              <w:t>R</w:t>
            </w:r>
            <w:r>
              <w:rPr>
                <w:spacing w:val="6"/>
                <w:szCs w:val="24"/>
                <w:lang w:val="en-GB"/>
              </w:rPr>
              <w:t>RAYs, r1, r2, … for ROWs, u1, u2, … for UDTs) which in turn contain their respective values. These values may again be complex.</w:t>
            </w:r>
          </w:p>
          <w:p w14:paraId="080AD42E" w14:textId="77777777" w:rsidR="0086386F" w:rsidRPr="000136C4" w:rsidRDefault="009051CB" w:rsidP="00647BB9">
            <w:pPr>
              <w:pStyle w:val="TabelleGross"/>
              <w:rPr>
                <w:spacing w:val="6"/>
                <w:szCs w:val="24"/>
                <w:lang w:val="en-GB"/>
              </w:rPr>
            </w:pPr>
            <w:r>
              <w:rPr>
                <w:szCs w:val="24"/>
                <w:lang w:val="en-GB"/>
              </w:rPr>
              <w:t>See appendix D4 for an example.</w:t>
            </w:r>
          </w:p>
        </w:tc>
        <w:tc>
          <w:tcPr>
            <w:tcW w:w="725" w:type="dxa"/>
            <w:shd w:val="clear" w:color="auto" w:fill="auto"/>
          </w:tcPr>
          <w:p w14:paraId="227A97C5" w14:textId="1B9C60BC" w:rsidR="004026A7" w:rsidRPr="000136C4" w:rsidRDefault="009F6D3F" w:rsidP="00CF516E">
            <w:pPr>
              <w:pStyle w:val="TabelleGross"/>
              <w:rPr>
                <w:lang w:val="en-GB"/>
              </w:rPr>
            </w:pPr>
            <w:r>
              <w:rPr>
                <w:lang w:val="en-GB"/>
              </w:rPr>
              <w:t>M</w:t>
            </w:r>
          </w:p>
        </w:tc>
      </w:tr>
      <w:tr w:rsidR="00423BCD" w:rsidRPr="000136C4" w14:paraId="7DFF8BB5" w14:textId="77777777" w:rsidTr="005647F2">
        <w:trPr>
          <w:cantSplit/>
        </w:trPr>
        <w:tc>
          <w:tcPr>
            <w:tcW w:w="1134" w:type="dxa"/>
            <w:shd w:val="clear" w:color="auto" w:fill="auto"/>
          </w:tcPr>
          <w:p w14:paraId="7AFE3702" w14:textId="77777777" w:rsidR="00423BCD" w:rsidRPr="000136C4" w:rsidRDefault="00CE5F8C" w:rsidP="00350F23">
            <w:pPr>
              <w:pStyle w:val="TabelleGross"/>
              <w:rPr>
                <w:lang w:val="en-GB"/>
              </w:rPr>
            </w:pPr>
            <w:r w:rsidRPr="000136C4">
              <w:rPr>
                <w:lang w:val="en-GB"/>
              </w:rPr>
              <w:t>T_</w:t>
            </w:r>
            <w:r w:rsidR="004026A7">
              <w:rPr>
                <w:lang w:val="en-GB"/>
              </w:rPr>
              <w:t>6.</w:t>
            </w:r>
            <w:r w:rsidR="00350F23">
              <w:rPr>
                <w:lang w:val="en-GB"/>
              </w:rPr>
              <w:t>4</w:t>
            </w:r>
            <w:r w:rsidR="004026A7">
              <w:rPr>
                <w:lang w:val="en-GB"/>
              </w:rPr>
              <w:t>-5</w:t>
            </w:r>
          </w:p>
        </w:tc>
        <w:tc>
          <w:tcPr>
            <w:tcW w:w="7371" w:type="dxa"/>
            <w:shd w:val="clear" w:color="auto" w:fill="auto"/>
          </w:tcPr>
          <w:p w14:paraId="05914C94" w14:textId="77777777" w:rsidR="00D1056C" w:rsidRDefault="000E7226" w:rsidP="00647BB9">
            <w:pPr>
              <w:pStyle w:val="TabelleGross"/>
              <w:rPr>
                <w:lang w:val="en-GB"/>
              </w:rPr>
            </w:pPr>
            <w:r w:rsidRPr="000136C4">
              <w:rPr>
                <w:spacing w:val="6"/>
                <w:szCs w:val="24"/>
                <w:lang w:val="en-GB"/>
              </w:rPr>
              <w:t>If a table contains data of the l</w:t>
            </w:r>
            <w:r w:rsidRPr="000136C4">
              <w:rPr>
                <w:szCs w:val="24"/>
                <w:lang w:val="en-GB"/>
              </w:rPr>
              <w:t>arg</w:t>
            </w:r>
            <w:r w:rsidRPr="000136C4">
              <w:rPr>
                <w:spacing w:val="2"/>
                <w:szCs w:val="24"/>
                <w:lang w:val="en-GB"/>
              </w:rPr>
              <w:t>e o</w:t>
            </w:r>
            <w:r w:rsidRPr="000136C4">
              <w:rPr>
                <w:szCs w:val="24"/>
                <w:lang w:val="en-GB"/>
              </w:rPr>
              <w:t>b</w:t>
            </w:r>
            <w:r w:rsidRPr="000136C4">
              <w:rPr>
                <w:spacing w:val="1"/>
                <w:szCs w:val="24"/>
                <w:lang w:val="en-GB"/>
              </w:rPr>
              <w:t>j</w:t>
            </w:r>
            <w:r w:rsidRPr="000136C4">
              <w:rPr>
                <w:szCs w:val="24"/>
                <w:lang w:val="en-GB"/>
              </w:rPr>
              <w:t>e</w:t>
            </w:r>
            <w:r w:rsidRPr="000136C4">
              <w:rPr>
                <w:spacing w:val="1"/>
                <w:szCs w:val="24"/>
                <w:lang w:val="en-GB"/>
              </w:rPr>
              <w:t>ct types</w:t>
            </w:r>
            <w:r w:rsidRPr="000136C4">
              <w:rPr>
                <w:spacing w:val="-16"/>
                <w:szCs w:val="24"/>
                <w:lang w:val="en-GB"/>
              </w:rPr>
              <w:t xml:space="preserve"> </w:t>
            </w:r>
            <w:r w:rsidRPr="000136C4">
              <w:rPr>
                <w:szCs w:val="24"/>
                <w:lang w:val="en-GB"/>
              </w:rPr>
              <w:t>(</w:t>
            </w:r>
            <w:r w:rsidRPr="000136C4">
              <w:rPr>
                <w:spacing w:val="-1"/>
                <w:szCs w:val="24"/>
                <w:lang w:val="en-GB"/>
              </w:rPr>
              <w:t>B</w:t>
            </w:r>
            <w:r w:rsidRPr="000136C4">
              <w:rPr>
                <w:spacing w:val="2"/>
                <w:szCs w:val="24"/>
                <w:lang w:val="en-GB"/>
              </w:rPr>
              <w:t>L</w:t>
            </w:r>
            <w:r w:rsidRPr="000136C4">
              <w:rPr>
                <w:spacing w:val="1"/>
                <w:szCs w:val="24"/>
                <w:lang w:val="en-GB"/>
              </w:rPr>
              <w:t>O</w:t>
            </w:r>
            <w:r w:rsidRPr="000136C4">
              <w:rPr>
                <w:spacing w:val="-1"/>
                <w:szCs w:val="24"/>
                <w:lang w:val="en-GB"/>
              </w:rPr>
              <w:t>B</w:t>
            </w:r>
            <w:r w:rsidRPr="000136C4">
              <w:rPr>
                <w:szCs w:val="24"/>
                <w:lang w:val="en-GB"/>
              </w:rPr>
              <w:t>,</w:t>
            </w:r>
            <w:r w:rsidRPr="000136C4">
              <w:rPr>
                <w:spacing w:val="-7"/>
                <w:szCs w:val="24"/>
                <w:lang w:val="en-GB"/>
              </w:rPr>
              <w:t xml:space="preserve"> </w:t>
            </w:r>
            <w:r w:rsidRPr="000136C4">
              <w:rPr>
                <w:szCs w:val="24"/>
                <w:lang w:val="en-GB"/>
              </w:rPr>
              <w:t>CL</w:t>
            </w:r>
            <w:r w:rsidRPr="000136C4">
              <w:rPr>
                <w:spacing w:val="3"/>
                <w:szCs w:val="24"/>
                <w:lang w:val="en-GB"/>
              </w:rPr>
              <w:t>O</w:t>
            </w:r>
            <w:r w:rsidRPr="000136C4">
              <w:rPr>
                <w:spacing w:val="-1"/>
                <w:szCs w:val="24"/>
                <w:lang w:val="en-GB"/>
              </w:rPr>
              <w:t>B</w:t>
            </w:r>
            <w:r w:rsidRPr="000136C4">
              <w:rPr>
                <w:szCs w:val="24"/>
                <w:lang w:val="en-GB"/>
              </w:rPr>
              <w:t>,</w:t>
            </w:r>
            <w:r w:rsidR="004026A7">
              <w:rPr>
                <w:szCs w:val="24"/>
                <w:lang w:val="en-GB"/>
              </w:rPr>
              <w:t xml:space="preserve"> or XML</w:t>
            </w:r>
            <w:r w:rsidRPr="000136C4">
              <w:rPr>
                <w:spacing w:val="-6"/>
                <w:szCs w:val="24"/>
                <w:lang w:val="en-GB"/>
              </w:rPr>
              <w:t xml:space="preserve"> </w:t>
            </w:r>
            <w:r w:rsidRPr="000136C4">
              <w:rPr>
                <w:szCs w:val="24"/>
                <w:lang w:val="en-GB"/>
              </w:rPr>
              <w:t>.</w:t>
            </w:r>
            <w:r w:rsidRPr="000136C4">
              <w:rPr>
                <w:spacing w:val="-1"/>
                <w:szCs w:val="24"/>
                <w:lang w:val="en-GB"/>
              </w:rPr>
              <w:t>.</w:t>
            </w:r>
            <w:r w:rsidRPr="000136C4">
              <w:rPr>
                <w:szCs w:val="24"/>
                <w:lang w:val="en-GB"/>
              </w:rPr>
              <w:t xml:space="preserve">.) separate files </w:t>
            </w:r>
            <w:r w:rsidR="00F40A81">
              <w:rPr>
                <w:szCs w:val="24"/>
                <w:lang w:val="en-GB"/>
              </w:rPr>
              <w:t xml:space="preserve">may be </w:t>
            </w:r>
            <w:r w:rsidRPr="000136C4">
              <w:rPr>
                <w:szCs w:val="24"/>
                <w:lang w:val="en-GB"/>
              </w:rPr>
              <w:t>produced for these and the storage location of the file is stored instead of the cell content</w:t>
            </w:r>
            <w:r w:rsidR="00647BB9" w:rsidRPr="000136C4">
              <w:rPr>
                <w:lang w:val="en-GB"/>
              </w:rPr>
              <w:t>.</w:t>
            </w:r>
          </w:p>
          <w:p w14:paraId="32337F31" w14:textId="77777777" w:rsidR="00F40A81" w:rsidRPr="000136C4" w:rsidRDefault="00F40A81" w:rsidP="00647BB9">
            <w:pPr>
              <w:pStyle w:val="TabelleGross"/>
              <w:rPr>
                <w:lang w:val="en-GB"/>
              </w:rPr>
            </w:pPr>
            <w:r>
              <w:rPr>
                <w:lang w:val="en-GB"/>
              </w:rPr>
              <w:t xml:space="preserve">The decision, when to store large object data in separate files rather than inlining them is at the discretion of the software producing the SIARD archive. </w:t>
            </w:r>
          </w:p>
          <w:p w14:paraId="7CA341D4" w14:textId="77777777" w:rsidR="00647BB9" w:rsidRDefault="000E7226" w:rsidP="00647BB9">
            <w:pPr>
              <w:pStyle w:val="TabelleGross"/>
              <w:rPr>
                <w:lang w:val="en-GB"/>
              </w:rPr>
            </w:pPr>
            <w:r w:rsidRPr="000136C4">
              <w:rPr>
                <w:szCs w:val="24"/>
                <w:lang w:val="en-GB"/>
              </w:rPr>
              <w:t>To avoid creating empty folders, folders are only created when they are nece</w:t>
            </w:r>
            <w:r w:rsidRPr="000136C4">
              <w:rPr>
                <w:szCs w:val="24"/>
                <w:lang w:val="en-GB"/>
              </w:rPr>
              <w:t>s</w:t>
            </w:r>
            <w:r w:rsidRPr="000136C4">
              <w:rPr>
                <w:szCs w:val="24"/>
                <w:lang w:val="en-GB"/>
              </w:rPr>
              <w:t>sary, i.e. contain data</w:t>
            </w:r>
            <w:r w:rsidR="00647BB9" w:rsidRPr="000136C4">
              <w:rPr>
                <w:lang w:val="en-GB"/>
              </w:rPr>
              <w:t>.</w:t>
            </w:r>
          </w:p>
          <w:p w14:paraId="1E2169B7" w14:textId="77777777" w:rsidR="001277B3" w:rsidRDefault="001277B3" w:rsidP="00647BB9">
            <w:pPr>
              <w:pStyle w:val="TabelleGross"/>
              <w:rPr>
                <w:lang w:val="en-GB"/>
              </w:rPr>
            </w:pPr>
            <w:r>
              <w:rPr>
                <w:lang w:val="en-GB"/>
              </w:rPr>
              <w:t xml:space="preserve">If a large object is stored in a separate file, its cell element must have attributes </w:t>
            </w:r>
            <w:r w:rsidRPr="001277B3">
              <w:rPr>
                <w:i/>
                <w:lang w:val="en-GB"/>
              </w:rPr>
              <w:t>file</w:t>
            </w:r>
            <w:r>
              <w:rPr>
                <w:lang w:val="en-GB"/>
              </w:rPr>
              <w:t xml:space="preserve">, </w:t>
            </w:r>
            <w:r w:rsidRPr="001277B3">
              <w:rPr>
                <w:i/>
                <w:lang w:val="en-GB"/>
              </w:rPr>
              <w:t>length</w:t>
            </w:r>
            <w:r>
              <w:rPr>
                <w:lang w:val="en-GB"/>
              </w:rPr>
              <w:t xml:space="preserve"> and </w:t>
            </w:r>
            <w:r w:rsidRPr="001277B3">
              <w:rPr>
                <w:i/>
                <w:lang w:val="en-GB"/>
              </w:rPr>
              <w:t>digest</w:t>
            </w:r>
            <w:r>
              <w:rPr>
                <w:lang w:val="en-GB"/>
              </w:rPr>
              <w:t xml:space="preserve">. Here </w:t>
            </w:r>
            <w:r w:rsidRPr="001277B3">
              <w:rPr>
                <w:i/>
                <w:lang w:val="en-GB"/>
              </w:rPr>
              <w:t>file</w:t>
            </w:r>
            <w:r>
              <w:rPr>
                <w:lang w:val="en-GB"/>
              </w:rPr>
              <w:t xml:space="preserve"> is a “file:” URI relative to the </w:t>
            </w:r>
            <w:r w:rsidRPr="001277B3">
              <w:rPr>
                <w:i/>
                <w:lang w:val="en-GB"/>
              </w:rPr>
              <w:t>lobFolder</w:t>
            </w:r>
            <w:r>
              <w:rPr>
                <w:lang w:val="en-GB"/>
              </w:rPr>
              <w:t xml:space="preserve"> element of the column or attribute metadata. The </w:t>
            </w:r>
            <w:r w:rsidRPr="001277B3">
              <w:rPr>
                <w:i/>
                <w:lang w:val="en-GB"/>
              </w:rPr>
              <w:t>length</w:t>
            </w:r>
            <w:r>
              <w:rPr>
                <w:lang w:val="en-GB"/>
              </w:rPr>
              <w:t xml:space="preserve"> contains the length in bytes</w:t>
            </w:r>
            <w:r w:rsidR="00350F23">
              <w:rPr>
                <w:lang w:val="en-GB"/>
              </w:rPr>
              <w:t xml:space="preserve"> (for BLOBs) or characters (for CLOBs or XMLs)</w:t>
            </w:r>
            <w:r>
              <w:rPr>
                <w:lang w:val="en-GB"/>
              </w:rPr>
              <w:t>. The digest records a message d</w:t>
            </w:r>
            <w:r>
              <w:rPr>
                <w:lang w:val="en-GB"/>
              </w:rPr>
              <w:t>i</w:t>
            </w:r>
            <w:r>
              <w:rPr>
                <w:lang w:val="en-GB"/>
              </w:rPr>
              <w:t>gest over the LOB file, making it possible to check integrity of the SIARD a</w:t>
            </w:r>
            <w:r>
              <w:rPr>
                <w:lang w:val="en-GB"/>
              </w:rPr>
              <w:t>r</w:t>
            </w:r>
            <w:r>
              <w:rPr>
                <w:lang w:val="en-GB"/>
              </w:rPr>
              <w:t>chive, even when some LOBs are stored externally.</w:t>
            </w:r>
          </w:p>
          <w:p w14:paraId="02E14329" w14:textId="77777777" w:rsidR="00647BB9" w:rsidRPr="000136C4" w:rsidRDefault="00647BB9" w:rsidP="00647BB9">
            <w:pPr>
              <w:pStyle w:val="TabelleGross"/>
              <w:rPr>
                <w:lang w:val="en-GB"/>
              </w:rPr>
            </w:pPr>
          </w:p>
          <w:p w14:paraId="16DA3FC8" w14:textId="77777777" w:rsidR="00647BB9" w:rsidRPr="000136C4" w:rsidRDefault="00BC5CDF" w:rsidP="00647BB9">
            <w:pPr>
              <w:pStyle w:val="TabelleGross"/>
              <w:rPr>
                <w:b/>
                <w:lang w:val="en-GB"/>
              </w:rPr>
            </w:pPr>
            <w:r w:rsidRPr="000136C4">
              <w:rPr>
                <w:b/>
                <w:lang w:val="en-GB"/>
              </w:rPr>
              <w:t>Example</w:t>
            </w:r>
          </w:p>
          <w:p w14:paraId="4DCDA4DD" w14:textId="77777777" w:rsidR="009A09BE" w:rsidRPr="000136C4" w:rsidRDefault="007D1660" w:rsidP="00647BB9">
            <w:pPr>
              <w:pStyle w:val="TabelleGross"/>
              <w:rPr>
                <w:b/>
                <w:lang w:val="en-GB"/>
              </w:rPr>
            </w:pPr>
            <w:r w:rsidRPr="000136C4">
              <w:rPr>
                <w:b/>
                <w:noProof/>
              </w:rPr>
              <w:drawing>
                <wp:inline distT="0" distB="0" distL="0" distR="0" wp14:anchorId="5CAE4C50" wp14:editId="25B28842">
                  <wp:extent cx="4143375" cy="1628775"/>
                  <wp:effectExtent l="0" t="0" r="9525" b="9525"/>
                  <wp:docPr id="11"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43375" cy="1628775"/>
                          </a:xfrm>
                          <a:prstGeom prst="rect">
                            <a:avLst/>
                          </a:prstGeom>
                          <a:noFill/>
                          <a:ln>
                            <a:noFill/>
                          </a:ln>
                        </pic:spPr>
                      </pic:pic>
                    </a:graphicData>
                  </a:graphic>
                </wp:inline>
              </w:drawing>
            </w:r>
          </w:p>
          <w:p w14:paraId="653A8E85" w14:textId="77777777" w:rsidR="00647BB9" w:rsidRPr="000136C4" w:rsidRDefault="00647BB9" w:rsidP="00647BB9">
            <w:pPr>
              <w:pStyle w:val="TabelleGross"/>
              <w:rPr>
                <w:lang w:val="en-GB"/>
              </w:rPr>
            </w:pPr>
          </w:p>
          <w:p w14:paraId="127A7529" w14:textId="77777777" w:rsidR="00647BB9" w:rsidRPr="000136C4" w:rsidRDefault="00BC5CDF" w:rsidP="00647BB9">
            <w:pPr>
              <w:pStyle w:val="TabelleGross"/>
              <w:rPr>
                <w:rFonts w:cs="Arial"/>
                <w:b/>
                <w:i/>
                <w:lang w:val="en-GB"/>
              </w:rPr>
            </w:pPr>
            <w:r w:rsidRPr="000136C4">
              <w:rPr>
                <w:rFonts w:cs="Arial"/>
                <w:b/>
                <w:i/>
                <w:lang w:val="en-GB"/>
              </w:rPr>
              <w:t>Recommendation</w:t>
            </w:r>
          </w:p>
          <w:p w14:paraId="7EED6E7F" w14:textId="586519F4" w:rsidR="004026A7" w:rsidRPr="004026A7" w:rsidRDefault="004026A7" w:rsidP="00647BB9">
            <w:pPr>
              <w:pStyle w:val="TabelleGross"/>
              <w:rPr>
                <w:i/>
                <w:spacing w:val="-1"/>
                <w:szCs w:val="24"/>
                <w:lang w:val="en-GB"/>
              </w:rPr>
            </w:pPr>
            <w:r>
              <w:rPr>
                <w:i/>
                <w:lang w:val="en-GB"/>
              </w:rPr>
              <w:t>It is strongly recom</w:t>
            </w:r>
            <w:r w:rsidR="00350F23">
              <w:rPr>
                <w:i/>
                <w:lang w:val="en-GB"/>
              </w:rPr>
              <w:t>m</w:t>
            </w:r>
            <w:r>
              <w:rPr>
                <w:i/>
                <w:lang w:val="en-GB"/>
              </w:rPr>
              <w:t>ended</w:t>
            </w:r>
            <w:r w:rsidRPr="004026A7">
              <w:rPr>
                <w:i/>
                <w:lang w:val="en-GB"/>
              </w:rPr>
              <w:t>,</w:t>
            </w:r>
            <w:r w:rsidR="000338B9">
              <w:rPr>
                <w:i/>
                <w:lang w:val="en-GB"/>
              </w:rPr>
              <w:t xml:space="preserve"> </w:t>
            </w:r>
            <w:r w:rsidRPr="004026A7">
              <w:rPr>
                <w:i/>
                <w:lang w:val="en-GB"/>
              </w:rPr>
              <w:t>to either inline all large objects in one column or none.</w:t>
            </w:r>
          </w:p>
          <w:p w14:paraId="75B4FEB6" w14:textId="77777777" w:rsidR="00423BCD" w:rsidRPr="000136C4" w:rsidRDefault="000E7226" w:rsidP="00350F23">
            <w:pPr>
              <w:pStyle w:val="TabelleGross"/>
              <w:rPr>
                <w:lang w:val="en-GB"/>
              </w:rPr>
            </w:pPr>
            <w:r w:rsidRPr="000136C4">
              <w:rPr>
                <w:i/>
                <w:spacing w:val="-1"/>
                <w:szCs w:val="24"/>
                <w:lang w:val="en-GB"/>
              </w:rPr>
              <w:t>It is advisable to normalise the lob folders and lob files and to use, for example,</w:t>
            </w:r>
            <w:r w:rsidRPr="000136C4">
              <w:rPr>
                <w:i/>
                <w:spacing w:val="2"/>
                <w:szCs w:val="24"/>
                <w:lang w:val="en-GB"/>
              </w:rPr>
              <w:t xml:space="preserve"> </w:t>
            </w:r>
            <w:r w:rsidRPr="000136C4">
              <w:rPr>
                <w:rFonts w:ascii="Courier New" w:hAnsi="Courier New"/>
                <w:w w:val="99"/>
                <w:szCs w:val="24"/>
                <w:lang w:val="en-GB"/>
              </w:rPr>
              <w:t>lob4/</w:t>
            </w:r>
            <w:r w:rsidRPr="000136C4">
              <w:rPr>
                <w:spacing w:val="-64"/>
                <w:szCs w:val="24"/>
                <w:lang w:val="en-GB"/>
              </w:rPr>
              <w:t xml:space="preserve"> </w:t>
            </w:r>
            <w:r w:rsidRPr="000136C4">
              <w:rPr>
                <w:i/>
                <w:spacing w:val="1"/>
                <w:szCs w:val="24"/>
                <w:lang w:val="en-GB"/>
              </w:rPr>
              <w:t>an</w:t>
            </w:r>
            <w:r w:rsidRPr="000136C4">
              <w:rPr>
                <w:i/>
                <w:szCs w:val="24"/>
                <w:lang w:val="en-GB"/>
              </w:rPr>
              <w:t>d</w:t>
            </w:r>
            <w:r w:rsidRPr="000136C4">
              <w:rPr>
                <w:i/>
                <w:spacing w:val="-3"/>
                <w:szCs w:val="24"/>
                <w:lang w:val="en-GB"/>
              </w:rPr>
              <w:t xml:space="preserve"> </w:t>
            </w:r>
            <w:r w:rsidRPr="000136C4">
              <w:rPr>
                <w:rFonts w:ascii="Courier New" w:hAnsi="Courier New"/>
                <w:szCs w:val="24"/>
                <w:lang w:val="en-GB"/>
              </w:rPr>
              <w:t>record</w:t>
            </w:r>
            <w:r w:rsidRPr="000136C4">
              <w:rPr>
                <w:rFonts w:ascii="Courier New" w:hAnsi="Courier New"/>
                <w:spacing w:val="3"/>
                <w:szCs w:val="24"/>
                <w:lang w:val="en-GB"/>
              </w:rPr>
              <w:t>0</w:t>
            </w:r>
            <w:r w:rsidRPr="000136C4">
              <w:rPr>
                <w:rFonts w:ascii="Courier New" w:hAnsi="Courier New"/>
                <w:szCs w:val="24"/>
                <w:lang w:val="en-GB"/>
              </w:rPr>
              <w:t>.bin</w:t>
            </w:r>
            <w:r w:rsidRPr="000136C4">
              <w:rPr>
                <w:spacing w:val="-13"/>
                <w:szCs w:val="24"/>
                <w:lang w:val="en-GB"/>
              </w:rPr>
              <w:t xml:space="preserve"> </w:t>
            </w:r>
            <w:r w:rsidRPr="000136C4">
              <w:rPr>
                <w:i/>
                <w:szCs w:val="24"/>
                <w:lang w:val="en-GB"/>
              </w:rPr>
              <w:t>or</w:t>
            </w:r>
            <w:r w:rsidRPr="000136C4">
              <w:rPr>
                <w:i/>
                <w:spacing w:val="-4"/>
                <w:szCs w:val="24"/>
                <w:lang w:val="en-GB"/>
              </w:rPr>
              <w:t xml:space="preserve"> </w:t>
            </w:r>
            <w:r w:rsidRPr="000136C4">
              <w:rPr>
                <w:rFonts w:ascii="Courier New" w:hAnsi="Courier New"/>
                <w:szCs w:val="24"/>
                <w:lang w:val="en-GB"/>
              </w:rPr>
              <w:t>record0.txt</w:t>
            </w:r>
            <w:r w:rsidRPr="000136C4">
              <w:rPr>
                <w:spacing w:val="-8"/>
                <w:szCs w:val="24"/>
                <w:lang w:val="en-GB"/>
              </w:rPr>
              <w:t xml:space="preserve"> </w:t>
            </w:r>
            <w:r w:rsidRPr="000136C4">
              <w:rPr>
                <w:i/>
                <w:spacing w:val="-4"/>
                <w:szCs w:val="24"/>
                <w:lang w:val="en-GB"/>
              </w:rPr>
              <w:t>instead of the actual name</w:t>
            </w:r>
            <w:r w:rsidR="00D1056C" w:rsidRPr="000136C4">
              <w:rPr>
                <w:i/>
                <w:iCs/>
                <w:lang w:val="en-GB"/>
              </w:rPr>
              <w:t>.</w:t>
            </w:r>
          </w:p>
        </w:tc>
        <w:tc>
          <w:tcPr>
            <w:tcW w:w="725" w:type="dxa"/>
            <w:shd w:val="clear" w:color="auto" w:fill="auto"/>
          </w:tcPr>
          <w:p w14:paraId="3B9C80A2" w14:textId="77777777" w:rsidR="00423BCD" w:rsidRPr="000136C4" w:rsidRDefault="00647BB9" w:rsidP="00CF516E">
            <w:pPr>
              <w:pStyle w:val="TabelleGross"/>
              <w:rPr>
                <w:lang w:val="en-GB"/>
              </w:rPr>
            </w:pPr>
            <w:r w:rsidRPr="000136C4">
              <w:rPr>
                <w:lang w:val="en-GB"/>
              </w:rPr>
              <w:t>M</w:t>
            </w:r>
          </w:p>
        </w:tc>
      </w:tr>
    </w:tbl>
    <w:p w14:paraId="4F9F9C2F" w14:textId="77777777" w:rsidR="00CF516E" w:rsidRPr="000136C4" w:rsidRDefault="00CF516E" w:rsidP="00CF516E">
      <w:pPr>
        <w:rPr>
          <w:rFonts w:cs="Arial"/>
          <w:i/>
          <w:lang w:val="en-GB"/>
        </w:rPr>
      </w:pPr>
    </w:p>
    <w:p w14:paraId="3937939D" w14:textId="77777777" w:rsidR="00BA78FB" w:rsidRPr="000136C4" w:rsidRDefault="00BA78FB">
      <w:pPr>
        <w:spacing w:after="0" w:line="240" w:lineRule="auto"/>
        <w:rPr>
          <w:b/>
          <w:sz w:val="32"/>
          <w:lang w:val="en-GB"/>
        </w:rPr>
      </w:pPr>
      <w:bookmarkStart w:id="97" w:name="_Toc241581086"/>
      <w:bookmarkStart w:id="98" w:name="_Toc312061988"/>
      <w:bookmarkStart w:id="99" w:name="_Toc312064960"/>
      <w:bookmarkStart w:id="100" w:name="_Toc312065086"/>
      <w:bookmarkStart w:id="101" w:name="_Toc320716137"/>
      <w:bookmarkEnd w:id="92"/>
      <w:r w:rsidRPr="000136C4">
        <w:rPr>
          <w:lang w:val="en-GB"/>
        </w:rPr>
        <w:lastRenderedPageBreak/>
        <w:br w:type="page"/>
      </w:r>
    </w:p>
    <w:p w14:paraId="2426AE07" w14:textId="77777777" w:rsidR="009245B8" w:rsidRPr="000136C4" w:rsidRDefault="000E7226" w:rsidP="00B07515">
      <w:pPr>
        <w:pStyle w:val="berschrift1"/>
        <w:rPr>
          <w:lang w:val="en-GB"/>
        </w:rPr>
      </w:pPr>
      <w:bookmarkStart w:id="102" w:name="_Toc423960746"/>
      <w:bookmarkEnd w:id="97"/>
      <w:bookmarkEnd w:id="98"/>
      <w:bookmarkEnd w:id="99"/>
      <w:bookmarkEnd w:id="100"/>
      <w:bookmarkEnd w:id="101"/>
      <w:r w:rsidRPr="000136C4">
        <w:rPr>
          <w:lang w:val="en-GB"/>
        </w:rPr>
        <w:lastRenderedPageBreak/>
        <w:t>Version and validity of the specification</w:t>
      </w:r>
      <w:bookmarkEnd w:id="102"/>
    </w:p>
    <w:p w14:paraId="7AEEFAA9" w14:textId="77777777" w:rsidR="009245B8" w:rsidRPr="000136C4" w:rsidRDefault="000E7226" w:rsidP="009245B8">
      <w:pPr>
        <w:spacing w:line="300" w:lineRule="atLeast"/>
        <w:jc w:val="both"/>
        <w:rPr>
          <w:lang w:val="en-GB"/>
        </w:rPr>
      </w:pPr>
      <w:r w:rsidRPr="000136C4">
        <w:rPr>
          <w:szCs w:val="24"/>
          <w:lang w:val="en-GB"/>
        </w:rPr>
        <w:t xml:space="preserve">The current version of the Specification is </w:t>
      </w:r>
      <w:r w:rsidR="004026A7">
        <w:rPr>
          <w:szCs w:val="24"/>
          <w:lang w:val="en-GB"/>
        </w:rPr>
        <w:t>2</w:t>
      </w:r>
      <w:r w:rsidRPr="000136C4">
        <w:rPr>
          <w:szCs w:val="24"/>
          <w:lang w:val="en-GB"/>
        </w:rPr>
        <w:t>.0.</w:t>
      </w:r>
      <w:r w:rsidRPr="000136C4">
        <w:rPr>
          <w:spacing w:val="9"/>
          <w:szCs w:val="24"/>
          <w:lang w:val="en-GB"/>
        </w:rPr>
        <w:t xml:space="preserve"> </w:t>
      </w:r>
      <w:r w:rsidRPr="000136C4">
        <w:rPr>
          <w:szCs w:val="24"/>
          <w:lang w:val="en-GB"/>
        </w:rPr>
        <w:t>The content of the Specification is reviewed periodically by the eCH digital archiving expert group and amended as necessary</w:t>
      </w:r>
      <w:r w:rsidR="009245B8" w:rsidRPr="000136C4">
        <w:rPr>
          <w:lang w:val="en-GB"/>
        </w:rPr>
        <w:t>.</w:t>
      </w:r>
    </w:p>
    <w:p w14:paraId="3D132778" w14:textId="77777777" w:rsidR="009245B8" w:rsidRPr="000136C4" w:rsidRDefault="009245B8" w:rsidP="009245B8">
      <w:pPr>
        <w:spacing w:line="300" w:lineRule="atLeast"/>
        <w:jc w:val="both"/>
        <w:rPr>
          <w:lang w:val="en-GB"/>
        </w:rPr>
      </w:pPr>
    </w:p>
    <w:p w14:paraId="22DE0D06" w14:textId="77777777" w:rsidR="009245B8" w:rsidRPr="000136C4" w:rsidRDefault="000E7226" w:rsidP="00B07515">
      <w:pPr>
        <w:pStyle w:val="berschrift1"/>
        <w:rPr>
          <w:lang w:val="en-GB"/>
        </w:rPr>
      </w:pPr>
      <w:bookmarkStart w:id="103" w:name="_Toc320716139"/>
      <w:bookmarkStart w:id="104" w:name="_Toc423960747"/>
      <w:r w:rsidRPr="000136C4">
        <w:rPr>
          <w:lang w:val="en-GB"/>
        </w:rPr>
        <w:t>Change m</w:t>
      </w:r>
      <w:r w:rsidR="001E6E5D" w:rsidRPr="000136C4">
        <w:rPr>
          <w:lang w:val="en-GB"/>
        </w:rPr>
        <w:t>anagement</w:t>
      </w:r>
      <w:r w:rsidRPr="000136C4">
        <w:rPr>
          <w:lang w:val="en-GB"/>
        </w:rPr>
        <w:t xml:space="preserve"> process</w:t>
      </w:r>
      <w:bookmarkEnd w:id="103"/>
      <w:bookmarkEnd w:id="104"/>
    </w:p>
    <w:p w14:paraId="3BA65E45" w14:textId="77777777" w:rsidR="00BF1AB2" w:rsidRPr="000136C4" w:rsidRDefault="000E7226" w:rsidP="009245B8">
      <w:pPr>
        <w:rPr>
          <w:lang w:val="en-GB"/>
        </w:rPr>
      </w:pPr>
      <w:r w:rsidRPr="000136C4">
        <w:rPr>
          <w:spacing w:val="-1"/>
          <w:szCs w:val="24"/>
          <w:lang w:val="en-GB"/>
        </w:rPr>
        <w:t>The ch</w:t>
      </w:r>
      <w:r w:rsidRPr="000136C4">
        <w:rPr>
          <w:szCs w:val="24"/>
          <w:lang w:val="en-GB"/>
        </w:rPr>
        <w:t>a</w:t>
      </w:r>
      <w:r w:rsidRPr="000136C4">
        <w:rPr>
          <w:spacing w:val="-1"/>
          <w:szCs w:val="24"/>
          <w:lang w:val="en-GB"/>
        </w:rPr>
        <w:t>n</w:t>
      </w:r>
      <w:r w:rsidRPr="000136C4">
        <w:rPr>
          <w:spacing w:val="2"/>
          <w:szCs w:val="24"/>
          <w:lang w:val="en-GB"/>
        </w:rPr>
        <w:t>g</w:t>
      </w:r>
      <w:r w:rsidRPr="000136C4">
        <w:rPr>
          <w:spacing w:val="-3"/>
          <w:szCs w:val="24"/>
          <w:lang w:val="en-GB"/>
        </w:rPr>
        <w:t>e m</w:t>
      </w:r>
      <w:r w:rsidRPr="000136C4">
        <w:rPr>
          <w:szCs w:val="24"/>
          <w:lang w:val="en-GB"/>
        </w:rPr>
        <w:t>a</w:t>
      </w:r>
      <w:r w:rsidRPr="000136C4">
        <w:rPr>
          <w:spacing w:val="-1"/>
          <w:szCs w:val="24"/>
          <w:lang w:val="en-GB"/>
        </w:rPr>
        <w:t>n</w:t>
      </w:r>
      <w:r w:rsidRPr="000136C4">
        <w:rPr>
          <w:szCs w:val="24"/>
          <w:lang w:val="en-GB"/>
        </w:rPr>
        <w:t>a</w:t>
      </w:r>
      <w:r w:rsidRPr="000136C4">
        <w:rPr>
          <w:spacing w:val="2"/>
          <w:szCs w:val="24"/>
          <w:lang w:val="en-GB"/>
        </w:rPr>
        <w:t>g</w:t>
      </w:r>
      <w:r w:rsidRPr="000136C4">
        <w:rPr>
          <w:szCs w:val="24"/>
          <w:lang w:val="en-GB"/>
        </w:rPr>
        <w:t>em</w:t>
      </w:r>
      <w:r w:rsidRPr="000136C4">
        <w:rPr>
          <w:spacing w:val="-2"/>
          <w:szCs w:val="24"/>
          <w:lang w:val="en-GB"/>
        </w:rPr>
        <w:t>e</w:t>
      </w:r>
      <w:r w:rsidRPr="000136C4">
        <w:rPr>
          <w:szCs w:val="24"/>
          <w:lang w:val="en-GB"/>
        </w:rPr>
        <w:t>nt</w:t>
      </w:r>
      <w:r w:rsidRPr="000136C4">
        <w:rPr>
          <w:spacing w:val="2"/>
          <w:szCs w:val="24"/>
          <w:lang w:val="en-GB"/>
        </w:rPr>
        <w:t xml:space="preserve"> process for this standard follows</w:t>
      </w:r>
      <w:r w:rsidRPr="000136C4">
        <w:rPr>
          <w:spacing w:val="-1"/>
          <w:szCs w:val="24"/>
          <w:lang w:val="en-GB"/>
        </w:rPr>
        <w:t xml:space="preserve"> </w:t>
      </w:r>
      <w:r w:rsidRPr="000136C4">
        <w:rPr>
          <w:spacing w:val="1"/>
          <w:szCs w:val="24"/>
          <w:lang w:val="en-GB"/>
        </w:rPr>
        <w:t>[</w:t>
      </w:r>
      <w:r w:rsidRPr="000136C4">
        <w:rPr>
          <w:szCs w:val="24"/>
          <w:lang w:val="en-GB"/>
        </w:rPr>
        <w:t>e</w:t>
      </w:r>
      <w:r w:rsidRPr="000136C4">
        <w:rPr>
          <w:spacing w:val="-1"/>
          <w:szCs w:val="24"/>
          <w:lang w:val="en-GB"/>
        </w:rPr>
        <w:t>C</w:t>
      </w:r>
      <w:r w:rsidRPr="000136C4">
        <w:rPr>
          <w:spacing w:val="1"/>
          <w:szCs w:val="24"/>
          <w:lang w:val="en-GB"/>
        </w:rPr>
        <w:t>H-</w:t>
      </w:r>
      <w:r w:rsidRPr="000136C4">
        <w:rPr>
          <w:szCs w:val="24"/>
          <w:lang w:val="en-GB"/>
        </w:rPr>
        <w:t>0</w:t>
      </w:r>
      <w:r w:rsidRPr="000136C4">
        <w:rPr>
          <w:spacing w:val="-1"/>
          <w:szCs w:val="24"/>
          <w:lang w:val="en-GB"/>
        </w:rPr>
        <w:t>1</w:t>
      </w:r>
      <w:r w:rsidRPr="000136C4">
        <w:rPr>
          <w:szCs w:val="24"/>
          <w:lang w:val="en-GB"/>
        </w:rPr>
        <w:t>5</w:t>
      </w:r>
      <w:r w:rsidRPr="000136C4">
        <w:rPr>
          <w:spacing w:val="-3"/>
          <w:szCs w:val="24"/>
          <w:lang w:val="en-GB"/>
        </w:rPr>
        <w:t>0</w:t>
      </w:r>
      <w:r w:rsidRPr="000136C4">
        <w:rPr>
          <w:spacing w:val="1"/>
          <w:szCs w:val="24"/>
          <w:lang w:val="en-GB"/>
        </w:rPr>
        <w:t>]</w:t>
      </w:r>
      <w:r w:rsidRPr="000136C4">
        <w:rPr>
          <w:szCs w:val="24"/>
          <w:lang w:val="en-GB"/>
        </w:rPr>
        <w:t>, sce</w:t>
      </w:r>
      <w:r w:rsidRPr="000136C4">
        <w:rPr>
          <w:spacing w:val="-1"/>
          <w:szCs w:val="24"/>
          <w:lang w:val="en-GB"/>
        </w:rPr>
        <w:t>n</w:t>
      </w:r>
      <w:r w:rsidRPr="000136C4">
        <w:rPr>
          <w:szCs w:val="24"/>
          <w:lang w:val="en-GB"/>
        </w:rPr>
        <w:t xml:space="preserve">ario 3. </w:t>
      </w:r>
      <w:r w:rsidRPr="000136C4">
        <w:rPr>
          <w:spacing w:val="-1"/>
          <w:szCs w:val="24"/>
          <w:lang w:val="en-GB"/>
        </w:rPr>
        <w:t>The</w:t>
      </w:r>
      <w:r w:rsidRPr="000136C4">
        <w:rPr>
          <w:spacing w:val="1"/>
          <w:szCs w:val="24"/>
          <w:lang w:val="en-GB"/>
        </w:rPr>
        <w:t xml:space="preserve"> </w:t>
      </w:r>
      <w:r w:rsidRPr="000136C4">
        <w:rPr>
          <w:i/>
          <w:spacing w:val="-1"/>
          <w:szCs w:val="24"/>
          <w:lang w:val="en-GB"/>
        </w:rPr>
        <w:t>c</w:t>
      </w:r>
      <w:r w:rsidRPr="000136C4">
        <w:rPr>
          <w:i/>
          <w:szCs w:val="24"/>
          <w:lang w:val="en-GB"/>
        </w:rPr>
        <w:t>h</w:t>
      </w:r>
      <w:r w:rsidRPr="000136C4">
        <w:rPr>
          <w:i/>
          <w:spacing w:val="-1"/>
          <w:szCs w:val="24"/>
          <w:lang w:val="en-GB"/>
        </w:rPr>
        <w:t>a</w:t>
      </w:r>
      <w:r w:rsidRPr="000136C4">
        <w:rPr>
          <w:i/>
          <w:szCs w:val="24"/>
          <w:lang w:val="en-GB"/>
        </w:rPr>
        <w:t>n</w:t>
      </w:r>
      <w:r w:rsidRPr="000136C4">
        <w:rPr>
          <w:i/>
          <w:spacing w:val="-1"/>
          <w:szCs w:val="24"/>
          <w:lang w:val="en-GB"/>
        </w:rPr>
        <w:t>g</w:t>
      </w:r>
      <w:r w:rsidRPr="000136C4">
        <w:rPr>
          <w:i/>
          <w:szCs w:val="24"/>
          <w:lang w:val="en-GB"/>
        </w:rPr>
        <w:t>e manager</w:t>
      </w:r>
      <w:r w:rsidRPr="000136C4">
        <w:rPr>
          <w:i/>
          <w:spacing w:val="2"/>
          <w:szCs w:val="24"/>
          <w:lang w:val="en-GB"/>
        </w:rPr>
        <w:t xml:space="preserve"> </w:t>
      </w:r>
      <w:r w:rsidRPr="000136C4">
        <w:rPr>
          <w:szCs w:val="24"/>
          <w:lang w:val="en-GB"/>
        </w:rPr>
        <w:t xml:space="preserve">is the head of the expert group; the </w:t>
      </w:r>
      <w:r w:rsidRPr="000136C4">
        <w:rPr>
          <w:i/>
          <w:spacing w:val="-1"/>
          <w:szCs w:val="24"/>
          <w:lang w:val="en-GB"/>
        </w:rPr>
        <w:t>c</w:t>
      </w:r>
      <w:r w:rsidRPr="000136C4">
        <w:rPr>
          <w:i/>
          <w:szCs w:val="24"/>
          <w:lang w:val="en-GB"/>
        </w:rPr>
        <w:t>h</w:t>
      </w:r>
      <w:r w:rsidRPr="000136C4">
        <w:rPr>
          <w:i/>
          <w:spacing w:val="-1"/>
          <w:szCs w:val="24"/>
          <w:lang w:val="en-GB"/>
        </w:rPr>
        <w:t>a</w:t>
      </w:r>
      <w:r w:rsidRPr="000136C4">
        <w:rPr>
          <w:i/>
          <w:szCs w:val="24"/>
          <w:lang w:val="en-GB"/>
        </w:rPr>
        <w:t>n</w:t>
      </w:r>
      <w:r w:rsidRPr="000136C4">
        <w:rPr>
          <w:i/>
          <w:spacing w:val="-1"/>
          <w:szCs w:val="24"/>
          <w:lang w:val="en-GB"/>
        </w:rPr>
        <w:t>g</w:t>
      </w:r>
      <w:r w:rsidRPr="000136C4">
        <w:rPr>
          <w:i/>
          <w:szCs w:val="24"/>
          <w:lang w:val="en-GB"/>
        </w:rPr>
        <w:t>e</w:t>
      </w:r>
      <w:r w:rsidRPr="000136C4">
        <w:rPr>
          <w:i/>
          <w:spacing w:val="-4"/>
          <w:szCs w:val="24"/>
          <w:lang w:val="en-GB"/>
        </w:rPr>
        <w:t xml:space="preserve"> b</w:t>
      </w:r>
      <w:r w:rsidRPr="000136C4">
        <w:rPr>
          <w:i/>
          <w:szCs w:val="24"/>
          <w:lang w:val="en-GB"/>
        </w:rPr>
        <w:t>o</w:t>
      </w:r>
      <w:r w:rsidRPr="000136C4">
        <w:rPr>
          <w:i/>
          <w:spacing w:val="-1"/>
          <w:szCs w:val="24"/>
          <w:lang w:val="en-GB"/>
        </w:rPr>
        <w:t>a</w:t>
      </w:r>
      <w:r w:rsidRPr="000136C4">
        <w:rPr>
          <w:i/>
          <w:spacing w:val="1"/>
          <w:szCs w:val="24"/>
          <w:lang w:val="en-GB"/>
        </w:rPr>
        <w:t>r</w:t>
      </w:r>
      <w:r w:rsidRPr="000136C4">
        <w:rPr>
          <w:i/>
          <w:szCs w:val="24"/>
          <w:lang w:val="en-GB"/>
        </w:rPr>
        <w:t>d</w:t>
      </w:r>
      <w:r w:rsidRPr="000136C4">
        <w:rPr>
          <w:i/>
          <w:spacing w:val="1"/>
          <w:szCs w:val="24"/>
          <w:lang w:val="en-GB"/>
        </w:rPr>
        <w:t xml:space="preserve"> </w:t>
      </w:r>
      <w:r w:rsidRPr="000136C4">
        <w:rPr>
          <w:szCs w:val="24"/>
          <w:lang w:val="en-GB"/>
        </w:rPr>
        <w:t xml:space="preserve">is a committee mandated by the expert group or a </w:t>
      </w:r>
      <w:r w:rsidRPr="000136C4">
        <w:rPr>
          <w:spacing w:val="-1"/>
          <w:szCs w:val="24"/>
          <w:lang w:val="en-GB"/>
        </w:rPr>
        <w:t>subject group</w:t>
      </w:r>
      <w:r w:rsidR="00BF1AB2" w:rsidRPr="000136C4">
        <w:rPr>
          <w:lang w:val="en-GB"/>
        </w:rPr>
        <w:t>.</w:t>
      </w:r>
    </w:p>
    <w:p w14:paraId="787B54A8" w14:textId="77777777" w:rsidR="00BA78FB" w:rsidRPr="000136C4" w:rsidRDefault="00BA78FB" w:rsidP="00DC305C">
      <w:pPr>
        <w:pStyle w:val="Textkrper"/>
        <w:rPr>
          <w:lang w:val="en-GB"/>
        </w:rPr>
      </w:pPr>
    </w:p>
    <w:p w14:paraId="2E6B97D6" w14:textId="77777777" w:rsidR="009E20EB" w:rsidRPr="000136C4" w:rsidRDefault="000E7226" w:rsidP="000E7226">
      <w:pPr>
        <w:pStyle w:val="berschrift1"/>
        <w:rPr>
          <w:lang w:val="en-GB"/>
        </w:rPr>
      </w:pPr>
      <w:bookmarkStart w:id="105" w:name="_Toc423960748"/>
      <w:r w:rsidRPr="000136C4">
        <w:rPr>
          <w:lang w:val="en-GB"/>
        </w:rPr>
        <w:t>Exclusion of liability / notice regarding third-party rights</w:t>
      </w:r>
      <w:bookmarkEnd w:id="105"/>
    </w:p>
    <w:p w14:paraId="70ACA84F" w14:textId="77777777" w:rsidR="003102D8" w:rsidRPr="000136C4" w:rsidRDefault="000E7226" w:rsidP="003102D8">
      <w:pPr>
        <w:rPr>
          <w:lang w:val="en-GB"/>
        </w:rPr>
      </w:pPr>
      <w:r w:rsidRPr="000136C4">
        <w:rPr>
          <w:b/>
          <w:szCs w:val="24"/>
          <w:lang w:val="en-GB"/>
        </w:rPr>
        <w:t>eCH</w:t>
      </w:r>
      <w:r w:rsidRPr="000136C4">
        <w:rPr>
          <w:szCs w:val="24"/>
          <w:lang w:val="en-GB"/>
        </w:rPr>
        <w:t xml:space="preserve"> standards which are made available to users by the </w:t>
      </w:r>
      <w:r w:rsidRPr="000136C4">
        <w:rPr>
          <w:b/>
          <w:szCs w:val="24"/>
          <w:lang w:val="en-GB"/>
        </w:rPr>
        <w:t>eCH</w:t>
      </w:r>
      <w:r w:rsidRPr="000136C4">
        <w:rPr>
          <w:szCs w:val="24"/>
          <w:lang w:val="en-GB"/>
        </w:rPr>
        <w:t xml:space="preserve"> association (Verein </w:t>
      </w:r>
      <w:r w:rsidRPr="000136C4">
        <w:rPr>
          <w:b/>
          <w:szCs w:val="24"/>
          <w:lang w:val="en-GB"/>
        </w:rPr>
        <w:t>eCH</w:t>
      </w:r>
      <w:r w:rsidRPr="000136C4">
        <w:rPr>
          <w:szCs w:val="24"/>
          <w:lang w:val="en-GB"/>
        </w:rPr>
        <w:t xml:space="preserve">) for use free of charge, or which </w:t>
      </w:r>
      <w:r w:rsidRPr="000136C4">
        <w:rPr>
          <w:b/>
          <w:szCs w:val="24"/>
          <w:lang w:val="en-GB"/>
        </w:rPr>
        <w:t>eCH</w:t>
      </w:r>
      <w:r w:rsidRPr="000136C4">
        <w:rPr>
          <w:szCs w:val="24"/>
          <w:lang w:val="en-GB"/>
        </w:rPr>
        <w:t xml:space="preserve"> references, only have the status of recommendations.</w:t>
      </w:r>
      <w:r w:rsidRPr="000136C4">
        <w:rPr>
          <w:spacing w:val="2"/>
          <w:szCs w:val="24"/>
          <w:lang w:val="en-GB"/>
        </w:rPr>
        <w:t xml:space="preserve"> </w:t>
      </w:r>
      <w:r w:rsidRPr="000136C4">
        <w:rPr>
          <w:szCs w:val="24"/>
          <w:lang w:val="en-GB"/>
        </w:rPr>
        <w:t xml:space="preserve">The </w:t>
      </w:r>
      <w:r w:rsidRPr="000136C4">
        <w:rPr>
          <w:b/>
          <w:szCs w:val="24"/>
          <w:lang w:val="en-GB"/>
        </w:rPr>
        <w:t>eCH</w:t>
      </w:r>
      <w:r w:rsidRPr="000136C4">
        <w:rPr>
          <w:szCs w:val="24"/>
          <w:lang w:val="en-GB"/>
        </w:rPr>
        <w:t xml:space="preserve"> association accepts no liability for decisions or measures taken by the user on the basis of these documents. It is the responsibility of the user to review the documents before using them and obtain advice where necessary. </w:t>
      </w:r>
      <w:r w:rsidRPr="000136C4">
        <w:rPr>
          <w:b/>
          <w:szCs w:val="24"/>
          <w:lang w:val="en-GB"/>
        </w:rPr>
        <w:t>eCH</w:t>
      </w:r>
      <w:r w:rsidRPr="000136C4">
        <w:rPr>
          <w:szCs w:val="24"/>
          <w:lang w:val="en-GB"/>
        </w:rPr>
        <w:t xml:space="preserve"> standards cannot, nor are they intended to, replace technical, organisational or legal advice in specific cases</w:t>
      </w:r>
      <w:r w:rsidR="003102D8" w:rsidRPr="000136C4">
        <w:rPr>
          <w:lang w:val="en-GB"/>
        </w:rPr>
        <w:t>.</w:t>
      </w:r>
    </w:p>
    <w:p w14:paraId="2AC1C80D" w14:textId="77777777" w:rsidR="003102D8" w:rsidRPr="000136C4" w:rsidRDefault="000E7226" w:rsidP="003102D8">
      <w:pPr>
        <w:rPr>
          <w:lang w:val="en-GB"/>
        </w:rPr>
      </w:pPr>
      <w:r w:rsidRPr="000136C4">
        <w:rPr>
          <w:szCs w:val="24"/>
          <w:lang w:val="en-GB"/>
        </w:rPr>
        <w:t xml:space="preserve">Documents, processes, methods, products and standards referenced in </w:t>
      </w:r>
      <w:r w:rsidRPr="000136C4">
        <w:rPr>
          <w:b/>
          <w:szCs w:val="24"/>
          <w:lang w:val="en-GB"/>
        </w:rPr>
        <w:t>eCH</w:t>
      </w:r>
      <w:r w:rsidRPr="000136C4">
        <w:rPr>
          <w:szCs w:val="24"/>
          <w:lang w:val="en-GB"/>
        </w:rPr>
        <w:t xml:space="preserve"> standards may be protected as trademarks or by copyright or patent law.</w:t>
      </w:r>
      <w:r w:rsidRPr="000136C4">
        <w:rPr>
          <w:spacing w:val="2"/>
          <w:szCs w:val="24"/>
          <w:lang w:val="en-GB"/>
        </w:rPr>
        <w:t xml:space="preserve"> </w:t>
      </w:r>
      <w:r w:rsidRPr="000136C4">
        <w:rPr>
          <w:szCs w:val="24"/>
          <w:lang w:val="en-GB"/>
        </w:rPr>
        <w:t>It is the sole responsibility of the user to obtain any rights that may be necessary from the individuals and/or organisations that hold them</w:t>
      </w:r>
      <w:r w:rsidRPr="000136C4">
        <w:rPr>
          <w:lang w:val="en-GB"/>
        </w:rPr>
        <w:t>.</w:t>
      </w:r>
    </w:p>
    <w:p w14:paraId="67245D2F" w14:textId="77777777" w:rsidR="003102D8" w:rsidRPr="000136C4" w:rsidRDefault="000E7226" w:rsidP="003102D8">
      <w:pPr>
        <w:rPr>
          <w:lang w:val="en-GB"/>
        </w:rPr>
      </w:pPr>
      <w:r w:rsidRPr="000136C4">
        <w:rPr>
          <w:szCs w:val="24"/>
          <w:lang w:val="en-GB"/>
        </w:rPr>
        <w:t xml:space="preserve">Although the </w:t>
      </w:r>
      <w:r w:rsidRPr="000136C4">
        <w:rPr>
          <w:b/>
          <w:szCs w:val="24"/>
          <w:lang w:val="en-GB"/>
        </w:rPr>
        <w:t>eCH</w:t>
      </w:r>
      <w:r w:rsidRPr="000136C4">
        <w:rPr>
          <w:szCs w:val="24"/>
          <w:lang w:val="en-GB"/>
        </w:rPr>
        <w:t xml:space="preserve"> association takes every care to draw up the </w:t>
      </w:r>
      <w:r w:rsidRPr="000136C4">
        <w:rPr>
          <w:b/>
          <w:szCs w:val="24"/>
          <w:lang w:val="en-GB"/>
        </w:rPr>
        <w:t>eCH</w:t>
      </w:r>
      <w:r w:rsidRPr="000136C4">
        <w:rPr>
          <w:szCs w:val="24"/>
          <w:lang w:val="en-GB"/>
        </w:rPr>
        <w:t xml:space="preserve"> standards diligently, it can offer no warranty or guarantee that the information and documents made available are up to date, complete, correct or free from errors.</w:t>
      </w:r>
      <w:r w:rsidRPr="000136C4">
        <w:rPr>
          <w:spacing w:val="2"/>
          <w:szCs w:val="24"/>
          <w:lang w:val="en-GB"/>
        </w:rPr>
        <w:t xml:space="preserve"> </w:t>
      </w:r>
      <w:r w:rsidRPr="000136C4">
        <w:rPr>
          <w:szCs w:val="24"/>
          <w:lang w:val="en-GB"/>
        </w:rPr>
        <w:t xml:space="preserve">The content of </w:t>
      </w:r>
      <w:r w:rsidRPr="000136C4">
        <w:rPr>
          <w:b/>
          <w:szCs w:val="24"/>
          <w:lang w:val="en-GB"/>
        </w:rPr>
        <w:t>eCH</w:t>
      </w:r>
      <w:r w:rsidRPr="000136C4">
        <w:rPr>
          <w:szCs w:val="24"/>
          <w:lang w:val="en-GB"/>
        </w:rPr>
        <w:t xml:space="preserve"> standards may be amended at any time without notice</w:t>
      </w:r>
      <w:r w:rsidR="003102D8" w:rsidRPr="000136C4">
        <w:rPr>
          <w:lang w:val="en-GB"/>
        </w:rPr>
        <w:t>.</w:t>
      </w:r>
    </w:p>
    <w:p w14:paraId="7917B255" w14:textId="77777777" w:rsidR="003102D8" w:rsidRPr="000136C4" w:rsidRDefault="000E7226" w:rsidP="003102D8">
      <w:pPr>
        <w:rPr>
          <w:lang w:val="en-GB"/>
        </w:rPr>
      </w:pPr>
      <w:r w:rsidRPr="000136C4">
        <w:rPr>
          <w:szCs w:val="24"/>
          <w:lang w:val="en-GB"/>
        </w:rPr>
        <w:t xml:space="preserve">To the extent permitted by law, no liability is accepted in respect of loss or damage incurred by the user as the result of using the </w:t>
      </w:r>
      <w:r w:rsidRPr="000136C4">
        <w:rPr>
          <w:b/>
          <w:szCs w:val="24"/>
          <w:lang w:val="en-GB"/>
        </w:rPr>
        <w:t>eCH</w:t>
      </w:r>
      <w:r w:rsidRPr="000136C4">
        <w:rPr>
          <w:szCs w:val="24"/>
          <w:lang w:val="en-GB"/>
        </w:rPr>
        <w:t xml:space="preserve"> standards</w:t>
      </w:r>
      <w:r w:rsidR="003102D8" w:rsidRPr="000136C4">
        <w:rPr>
          <w:lang w:val="en-GB"/>
        </w:rPr>
        <w:t>.</w:t>
      </w:r>
    </w:p>
    <w:p w14:paraId="1D21540D" w14:textId="77777777" w:rsidR="00843DCA" w:rsidRPr="000136C4" w:rsidRDefault="00843DCA" w:rsidP="00843DCA">
      <w:pPr>
        <w:pStyle w:val="Textkrper"/>
        <w:rPr>
          <w:lang w:val="en-GB"/>
        </w:rPr>
      </w:pPr>
    </w:p>
    <w:p w14:paraId="22A2433A" w14:textId="77777777" w:rsidR="003102D8" w:rsidRPr="000136C4" w:rsidRDefault="000E7226" w:rsidP="00B07515">
      <w:pPr>
        <w:pStyle w:val="berschrift1"/>
        <w:rPr>
          <w:lang w:val="en-GB"/>
        </w:rPr>
      </w:pPr>
      <w:bookmarkStart w:id="106" w:name="_Toc423960749"/>
      <w:r w:rsidRPr="000136C4">
        <w:rPr>
          <w:lang w:val="en-GB"/>
        </w:rPr>
        <w:t>Copyright</w:t>
      </w:r>
      <w:bookmarkEnd w:id="106"/>
    </w:p>
    <w:p w14:paraId="45F9CD01" w14:textId="77777777" w:rsidR="003102D8" w:rsidRPr="000136C4" w:rsidRDefault="000E7226" w:rsidP="003102D8">
      <w:pPr>
        <w:rPr>
          <w:lang w:val="en-GB"/>
        </w:rPr>
      </w:pPr>
      <w:r w:rsidRPr="000136C4">
        <w:rPr>
          <w:szCs w:val="24"/>
          <w:lang w:val="en-GB"/>
        </w:rPr>
        <w:t xml:space="preserve">Any person who draws up </w:t>
      </w:r>
      <w:r w:rsidRPr="000136C4">
        <w:rPr>
          <w:b/>
          <w:szCs w:val="24"/>
          <w:lang w:val="en-GB"/>
        </w:rPr>
        <w:t>eCH</w:t>
      </w:r>
      <w:r w:rsidRPr="000136C4">
        <w:rPr>
          <w:szCs w:val="24"/>
          <w:lang w:val="en-GB"/>
        </w:rPr>
        <w:t xml:space="preserve"> standards retains intellectual property rights in respect ther</w:t>
      </w:r>
      <w:r w:rsidRPr="000136C4">
        <w:rPr>
          <w:szCs w:val="24"/>
          <w:lang w:val="en-GB"/>
        </w:rPr>
        <w:t>e</w:t>
      </w:r>
      <w:r w:rsidRPr="000136C4">
        <w:rPr>
          <w:szCs w:val="24"/>
          <w:lang w:val="en-GB"/>
        </w:rPr>
        <w:t>of.</w:t>
      </w:r>
      <w:r w:rsidRPr="000136C4">
        <w:rPr>
          <w:spacing w:val="2"/>
          <w:szCs w:val="24"/>
          <w:lang w:val="en-GB"/>
        </w:rPr>
        <w:t xml:space="preserve"> </w:t>
      </w:r>
      <w:r w:rsidRPr="000136C4">
        <w:rPr>
          <w:szCs w:val="24"/>
          <w:lang w:val="en-GB"/>
        </w:rPr>
        <w:t>However, such person undertakes to make his/her relevant intellectual property or rights in respect of the intellectual property of others available, to the extent possible, to the respe</w:t>
      </w:r>
      <w:r w:rsidRPr="000136C4">
        <w:rPr>
          <w:szCs w:val="24"/>
          <w:lang w:val="en-GB"/>
        </w:rPr>
        <w:t>c</w:t>
      </w:r>
      <w:r w:rsidRPr="000136C4">
        <w:rPr>
          <w:szCs w:val="24"/>
          <w:lang w:val="en-GB"/>
        </w:rPr>
        <w:t xml:space="preserve">tive expert groups and the </w:t>
      </w:r>
      <w:r w:rsidRPr="000136C4">
        <w:rPr>
          <w:b/>
          <w:szCs w:val="24"/>
          <w:lang w:val="en-GB"/>
        </w:rPr>
        <w:t>eCH</w:t>
      </w:r>
      <w:r w:rsidRPr="000136C4">
        <w:rPr>
          <w:szCs w:val="24"/>
          <w:lang w:val="en-GB"/>
        </w:rPr>
        <w:t xml:space="preserve"> association free of charge for unrestricted use and further development within the context of the association’s purpose</w:t>
      </w:r>
      <w:r w:rsidR="003102D8" w:rsidRPr="000136C4">
        <w:rPr>
          <w:lang w:val="en-GB"/>
        </w:rPr>
        <w:t>.</w:t>
      </w:r>
    </w:p>
    <w:p w14:paraId="1B3A7D67" w14:textId="77777777" w:rsidR="003102D8" w:rsidRPr="000136C4" w:rsidRDefault="000E7226" w:rsidP="003102D8">
      <w:pPr>
        <w:rPr>
          <w:lang w:val="en-GB"/>
        </w:rPr>
      </w:pPr>
      <w:r w:rsidRPr="000136C4">
        <w:rPr>
          <w:szCs w:val="24"/>
          <w:lang w:val="en-GB"/>
        </w:rPr>
        <w:t>The standards drawn up by the expert groups may be used, disseminated and further deve</w:t>
      </w:r>
      <w:r w:rsidRPr="000136C4">
        <w:rPr>
          <w:szCs w:val="24"/>
          <w:lang w:val="en-GB"/>
        </w:rPr>
        <w:t>l</w:t>
      </w:r>
      <w:r w:rsidRPr="000136C4">
        <w:rPr>
          <w:szCs w:val="24"/>
          <w:lang w:val="en-GB"/>
        </w:rPr>
        <w:t xml:space="preserve">oped free of charge and without restriction, provided the authors at </w:t>
      </w:r>
      <w:r w:rsidRPr="000136C4">
        <w:rPr>
          <w:b/>
          <w:szCs w:val="24"/>
          <w:lang w:val="en-GB"/>
        </w:rPr>
        <w:t>eCH</w:t>
      </w:r>
      <w:r w:rsidRPr="000136C4">
        <w:rPr>
          <w:szCs w:val="24"/>
          <w:lang w:val="en-GB"/>
        </w:rPr>
        <w:t xml:space="preserve"> are cited</w:t>
      </w:r>
      <w:r w:rsidR="003102D8" w:rsidRPr="000136C4">
        <w:rPr>
          <w:lang w:val="en-GB"/>
        </w:rPr>
        <w:t xml:space="preserve">. </w:t>
      </w:r>
    </w:p>
    <w:p w14:paraId="2DE98A52" w14:textId="77777777" w:rsidR="003102D8" w:rsidRPr="000136C4" w:rsidRDefault="000E7226" w:rsidP="003102D8">
      <w:pPr>
        <w:rPr>
          <w:lang w:val="en-GB"/>
        </w:rPr>
      </w:pPr>
      <w:r w:rsidRPr="000136C4">
        <w:rPr>
          <w:b/>
          <w:szCs w:val="24"/>
          <w:lang w:val="en-GB"/>
        </w:rPr>
        <w:t>eCH</w:t>
      </w:r>
      <w:r w:rsidRPr="000136C4">
        <w:rPr>
          <w:szCs w:val="24"/>
          <w:lang w:val="en-GB"/>
        </w:rPr>
        <w:t xml:space="preserve"> standards are fully documented and free from licence and/or patent restrictions. The associated documentation may be obtained free of charge.</w:t>
      </w:r>
    </w:p>
    <w:p w14:paraId="736C4494" w14:textId="77777777" w:rsidR="003102D8" w:rsidRPr="000136C4" w:rsidRDefault="000E7226" w:rsidP="003102D8">
      <w:pPr>
        <w:rPr>
          <w:lang w:val="en-GB"/>
        </w:rPr>
      </w:pPr>
      <w:r w:rsidRPr="000136C4">
        <w:rPr>
          <w:szCs w:val="24"/>
          <w:lang w:val="en-GB"/>
        </w:rPr>
        <w:lastRenderedPageBreak/>
        <w:t xml:space="preserve">These provisions apply solely to the standards drawn up by </w:t>
      </w:r>
      <w:r w:rsidRPr="000136C4">
        <w:rPr>
          <w:b/>
          <w:szCs w:val="24"/>
          <w:lang w:val="en-GB"/>
        </w:rPr>
        <w:t>eCH</w:t>
      </w:r>
      <w:r w:rsidRPr="000136C4">
        <w:rPr>
          <w:szCs w:val="24"/>
          <w:lang w:val="en-GB"/>
        </w:rPr>
        <w:t xml:space="preserve">, and not to standards or products of third parties that are referred to in the </w:t>
      </w:r>
      <w:r w:rsidRPr="000136C4">
        <w:rPr>
          <w:b/>
          <w:szCs w:val="24"/>
          <w:lang w:val="en-GB"/>
        </w:rPr>
        <w:t>eCH</w:t>
      </w:r>
      <w:r w:rsidRPr="000136C4">
        <w:rPr>
          <w:szCs w:val="24"/>
          <w:lang w:val="en-GB"/>
        </w:rPr>
        <w:t xml:space="preserve"> standards.</w:t>
      </w:r>
      <w:r w:rsidRPr="000136C4">
        <w:rPr>
          <w:spacing w:val="2"/>
          <w:szCs w:val="24"/>
          <w:lang w:val="en-GB"/>
        </w:rPr>
        <w:t xml:space="preserve"> </w:t>
      </w:r>
      <w:r w:rsidRPr="000136C4">
        <w:rPr>
          <w:szCs w:val="24"/>
          <w:lang w:val="en-GB"/>
        </w:rPr>
        <w:t>The standards contain co</w:t>
      </w:r>
      <w:r w:rsidRPr="000136C4">
        <w:rPr>
          <w:szCs w:val="24"/>
          <w:lang w:val="en-GB"/>
        </w:rPr>
        <w:t>r</w:t>
      </w:r>
      <w:r w:rsidRPr="000136C4">
        <w:rPr>
          <w:szCs w:val="24"/>
          <w:lang w:val="en-GB"/>
        </w:rPr>
        <w:t>responding references to the rights of third parties</w:t>
      </w:r>
      <w:r w:rsidR="003102D8" w:rsidRPr="000136C4">
        <w:rPr>
          <w:lang w:val="en-GB"/>
        </w:rPr>
        <w:t>.</w:t>
      </w:r>
    </w:p>
    <w:p w14:paraId="1B8FC4F9" w14:textId="77777777" w:rsidR="00565A37" w:rsidRPr="000136C4" w:rsidRDefault="00565A37" w:rsidP="00B07515">
      <w:pPr>
        <w:pStyle w:val="Anhang"/>
        <w:rPr>
          <w:lang w:val="en-GB"/>
        </w:rPr>
      </w:pPr>
      <w:r w:rsidRPr="000136C4">
        <w:rPr>
          <w:lang w:val="en-GB"/>
        </w:rPr>
        <w:lastRenderedPageBreak/>
        <w:br w:type="page"/>
      </w:r>
      <w:bookmarkStart w:id="107" w:name="_Toc423960750"/>
      <w:r w:rsidR="000E7226" w:rsidRPr="000136C4">
        <w:rPr>
          <w:lang w:val="en-GB"/>
        </w:rPr>
        <w:lastRenderedPageBreak/>
        <w:t>Appendix A – Participation and Review</w:t>
      </w:r>
      <w:bookmarkEnd w:id="107"/>
    </w:p>
    <w:p w14:paraId="75844AD0" w14:textId="77777777" w:rsidR="00884C4E" w:rsidRPr="000136C4" w:rsidRDefault="00884C4E" w:rsidP="009E5ADD">
      <w:pPr>
        <w:rPr>
          <w:lang w:val="en-GB"/>
        </w:rPr>
      </w:pPr>
      <w:r w:rsidRPr="000136C4">
        <w:rPr>
          <w:lang w:val="en-GB"/>
        </w:rPr>
        <w:t xml:space="preserve">Hedi Bruggisser, </w:t>
      </w:r>
      <w:r w:rsidR="000E7226" w:rsidRPr="000136C4">
        <w:rPr>
          <w:spacing w:val="2"/>
          <w:szCs w:val="24"/>
          <w:lang w:val="en-GB"/>
        </w:rPr>
        <w:t>T</w:t>
      </w:r>
      <w:r w:rsidR="000E7226" w:rsidRPr="000136C4">
        <w:rPr>
          <w:szCs w:val="24"/>
          <w:lang w:val="en-GB"/>
        </w:rPr>
        <w:t>h</w:t>
      </w:r>
      <w:r w:rsidR="000E7226" w:rsidRPr="000136C4">
        <w:rPr>
          <w:spacing w:val="-1"/>
          <w:szCs w:val="24"/>
          <w:lang w:val="en-GB"/>
        </w:rPr>
        <w:t>u</w:t>
      </w:r>
      <w:r w:rsidR="000E7226" w:rsidRPr="000136C4">
        <w:rPr>
          <w:spacing w:val="-2"/>
          <w:szCs w:val="24"/>
          <w:lang w:val="en-GB"/>
        </w:rPr>
        <w:t>r</w:t>
      </w:r>
      <w:r w:rsidR="000E7226" w:rsidRPr="000136C4">
        <w:rPr>
          <w:szCs w:val="24"/>
          <w:lang w:val="en-GB"/>
        </w:rPr>
        <w:t>g</w:t>
      </w:r>
      <w:r w:rsidR="000E7226" w:rsidRPr="000136C4">
        <w:rPr>
          <w:spacing w:val="-1"/>
          <w:szCs w:val="24"/>
          <w:lang w:val="en-GB"/>
        </w:rPr>
        <w:t>a</w:t>
      </w:r>
      <w:r w:rsidR="000E7226" w:rsidRPr="000136C4">
        <w:rPr>
          <w:szCs w:val="24"/>
          <w:lang w:val="en-GB"/>
        </w:rPr>
        <w:t>u State Archives</w:t>
      </w:r>
    </w:p>
    <w:p w14:paraId="6F36FCE7" w14:textId="77777777" w:rsidR="00884C4E" w:rsidRPr="000040A2" w:rsidRDefault="00884C4E" w:rsidP="009E5ADD">
      <w:r w:rsidRPr="000040A2">
        <w:t>Georg Büchler, KOST</w:t>
      </w:r>
    </w:p>
    <w:p w14:paraId="2B912720" w14:textId="77777777" w:rsidR="00884C4E" w:rsidRPr="000040A2" w:rsidRDefault="00884C4E" w:rsidP="00884C4E">
      <w:r w:rsidRPr="000040A2">
        <w:t xml:space="preserve">Alain Dubois, </w:t>
      </w:r>
      <w:r w:rsidR="000E7226" w:rsidRPr="000040A2">
        <w:rPr>
          <w:spacing w:val="-1"/>
          <w:szCs w:val="24"/>
        </w:rPr>
        <w:t>Valais State Archives</w:t>
      </w:r>
    </w:p>
    <w:p w14:paraId="7A96BE2E" w14:textId="77777777" w:rsidR="00884C4E" w:rsidRPr="000040A2" w:rsidRDefault="00884C4E" w:rsidP="00C16675">
      <w:r w:rsidRPr="000040A2">
        <w:t>Martin Kaiser, KOST</w:t>
      </w:r>
    </w:p>
    <w:p w14:paraId="040AD676" w14:textId="77777777" w:rsidR="00884C4E" w:rsidRPr="000040A2" w:rsidRDefault="00884C4E" w:rsidP="002C665C">
      <w:r w:rsidRPr="000040A2">
        <w:t xml:space="preserve">Lambert Kansy, </w:t>
      </w:r>
      <w:r w:rsidR="000E7226" w:rsidRPr="000040A2">
        <w:rPr>
          <w:spacing w:val="-1"/>
          <w:szCs w:val="24"/>
        </w:rPr>
        <w:t>B</w:t>
      </w:r>
      <w:r w:rsidR="000E7226" w:rsidRPr="000040A2">
        <w:rPr>
          <w:szCs w:val="24"/>
        </w:rPr>
        <w:t>as</w:t>
      </w:r>
      <w:r w:rsidR="000E7226" w:rsidRPr="000040A2">
        <w:rPr>
          <w:spacing w:val="-1"/>
          <w:szCs w:val="24"/>
        </w:rPr>
        <w:t>e</w:t>
      </w:r>
      <w:r w:rsidR="000E7226" w:rsidRPr="000040A2">
        <w:rPr>
          <w:szCs w:val="24"/>
        </w:rPr>
        <w:t xml:space="preserve">l </w:t>
      </w:r>
      <w:r w:rsidR="000E7226" w:rsidRPr="000040A2">
        <w:rPr>
          <w:spacing w:val="-1"/>
          <w:szCs w:val="24"/>
        </w:rPr>
        <w:t>S</w:t>
      </w:r>
      <w:r w:rsidR="000E7226" w:rsidRPr="000040A2">
        <w:rPr>
          <w:spacing w:val="1"/>
          <w:szCs w:val="24"/>
        </w:rPr>
        <w:t>t</w:t>
      </w:r>
      <w:r w:rsidR="000E7226" w:rsidRPr="000040A2">
        <w:rPr>
          <w:szCs w:val="24"/>
        </w:rPr>
        <w:t>a</w:t>
      </w:r>
      <w:r w:rsidR="000E7226" w:rsidRPr="000040A2">
        <w:rPr>
          <w:spacing w:val="-1"/>
          <w:szCs w:val="24"/>
        </w:rPr>
        <w:t>d</w:t>
      </w:r>
      <w:r w:rsidR="000E7226" w:rsidRPr="000040A2">
        <w:rPr>
          <w:szCs w:val="24"/>
        </w:rPr>
        <w:t>t State Archives</w:t>
      </w:r>
    </w:p>
    <w:p w14:paraId="2ED22823" w14:textId="77777777" w:rsidR="00884C4E" w:rsidRPr="000040A2" w:rsidRDefault="00884C4E" w:rsidP="009245B8">
      <w:r w:rsidRPr="000040A2">
        <w:t xml:space="preserve">Markus Lischer, </w:t>
      </w:r>
      <w:r w:rsidR="000E7226" w:rsidRPr="000040A2">
        <w:rPr>
          <w:szCs w:val="24"/>
        </w:rPr>
        <w:t>L</w:t>
      </w:r>
      <w:r w:rsidR="000E7226" w:rsidRPr="000040A2">
        <w:rPr>
          <w:spacing w:val="-1"/>
          <w:szCs w:val="24"/>
        </w:rPr>
        <w:t>uc</w:t>
      </w:r>
      <w:r w:rsidR="000E7226" w:rsidRPr="000040A2">
        <w:rPr>
          <w:szCs w:val="24"/>
        </w:rPr>
        <w:t>erne State Archives</w:t>
      </w:r>
    </w:p>
    <w:p w14:paraId="4F5A9431" w14:textId="77777777" w:rsidR="00884C4E" w:rsidRPr="000040A2" w:rsidRDefault="00884C4E" w:rsidP="00C16675">
      <w:r w:rsidRPr="000040A2">
        <w:t>Claire Röthlisberger-Jourdan, KOST</w:t>
      </w:r>
    </w:p>
    <w:p w14:paraId="60F3EE98" w14:textId="77777777" w:rsidR="00A5636B" w:rsidRPr="00FC3781" w:rsidRDefault="00A5636B" w:rsidP="00C16675">
      <w:r w:rsidRPr="00FC3781">
        <w:t>Hartwig Thomas, Enter AG</w:t>
      </w:r>
    </w:p>
    <w:p w14:paraId="09153269" w14:textId="77777777" w:rsidR="00884C4E" w:rsidRPr="000136C4" w:rsidRDefault="00884C4E" w:rsidP="00884C4E">
      <w:pPr>
        <w:rPr>
          <w:lang w:val="en-GB"/>
        </w:rPr>
      </w:pPr>
      <w:r w:rsidRPr="000136C4">
        <w:rPr>
          <w:lang w:val="en-GB"/>
        </w:rPr>
        <w:t xml:space="preserve">Andreas Voss, </w:t>
      </w:r>
      <w:r w:rsidR="000E7226" w:rsidRPr="000136C4">
        <w:rPr>
          <w:spacing w:val="-1"/>
          <w:szCs w:val="24"/>
          <w:lang w:val="en-GB"/>
        </w:rPr>
        <w:t>Swiss Federal Archives</w:t>
      </w:r>
    </w:p>
    <w:p w14:paraId="0D3B9CEC" w14:textId="77777777" w:rsidR="009E5ADD" w:rsidRPr="000136C4" w:rsidRDefault="009E5ADD">
      <w:pPr>
        <w:spacing w:after="0" w:line="240" w:lineRule="auto"/>
        <w:rPr>
          <w:b/>
          <w:sz w:val="32"/>
          <w:lang w:val="en-GB"/>
        </w:rPr>
      </w:pPr>
      <w:r w:rsidRPr="000136C4">
        <w:rPr>
          <w:lang w:val="en-GB"/>
        </w:rPr>
        <w:br w:type="page"/>
      </w:r>
    </w:p>
    <w:p w14:paraId="42FFB4BE" w14:textId="77777777" w:rsidR="00565A37" w:rsidRPr="000136C4" w:rsidRDefault="000E7226" w:rsidP="00B07515">
      <w:pPr>
        <w:pStyle w:val="Anhang"/>
        <w:rPr>
          <w:lang w:val="en-GB"/>
        </w:rPr>
      </w:pPr>
      <w:bookmarkStart w:id="108" w:name="_Toc423960751"/>
      <w:r w:rsidRPr="000136C4">
        <w:rPr>
          <w:lang w:val="en-GB"/>
        </w:rPr>
        <w:lastRenderedPageBreak/>
        <w:t>Appendix B – Abbreviations and Glossary</w:t>
      </w:r>
      <w:bookmarkEnd w:id="108"/>
    </w:p>
    <w:tbl>
      <w:tblPr>
        <w:tblW w:w="9211" w:type="dxa"/>
        <w:tblLayout w:type="fixed"/>
        <w:tblCellMar>
          <w:left w:w="70" w:type="dxa"/>
          <w:right w:w="70" w:type="dxa"/>
        </w:tblCellMar>
        <w:tblLook w:val="0020" w:firstRow="1" w:lastRow="0" w:firstColumn="0" w:lastColumn="0" w:noHBand="0" w:noVBand="0"/>
      </w:tblPr>
      <w:tblGrid>
        <w:gridCol w:w="1346"/>
        <w:gridCol w:w="7865"/>
      </w:tblGrid>
      <w:tr w:rsidR="009245B8" w:rsidRPr="000136C4" w14:paraId="77D0B6BD" w14:textId="77777777" w:rsidTr="000E7226">
        <w:trPr>
          <w:cantSplit/>
          <w:tblHeader/>
        </w:trPr>
        <w:tc>
          <w:tcPr>
            <w:tcW w:w="1346" w:type="dxa"/>
            <w:shd w:val="clear" w:color="auto" w:fill="99CCFF"/>
            <w:vAlign w:val="center"/>
          </w:tcPr>
          <w:p w14:paraId="66C5C0E7" w14:textId="77777777" w:rsidR="009245B8" w:rsidRPr="000136C4" w:rsidRDefault="000E7226" w:rsidP="009245B8">
            <w:pPr>
              <w:rPr>
                <w:lang w:val="en-GB"/>
              </w:rPr>
            </w:pPr>
            <w:r w:rsidRPr="000136C4">
              <w:rPr>
                <w:lang w:val="en-GB"/>
              </w:rPr>
              <w:t>Term</w:t>
            </w:r>
          </w:p>
        </w:tc>
        <w:tc>
          <w:tcPr>
            <w:tcW w:w="7865" w:type="dxa"/>
            <w:shd w:val="clear" w:color="auto" w:fill="99CCFF"/>
            <w:vAlign w:val="center"/>
          </w:tcPr>
          <w:p w14:paraId="4B863CA0" w14:textId="77777777" w:rsidR="009245B8" w:rsidRPr="000136C4" w:rsidRDefault="000E7226" w:rsidP="009245B8">
            <w:pPr>
              <w:rPr>
                <w:lang w:val="en-GB"/>
              </w:rPr>
            </w:pPr>
            <w:r w:rsidRPr="000136C4">
              <w:rPr>
                <w:lang w:val="en-GB"/>
              </w:rPr>
              <w:t>Description</w:t>
            </w:r>
          </w:p>
        </w:tc>
      </w:tr>
      <w:tr w:rsidR="009245B8" w:rsidRPr="002C4319" w14:paraId="017350D0" w14:textId="77777777" w:rsidTr="000E7226">
        <w:trPr>
          <w:cantSplit/>
        </w:trPr>
        <w:tc>
          <w:tcPr>
            <w:tcW w:w="1346" w:type="dxa"/>
            <w:shd w:val="clear" w:color="auto" w:fill="auto"/>
          </w:tcPr>
          <w:p w14:paraId="1CFF7117" w14:textId="77777777" w:rsidR="009245B8" w:rsidRPr="000136C4" w:rsidRDefault="009245B8" w:rsidP="009245B8">
            <w:pPr>
              <w:rPr>
                <w:sz w:val="20"/>
                <w:lang w:val="en-GB"/>
              </w:rPr>
            </w:pPr>
            <w:r w:rsidRPr="000136C4">
              <w:rPr>
                <w:sz w:val="20"/>
                <w:lang w:val="en-GB"/>
              </w:rPr>
              <w:t>AIP</w:t>
            </w:r>
          </w:p>
        </w:tc>
        <w:tc>
          <w:tcPr>
            <w:tcW w:w="7865" w:type="dxa"/>
            <w:shd w:val="clear" w:color="auto" w:fill="auto"/>
            <w:vAlign w:val="center"/>
          </w:tcPr>
          <w:p w14:paraId="0EA23FB9" w14:textId="77777777" w:rsidR="009245B8" w:rsidRPr="000136C4" w:rsidRDefault="000E7226" w:rsidP="009245B8">
            <w:pPr>
              <w:rPr>
                <w:sz w:val="20"/>
                <w:lang w:val="en-GB"/>
              </w:rPr>
            </w:pPr>
            <w:r w:rsidRPr="000136C4">
              <w:rPr>
                <w:sz w:val="20"/>
                <w:szCs w:val="24"/>
                <w:lang w:val="en-GB"/>
              </w:rPr>
              <w:t>Archival Information Package.</w:t>
            </w:r>
            <w:r w:rsidRPr="000136C4">
              <w:rPr>
                <w:spacing w:val="-6"/>
                <w:sz w:val="20"/>
                <w:szCs w:val="24"/>
                <w:lang w:val="en-GB"/>
              </w:rPr>
              <w:t xml:space="preserve"> </w:t>
            </w:r>
            <w:r w:rsidRPr="000136C4">
              <w:rPr>
                <w:sz w:val="20"/>
                <w:szCs w:val="24"/>
                <w:lang w:val="en-GB"/>
              </w:rPr>
              <w:t>AIPs result from SIPs during the process of archiving digital documents.</w:t>
            </w:r>
            <w:r w:rsidRPr="000136C4">
              <w:rPr>
                <w:spacing w:val="-8"/>
                <w:sz w:val="20"/>
                <w:szCs w:val="24"/>
                <w:lang w:val="en-GB"/>
              </w:rPr>
              <w:t xml:space="preserve"> </w:t>
            </w:r>
            <w:r w:rsidRPr="000136C4">
              <w:rPr>
                <w:sz w:val="20"/>
                <w:szCs w:val="24"/>
                <w:lang w:val="en-GB"/>
              </w:rPr>
              <w:t>They represent the form of information packages in which digital documents are stored in the digital repository</w:t>
            </w:r>
            <w:r w:rsidR="009245B8" w:rsidRPr="000136C4">
              <w:rPr>
                <w:sz w:val="20"/>
                <w:lang w:val="en-GB"/>
              </w:rPr>
              <w:t>.</w:t>
            </w:r>
          </w:p>
        </w:tc>
      </w:tr>
      <w:tr w:rsidR="009245B8" w:rsidRPr="002C4319" w14:paraId="06644087" w14:textId="77777777" w:rsidTr="000E7226">
        <w:trPr>
          <w:cantSplit/>
        </w:trPr>
        <w:tc>
          <w:tcPr>
            <w:tcW w:w="1346" w:type="dxa"/>
            <w:shd w:val="clear" w:color="auto" w:fill="auto"/>
          </w:tcPr>
          <w:p w14:paraId="3FEFDC4E" w14:textId="77777777" w:rsidR="009245B8" w:rsidRPr="000136C4" w:rsidRDefault="009245B8" w:rsidP="009245B8">
            <w:pPr>
              <w:rPr>
                <w:sz w:val="20"/>
                <w:lang w:val="en-GB"/>
              </w:rPr>
            </w:pPr>
            <w:r w:rsidRPr="000136C4">
              <w:rPr>
                <w:sz w:val="20"/>
                <w:lang w:val="en-GB"/>
              </w:rPr>
              <w:t>Archiv</w:t>
            </w:r>
            <w:r w:rsidR="000E7226" w:rsidRPr="000136C4">
              <w:rPr>
                <w:sz w:val="20"/>
                <w:lang w:val="en-GB"/>
              </w:rPr>
              <w:t>e</w:t>
            </w:r>
          </w:p>
        </w:tc>
        <w:tc>
          <w:tcPr>
            <w:tcW w:w="7865" w:type="dxa"/>
            <w:shd w:val="clear" w:color="auto" w:fill="auto"/>
            <w:vAlign w:val="center"/>
          </w:tcPr>
          <w:p w14:paraId="6FE384A2" w14:textId="77777777" w:rsidR="009245B8" w:rsidRPr="000136C4" w:rsidRDefault="009245B8" w:rsidP="000E7226">
            <w:pPr>
              <w:rPr>
                <w:sz w:val="20"/>
                <w:lang w:val="en-GB"/>
              </w:rPr>
            </w:pPr>
            <w:r w:rsidRPr="000136C4">
              <w:rPr>
                <w:sz w:val="20"/>
                <w:lang w:val="en-GB"/>
              </w:rPr>
              <w:t xml:space="preserve">1. </w:t>
            </w:r>
            <w:r w:rsidR="000E7226" w:rsidRPr="000136C4">
              <w:rPr>
                <w:sz w:val="20"/>
                <w:szCs w:val="24"/>
                <w:lang w:val="en-GB"/>
              </w:rPr>
              <w:t>Institution or body responsible for cataloguing, keeping and preserving archive re</w:t>
            </w:r>
            <w:r w:rsidR="000E7226" w:rsidRPr="000136C4">
              <w:rPr>
                <w:sz w:val="20"/>
                <w:szCs w:val="24"/>
                <w:lang w:val="en-GB"/>
              </w:rPr>
              <w:t>c</w:t>
            </w:r>
            <w:r w:rsidR="000E7226" w:rsidRPr="000136C4">
              <w:rPr>
                <w:sz w:val="20"/>
                <w:szCs w:val="24"/>
                <w:lang w:val="en-GB"/>
              </w:rPr>
              <w:t>ords and making them available</w:t>
            </w:r>
            <w:r w:rsidRPr="000136C4">
              <w:rPr>
                <w:sz w:val="20"/>
                <w:lang w:val="en-GB"/>
              </w:rPr>
              <w:t>.</w:t>
            </w:r>
            <w:r w:rsidR="008859D6" w:rsidRPr="000136C4">
              <w:rPr>
                <w:sz w:val="20"/>
                <w:lang w:val="en-GB"/>
              </w:rPr>
              <w:br/>
            </w:r>
            <w:r w:rsidRPr="000136C4">
              <w:rPr>
                <w:sz w:val="20"/>
                <w:lang w:val="en-GB"/>
              </w:rPr>
              <w:t xml:space="preserve">2. </w:t>
            </w:r>
            <w:r w:rsidR="000E7226" w:rsidRPr="000136C4">
              <w:rPr>
                <w:sz w:val="20"/>
                <w:szCs w:val="24"/>
                <w:lang w:val="en-GB"/>
              </w:rPr>
              <w:t>Archived documents of an organisation</w:t>
            </w:r>
            <w:r w:rsidR="008859D6" w:rsidRPr="000136C4">
              <w:rPr>
                <w:sz w:val="20"/>
                <w:lang w:val="en-GB"/>
              </w:rPr>
              <w:t>.</w:t>
            </w:r>
            <w:r w:rsidR="008859D6" w:rsidRPr="000136C4">
              <w:rPr>
                <w:sz w:val="20"/>
                <w:lang w:val="en-GB"/>
              </w:rPr>
              <w:br/>
            </w:r>
            <w:r w:rsidRPr="000136C4">
              <w:rPr>
                <w:sz w:val="20"/>
                <w:lang w:val="en-GB"/>
              </w:rPr>
              <w:t xml:space="preserve">3. </w:t>
            </w:r>
            <w:r w:rsidR="000E7226" w:rsidRPr="000136C4">
              <w:rPr>
                <w:sz w:val="20"/>
                <w:szCs w:val="24"/>
                <w:lang w:val="en-GB"/>
              </w:rPr>
              <w:t>Building or institution that was constructed or established for the purpose of archi</w:t>
            </w:r>
            <w:r w:rsidR="000E7226" w:rsidRPr="000136C4">
              <w:rPr>
                <w:sz w:val="20"/>
                <w:szCs w:val="24"/>
                <w:lang w:val="en-GB"/>
              </w:rPr>
              <w:t>v</w:t>
            </w:r>
            <w:r w:rsidR="000E7226" w:rsidRPr="000136C4">
              <w:rPr>
                <w:sz w:val="20"/>
                <w:szCs w:val="24"/>
                <w:lang w:val="en-GB"/>
              </w:rPr>
              <w:t>ing documents</w:t>
            </w:r>
            <w:r w:rsidRPr="000136C4">
              <w:rPr>
                <w:sz w:val="20"/>
                <w:lang w:val="en-GB"/>
              </w:rPr>
              <w:t>.</w:t>
            </w:r>
            <w:r w:rsidR="008859D6" w:rsidRPr="000136C4">
              <w:rPr>
                <w:sz w:val="20"/>
                <w:lang w:val="en-GB"/>
              </w:rPr>
              <w:br/>
              <w:t xml:space="preserve">4. </w:t>
            </w:r>
            <w:r w:rsidR="000E7226" w:rsidRPr="000136C4">
              <w:rPr>
                <w:sz w:val="20"/>
                <w:szCs w:val="24"/>
                <w:lang w:val="en-GB"/>
              </w:rPr>
              <w:t>Term for a file that contains other files. See also archive file and the synonym co</w:t>
            </w:r>
            <w:r w:rsidR="000E7226" w:rsidRPr="000136C4">
              <w:rPr>
                <w:sz w:val="20"/>
                <w:szCs w:val="24"/>
                <w:lang w:val="en-GB"/>
              </w:rPr>
              <w:t>n</w:t>
            </w:r>
            <w:r w:rsidR="000E7226" w:rsidRPr="000136C4">
              <w:rPr>
                <w:sz w:val="20"/>
                <w:szCs w:val="24"/>
                <w:lang w:val="en-GB"/>
              </w:rPr>
              <w:t>tainer file</w:t>
            </w:r>
            <w:r w:rsidR="008859D6" w:rsidRPr="000136C4">
              <w:rPr>
                <w:sz w:val="20"/>
                <w:lang w:val="en-GB"/>
              </w:rPr>
              <w:t>.</w:t>
            </w:r>
          </w:p>
        </w:tc>
      </w:tr>
      <w:tr w:rsidR="009245B8" w:rsidRPr="002C4319" w14:paraId="099231AE" w14:textId="77777777" w:rsidTr="000E7226">
        <w:trPr>
          <w:cantSplit/>
        </w:trPr>
        <w:tc>
          <w:tcPr>
            <w:tcW w:w="1346" w:type="dxa"/>
            <w:shd w:val="clear" w:color="auto" w:fill="auto"/>
          </w:tcPr>
          <w:p w14:paraId="4F0C3051" w14:textId="77777777" w:rsidR="009245B8" w:rsidRPr="000136C4" w:rsidRDefault="000E7226" w:rsidP="009245B8">
            <w:pPr>
              <w:rPr>
                <w:sz w:val="20"/>
                <w:lang w:val="en-GB"/>
              </w:rPr>
            </w:pPr>
            <w:r w:rsidRPr="000136C4">
              <w:rPr>
                <w:sz w:val="20"/>
                <w:szCs w:val="24"/>
                <w:lang w:val="en-GB"/>
              </w:rPr>
              <w:t>Archive</w:t>
            </w:r>
            <w:r w:rsidRPr="000136C4">
              <w:rPr>
                <w:sz w:val="20"/>
                <w:szCs w:val="24"/>
                <w:lang w:val="en-GB"/>
              </w:rPr>
              <w:br/>
              <w:t>records</w:t>
            </w:r>
          </w:p>
        </w:tc>
        <w:tc>
          <w:tcPr>
            <w:tcW w:w="7865" w:type="dxa"/>
            <w:shd w:val="clear" w:color="auto" w:fill="auto"/>
            <w:vAlign w:val="center"/>
          </w:tcPr>
          <w:p w14:paraId="21A672E3" w14:textId="77777777" w:rsidR="009245B8" w:rsidRPr="000136C4" w:rsidRDefault="000E7226" w:rsidP="002404DF">
            <w:pPr>
              <w:rPr>
                <w:sz w:val="20"/>
                <w:lang w:val="en-GB"/>
              </w:rPr>
            </w:pPr>
            <w:r w:rsidRPr="000136C4">
              <w:rPr>
                <w:sz w:val="20"/>
                <w:szCs w:val="24"/>
                <w:lang w:val="en-GB"/>
              </w:rPr>
              <w:t>Refers to documents that have been accepted by the archive for safekeeping, or that are independently archived by other bodies in accordance with the same principles</w:t>
            </w:r>
            <w:r w:rsidR="009245B8" w:rsidRPr="000136C4">
              <w:rPr>
                <w:sz w:val="20"/>
                <w:lang w:val="en-GB"/>
              </w:rPr>
              <w:t>.</w:t>
            </w:r>
          </w:p>
        </w:tc>
      </w:tr>
      <w:tr w:rsidR="00AD65BE" w:rsidRPr="002C4319" w14:paraId="2AC8F7E4" w14:textId="77777777" w:rsidTr="000E7226">
        <w:trPr>
          <w:cantSplit/>
        </w:trPr>
        <w:tc>
          <w:tcPr>
            <w:tcW w:w="1346" w:type="dxa"/>
            <w:shd w:val="clear" w:color="auto" w:fill="auto"/>
          </w:tcPr>
          <w:p w14:paraId="48889110" w14:textId="77777777" w:rsidR="00AD65BE" w:rsidRPr="000136C4" w:rsidRDefault="000E7226" w:rsidP="00AD65BE">
            <w:pPr>
              <w:rPr>
                <w:sz w:val="20"/>
                <w:lang w:val="en-GB"/>
              </w:rPr>
            </w:pPr>
            <w:r w:rsidRPr="000136C4">
              <w:rPr>
                <w:rFonts w:cs="Arial"/>
                <w:sz w:val="20"/>
                <w:lang w:val="en-GB"/>
              </w:rPr>
              <w:t>Database</w:t>
            </w:r>
          </w:p>
        </w:tc>
        <w:tc>
          <w:tcPr>
            <w:tcW w:w="7865" w:type="dxa"/>
            <w:shd w:val="clear" w:color="auto" w:fill="auto"/>
            <w:vAlign w:val="center"/>
          </w:tcPr>
          <w:p w14:paraId="3A31FD23" w14:textId="77777777" w:rsidR="008859D6" w:rsidRPr="000136C4" w:rsidRDefault="000E7226" w:rsidP="00274A61">
            <w:pPr>
              <w:rPr>
                <w:sz w:val="20"/>
                <w:lang w:val="en-GB"/>
              </w:rPr>
            </w:pPr>
            <w:r w:rsidRPr="000136C4">
              <w:rPr>
                <w:sz w:val="20"/>
                <w:szCs w:val="24"/>
                <w:lang w:val="en-GB"/>
              </w:rPr>
              <w:t>A database normally consists of one or more database schemas as well as defined access rights of individual users and roles to certain parts of the database.</w:t>
            </w:r>
            <w:r w:rsidRPr="000136C4">
              <w:rPr>
                <w:spacing w:val="-9"/>
                <w:sz w:val="20"/>
                <w:szCs w:val="24"/>
                <w:lang w:val="en-GB"/>
              </w:rPr>
              <w:t xml:space="preserve"> </w:t>
            </w:r>
            <w:r w:rsidRPr="000136C4">
              <w:rPr>
                <w:sz w:val="20"/>
                <w:szCs w:val="24"/>
                <w:lang w:val="en-GB"/>
              </w:rPr>
              <w:t>In</w:t>
            </w:r>
            <w:r w:rsidRPr="000136C4">
              <w:rPr>
                <w:spacing w:val="-3"/>
                <w:sz w:val="20"/>
                <w:szCs w:val="24"/>
                <w:lang w:val="en-GB"/>
              </w:rPr>
              <w:t xml:space="preserve"> </w:t>
            </w:r>
            <w:r w:rsidRPr="000136C4">
              <w:rPr>
                <w:spacing w:val="-1"/>
                <w:sz w:val="20"/>
                <w:szCs w:val="24"/>
                <w:lang w:val="en-GB"/>
              </w:rPr>
              <w:t>S</w:t>
            </w:r>
            <w:r w:rsidRPr="000136C4">
              <w:rPr>
                <w:spacing w:val="3"/>
                <w:sz w:val="20"/>
                <w:szCs w:val="24"/>
                <w:lang w:val="en-GB"/>
              </w:rPr>
              <w:t>Q</w:t>
            </w:r>
            <w:r w:rsidRPr="000136C4">
              <w:rPr>
                <w:sz w:val="20"/>
                <w:szCs w:val="24"/>
                <w:lang w:val="en-GB"/>
              </w:rPr>
              <w:t>L:</w:t>
            </w:r>
            <w:r w:rsidR="00274A61">
              <w:rPr>
                <w:spacing w:val="-1"/>
                <w:sz w:val="20"/>
                <w:szCs w:val="24"/>
                <w:lang w:val="en-GB"/>
              </w:rPr>
              <w:t>2008</w:t>
            </w:r>
            <w:r w:rsidRPr="000136C4">
              <w:rPr>
                <w:spacing w:val="-10"/>
                <w:sz w:val="20"/>
                <w:szCs w:val="24"/>
                <w:lang w:val="en-GB"/>
              </w:rPr>
              <w:t xml:space="preserve"> </w:t>
            </w:r>
            <w:r w:rsidRPr="000136C4">
              <w:rPr>
                <w:spacing w:val="3"/>
                <w:sz w:val="20"/>
                <w:szCs w:val="24"/>
                <w:lang w:val="en-GB"/>
              </w:rPr>
              <w:t>users and roles can be holders of privileges</w:t>
            </w:r>
            <w:r w:rsidR="00AD65BE" w:rsidRPr="000136C4">
              <w:rPr>
                <w:sz w:val="20"/>
                <w:lang w:val="en-GB"/>
              </w:rPr>
              <w:t xml:space="preserve">. </w:t>
            </w:r>
            <w:r w:rsidR="00AD65BE" w:rsidRPr="000136C4">
              <w:rPr>
                <w:sz w:val="20"/>
                <w:lang w:val="en-GB"/>
              </w:rPr>
              <w:br/>
            </w:r>
            <w:r w:rsidRPr="000136C4">
              <w:rPr>
                <w:sz w:val="20"/>
                <w:szCs w:val="24"/>
                <w:lang w:val="en-GB"/>
              </w:rPr>
              <w:t>A relational database therefore consists of a number of structured database objects (e.g. schema, view) and the table content</w:t>
            </w:r>
            <w:r w:rsidR="00AD65BE" w:rsidRPr="000136C4">
              <w:rPr>
                <w:sz w:val="20"/>
                <w:lang w:val="en-GB"/>
              </w:rPr>
              <w:t>.</w:t>
            </w:r>
            <w:r w:rsidR="000B6781" w:rsidRPr="000136C4">
              <w:rPr>
                <w:sz w:val="20"/>
                <w:lang w:val="en-GB"/>
              </w:rPr>
              <w:br/>
            </w:r>
            <w:r w:rsidRPr="000136C4">
              <w:rPr>
                <w:sz w:val="20"/>
                <w:szCs w:val="24"/>
                <w:lang w:val="en-GB"/>
              </w:rPr>
              <w:t>A database schema is a kind of namespace prefix.</w:t>
            </w:r>
            <w:r w:rsidRPr="000136C4">
              <w:rPr>
                <w:spacing w:val="-17"/>
                <w:sz w:val="20"/>
                <w:szCs w:val="24"/>
                <w:lang w:val="en-GB"/>
              </w:rPr>
              <w:t xml:space="preserve"> </w:t>
            </w:r>
            <w:r w:rsidRPr="000136C4">
              <w:rPr>
                <w:sz w:val="20"/>
                <w:szCs w:val="24"/>
                <w:lang w:val="en-GB"/>
              </w:rPr>
              <w:t>A database catalogue contains the metadata of all the schemas in the catalogue.</w:t>
            </w:r>
            <w:r w:rsidRPr="000136C4">
              <w:rPr>
                <w:spacing w:val="-7"/>
                <w:sz w:val="20"/>
                <w:szCs w:val="24"/>
                <w:lang w:val="en-GB"/>
              </w:rPr>
              <w:t xml:space="preserve"> </w:t>
            </w:r>
            <w:r w:rsidRPr="000136C4">
              <w:rPr>
                <w:sz w:val="20"/>
                <w:szCs w:val="24"/>
                <w:lang w:val="en-GB"/>
              </w:rPr>
              <w:t>The catalogue level in SQL:</w:t>
            </w:r>
            <w:r w:rsidR="00274A61">
              <w:rPr>
                <w:sz w:val="20"/>
                <w:szCs w:val="24"/>
                <w:lang w:val="en-GB"/>
              </w:rPr>
              <w:t>2008</w:t>
            </w:r>
            <w:r w:rsidRPr="000136C4">
              <w:rPr>
                <w:sz w:val="20"/>
                <w:szCs w:val="24"/>
                <w:lang w:val="en-GB"/>
              </w:rPr>
              <w:t xml:space="preserve"> corr</w:t>
            </w:r>
            <w:r w:rsidRPr="000136C4">
              <w:rPr>
                <w:sz w:val="20"/>
                <w:szCs w:val="24"/>
                <w:lang w:val="en-GB"/>
              </w:rPr>
              <w:t>e</w:t>
            </w:r>
            <w:r w:rsidRPr="000136C4">
              <w:rPr>
                <w:sz w:val="20"/>
                <w:szCs w:val="24"/>
                <w:lang w:val="en-GB"/>
              </w:rPr>
              <w:t>sponds to the</w:t>
            </w:r>
            <w:r w:rsidR="00274A61">
              <w:rPr>
                <w:sz w:val="20"/>
                <w:szCs w:val="24"/>
                <w:lang w:val="en-GB"/>
              </w:rPr>
              <w:t xml:space="preserve"> </w:t>
            </w:r>
            <w:r w:rsidR="00274A61" w:rsidRPr="000136C4">
              <w:rPr>
                <w:sz w:val="20"/>
                <w:szCs w:val="24"/>
                <w:lang w:val="en-GB"/>
              </w:rPr>
              <w:t>database</w:t>
            </w:r>
            <w:r w:rsidRPr="000136C4">
              <w:rPr>
                <w:sz w:val="20"/>
                <w:szCs w:val="24"/>
                <w:lang w:val="en-GB"/>
              </w:rPr>
              <w:t xml:space="preserve"> “document</w:t>
            </w:r>
            <w:r w:rsidR="00274A61">
              <w:rPr>
                <w:sz w:val="20"/>
                <w:szCs w:val="24"/>
                <w:lang w:val="en-GB"/>
              </w:rPr>
              <w:t>”</w:t>
            </w:r>
            <w:r w:rsidRPr="000136C4">
              <w:rPr>
                <w:sz w:val="20"/>
                <w:szCs w:val="24"/>
                <w:lang w:val="en-GB"/>
              </w:rPr>
              <w:t xml:space="preserve"> that can be converted into an archival format using SIARD</w:t>
            </w:r>
            <w:r w:rsidR="008859D6" w:rsidRPr="000136C4">
              <w:rPr>
                <w:sz w:val="20"/>
                <w:lang w:val="en-GB"/>
              </w:rPr>
              <w:t>.</w:t>
            </w:r>
          </w:p>
        </w:tc>
      </w:tr>
      <w:tr w:rsidR="00F9389F" w:rsidRPr="002C4319" w14:paraId="7BE6C937" w14:textId="77777777" w:rsidTr="00DC07BD">
        <w:trPr>
          <w:cantSplit/>
        </w:trPr>
        <w:tc>
          <w:tcPr>
            <w:tcW w:w="1346" w:type="dxa"/>
            <w:shd w:val="clear" w:color="auto" w:fill="auto"/>
          </w:tcPr>
          <w:p w14:paraId="7ADAA6F0" w14:textId="77777777" w:rsidR="00F9389F" w:rsidRPr="000136C4" w:rsidRDefault="00F9389F" w:rsidP="00DC07BD">
            <w:pPr>
              <w:rPr>
                <w:sz w:val="20"/>
                <w:lang w:val="en-GB"/>
              </w:rPr>
            </w:pPr>
            <w:r w:rsidRPr="000136C4">
              <w:rPr>
                <w:sz w:val="20"/>
                <w:lang w:val="en-GB"/>
              </w:rPr>
              <w:t>DIP</w:t>
            </w:r>
          </w:p>
        </w:tc>
        <w:tc>
          <w:tcPr>
            <w:tcW w:w="7865" w:type="dxa"/>
            <w:shd w:val="clear" w:color="auto" w:fill="auto"/>
            <w:vAlign w:val="center"/>
          </w:tcPr>
          <w:p w14:paraId="31433F79" w14:textId="77777777" w:rsidR="00F9389F" w:rsidRPr="000136C4" w:rsidRDefault="00F9389F" w:rsidP="00DC07BD">
            <w:pPr>
              <w:rPr>
                <w:sz w:val="20"/>
                <w:lang w:val="en-GB"/>
              </w:rPr>
            </w:pPr>
            <w:r w:rsidRPr="000136C4">
              <w:rPr>
                <w:sz w:val="20"/>
                <w:szCs w:val="24"/>
                <w:lang w:val="en-GB"/>
              </w:rPr>
              <w:t>D</w:t>
            </w:r>
            <w:r w:rsidRPr="000136C4">
              <w:rPr>
                <w:spacing w:val="-1"/>
                <w:sz w:val="20"/>
                <w:szCs w:val="24"/>
                <w:lang w:val="en-GB"/>
              </w:rPr>
              <w:t>i</w:t>
            </w:r>
            <w:r w:rsidRPr="000136C4">
              <w:rPr>
                <w:spacing w:val="1"/>
                <w:sz w:val="20"/>
                <w:szCs w:val="24"/>
                <w:lang w:val="en-GB"/>
              </w:rPr>
              <w:t>ss</w:t>
            </w:r>
            <w:r w:rsidRPr="000136C4">
              <w:rPr>
                <w:sz w:val="20"/>
                <w:szCs w:val="24"/>
                <w:lang w:val="en-GB"/>
              </w:rPr>
              <w:t>e</w:t>
            </w:r>
            <w:r w:rsidRPr="000136C4">
              <w:rPr>
                <w:spacing w:val="4"/>
                <w:sz w:val="20"/>
                <w:szCs w:val="24"/>
                <w:lang w:val="en-GB"/>
              </w:rPr>
              <w:t>m</w:t>
            </w:r>
            <w:r w:rsidRPr="000136C4">
              <w:rPr>
                <w:spacing w:val="-1"/>
                <w:sz w:val="20"/>
                <w:szCs w:val="24"/>
                <w:lang w:val="en-GB"/>
              </w:rPr>
              <w:t>i</w:t>
            </w:r>
            <w:r w:rsidRPr="000136C4">
              <w:rPr>
                <w:sz w:val="20"/>
                <w:szCs w:val="24"/>
                <w:lang w:val="en-GB"/>
              </w:rPr>
              <w:t>n</w:t>
            </w:r>
            <w:r w:rsidRPr="000136C4">
              <w:rPr>
                <w:spacing w:val="-1"/>
                <w:sz w:val="20"/>
                <w:szCs w:val="24"/>
                <w:lang w:val="en-GB"/>
              </w:rPr>
              <w:t>a</w:t>
            </w:r>
            <w:r w:rsidRPr="000136C4">
              <w:rPr>
                <w:sz w:val="20"/>
                <w:szCs w:val="24"/>
                <w:lang w:val="en-GB"/>
              </w:rPr>
              <w:t>t</w:t>
            </w:r>
            <w:r w:rsidRPr="000136C4">
              <w:rPr>
                <w:spacing w:val="-1"/>
                <w:sz w:val="20"/>
                <w:szCs w:val="24"/>
                <w:lang w:val="en-GB"/>
              </w:rPr>
              <w:t>i</w:t>
            </w:r>
            <w:r w:rsidRPr="000136C4">
              <w:rPr>
                <w:sz w:val="20"/>
                <w:szCs w:val="24"/>
                <w:lang w:val="en-GB"/>
              </w:rPr>
              <w:t>on</w:t>
            </w:r>
            <w:r w:rsidRPr="000136C4">
              <w:rPr>
                <w:spacing w:val="-12"/>
                <w:sz w:val="20"/>
                <w:szCs w:val="24"/>
                <w:lang w:val="en-GB"/>
              </w:rPr>
              <w:t xml:space="preserve"> </w:t>
            </w:r>
            <w:r w:rsidRPr="000136C4">
              <w:rPr>
                <w:sz w:val="20"/>
                <w:szCs w:val="24"/>
                <w:lang w:val="en-GB"/>
              </w:rPr>
              <w:t>I</w:t>
            </w:r>
            <w:r w:rsidRPr="000136C4">
              <w:rPr>
                <w:spacing w:val="-1"/>
                <w:sz w:val="20"/>
                <w:szCs w:val="24"/>
                <w:lang w:val="en-GB"/>
              </w:rPr>
              <w:t>n</w:t>
            </w:r>
            <w:r w:rsidRPr="000136C4">
              <w:rPr>
                <w:spacing w:val="2"/>
                <w:sz w:val="20"/>
                <w:szCs w:val="24"/>
                <w:lang w:val="en-GB"/>
              </w:rPr>
              <w:t>f</w:t>
            </w:r>
            <w:r w:rsidRPr="000136C4">
              <w:rPr>
                <w:sz w:val="20"/>
                <w:szCs w:val="24"/>
                <w:lang w:val="en-GB"/>
              </w:rPr>
              <w:t>or</w:t>
            </w:r>
            <w:r w:rsidRPr="000136C4">
              <w:rPr>
                <w:spacing w:val="5"/>
                <w:sz w:val="20"/>
                <w:szCs w:val="24"/>
                <w:lang w:val="en-GB"/>
              </w:rPr>
              <w:t>m</w:t>
            </w:r>
            <w:r w:rsidRPr="000136C4">
              <w:rPr>
                <w:sz w:val="20"/>
                <w:szCs w:val="24"/>
                <w:lang w:val="en-GB"/>
              </w:rPr>
              <w:t>at</w:t>
            </w:r>
            <w:r w:rsidRPr="000136C4">
              <w:rPr>
                <w:spacing w:val="-2"/>
                <w:sz w:val="20"/>
                <w:szCs w:val="24"/>
                <w:lang w:val="en-GB"/>
              </w:rPr>
              <w:t>i</w:t>
            </w:r>
            <w:r w:rsidRPr="000136C4">
              <w:rPr>
                <w:sz w:val="20"/>
                <w:szCs w:val="24"/>
                <w:lang w:val="en-GB"/>
              </w:rPr>
              <w:t>on</w:t>
            </w:r>
            <w:r w:rsidRPr="000136C4">
              <w:rPr>
                <w:spacing w:val="-9"/>
                <w:sz w:val="20"/>
                <w:szCs w:val="24"/>
                <w:lang w:val="en-GB"/>
              </w:rPr>
              <w:t xml:space="preserve"> </w:t>
            </w:r>
            <w:r w:rsidRPr="000136C4">
              <w:rPr>
                <w:spacing w:val="-1"/>
                <w:sz w:val="20"/>
                <w:szCs w:val="24"/>
                <w:lang w:val="en-GB"/>
              </w:rPr>
              <w:t>P</w:t>
            </w:r>
            <w:r w:rsidRPr="000136C4">
              <w:rPr>
                <w:sz w:val="20"/>
                <w:szCs w:val="24"/>
                <w:lang w:val="en-GB"/>
              </w:rPr>
              <w:t>a</w:t>
            </w:r>
            <w:r w:rsidRPr="000136C4">
              <w:rPr>
                <w:spacing w:val="1"/>
                <w:sz w:val="20"/>
                <w:szCs w:val="24"/>
                <w:lang w:val="en-GB"/>
              </w:rPr>
              <w:t>c</w:t>
            </w:r>
            <w:r w:rsidRPr="000136C4">
              <w:rPr>
                <w:spacing w:val="3"/>
                <w:sz w:val="20"/>
                <w:szCs w:val="24"/>
                <w:lang w:val="en-GB"/>
              </w:rPr>
              <w:t>k</w:t>
            </w:r>
            <w:r w:rsidRPr="000136C4">
              <w:rPr>
                <w:sz w:val="20"/>
                <w:szCs w:val="24"/>
                <w:lang w:val="en-GB"/>
              </w:rPr>
              <w:t>a</w:t>
            </w:r>
            <w:r w:rsidRPr="000136C4">
              <w:rPr>
                <w:spacing w:val="-1"/>
                <w:sz w:val="20"/>
                <w:szCs w:val="24"/>
                <w:lang w:val="en-GB"/>
              </w:rPr>
              <w:t>g</w:t>
            </w:r>
            <w:r w:rsidRPr="000136C4">
              <w:rPr>
                <w:sz w:val="20"/>
                <w:szCs w:val="24"/>
                <w:lang w:val="en-GB"/>
              </w:rPr>
              <w:t>e:</w:t>
            </w:r>
            <w:r w:rsidRPr="000136C4">
              <w:rPr>
                <w:spacing w:val="-9"/>
                <w:sz w:val="20"/>
                <w:szCs w:val="24"/>
                <w:lang w:val="en-GB"/>
              </w:rPr>
              <w:t xml:space="preserve"> </w:t>
            </w:r>
            <w:r w:rsidRPr="000136C4">
              <w:rPr>
                <w:sz w:val="20"/>
                <w:szCs w:val="24"/>
                <w:lang w:val="en-GB"/>
              </w:rPr>
              <w:t>According to OAIS, a DIP is a container for doss</w:t>
            </w:r>
            <w:r w:rsidRPr="000136C4">
              <w:rPr>
                <w:sz w:val="20"/>
                <w:szCs w:val="24"/>
                <w:lang w:val="en-GB"/>
              </w:rPr>
              <w:t>i</w:t>
            </w:r>
            <w:r w:rsidRPr="000136C4">
              <w:rPr>
                <w:sz w:val="20"/>
                <w:szCs w:val="24"/>
                <w:lang w:val="en-GB"/>
              </w:rPr>
              <w:t>ers that are requested by a user via an ordering procedure</w:t>
            </w:r>
            <w:r w:rsidRPr="000136C4">
              <w:rPr>
                <w:sz w:val="20"/>
                <w:lang w:val="en-GB"/>
              </w:rPr>
              <w:t>.</w:t>
            </w:r>
          </w:p>
        </w:tc>
      </w:tr>
      <w:tr w:rsidR="00F9389F" w:rsidRPr="002C4319" w14:paraId="1C0E7AEF" w14:textId="77777777" w:rsidTr="00DC07BD">
        <w:trPr>
          <w:cantSplit/>
        </w:trPr>
        <w:tc>
          <w:tcPr>
            <w:tcW w:w="1346" w:type="dxa"/>
            <w:shd w:val="clear" w:color="auto" w:fill="auto"/>
          </w:tcPr>
          <w:p w14:paraId="5FC22F07" w14:textId="77777777" w:rsidR="00F9389F" w:rsidRPr="000136C4" w:rsidRDefault="00F9389F" w:rsidP="00DC07BD">
            <w:pPr>
              <w:rPr>
                <w:sz w:val="20"/>
                <w:lang w:val="en-GB"/>
              </w:rPr>
            </w:pPr>
            <w:r w:rsidRPr="000136C4">
              <w:rPr>
                <w:sz w:val="20"/>
                <w:lang w:val="en-GB"/>
              </w:rPr>
              <w:t>DNS</w:t>
            </w:r>
          </w:p>
        </w:tc>
        <w:tc>
          <w:tcPr>
            <w:tcW w:w="7865" w:type="dxa"/>
            <w:shd w:val="clear" w:color="auto" w:fill="auto"/>
            <w:vAlign w:val="center"/>
          </w:tcPr>
          <w:p w14:paraId="3792F6AF" w14:textId="77777777" w:rsidR="00F9389F" w:rsidRPr="000136C4" w:rsidRDefault="00F9389F" w:rsidP="00DC07BD">
            <w:pPr>
              <w:rPr>
                <w:sz w:val="20"/>
                <w:lang w:val="en-GB"/>
              </w:rPr>
            </w:pPr>
            <w:r w:rsidRPr="000136C4">
              <w:rPr>
                <w:sz w:val="20"/>
                <w:szCs w:val="24"/>
                <w:lang w:val="en-GB"/>
              </w:rPr>
              <w:t>Do</w:t>
            </w:r>
            <w:r w:rsidRPr="000136C4">
              <w:rPr>
                <w:spacing w:val="4"/>
                <w:sz w:val="20"/>
                <w:szCs w:val="24"/>
                <w:lang w:val="en-GB"/>
              </w:rPr>
              <w:t>m</w:t>
            </w:r>
            <w:r w:rsidRPr="000136C4">
              <w:rPr>
                <w:sz w:val="20"/>
                <w:szCs w:val="24"/>
                <w:lang w:val="en-GB"/>
              </w:rPr>
              <w:t>a</w:t>
            </w:r>
            <w:r w:rsidRPr="000136C4">
              <w:rPr>
                <w:spacing w:val="-1"/>
                <w:sz w:val="20"/>
                <w:szCs w:val="24"/>
                <w:lang w:val="en-GB"/>
              </w:rPr>
              <w:t>i</w:t>
            </w:r>
            <w:r w:rsidRPr="000136C4">
              <w:rPr>
                <w:sz w:val="20"/>
                <w:szCs w:val="24"/>
                <w:lang w:val="en-GB"/>
              </w:rPr>
              <w:t>n</w:t>
            </w:r>
            <w:r w:rsidRPr="000136C4">
              <w:rPr>
                <w:spacing w:val="-7"/>
                <w:sz w:val="20"/>
                <w:szCs w:val="24"/>
                <w:lang w:val="en-GB"/>
              </w:rPr>
              <w:t xml:space="preserve"> N</w:t>
            </w:r>
            <w:r w:rsidRPr="000136C4">
              <w:rPr>
                <w:spacing w:val="-1"/>
                <w:sz w:val="20"/>
                <w:szCs w:val="24"/>
                <w:lang w:val="en-GB"/>
              </w:rPr>
              <w:t>a</w:t>
            </w:r>
            <w:r w:rsidRPr="000136C4">
              <w:rPr>
                <w:spacing w:val="4"/>
                <w:sz w:val="20"/>
                <w:szCs w:val="24"/>
                <w:lang w:val="en-GB"/>
              </w:rPr>
              <w:t>m</w:t>
            </w:r>
            <w:r w:rsidRPr="000136C4">
              <w:rPr>
                <w:sz w:val="20"/>
                <w:szCs w:val="24"/>
                <w:lang w:val="en-GB"/>
              </w:rPr>
              <w:t>e</w:t>
            </w:r>
            <w:r w:rsidRPr="000136C4">
              <w:rPr>
                <w:spacing w:val="-5"/>
                <w:sz w:val="20"/>
                <w:szCs w:val="24"/>
                <w:lang w:val="en-GB"/>
              </w:rPr>
              <w:t xml:space="preserve"> S</w:t>
            </w:r>
            <w:r w:rsidRPr="000136C4">
              <w:rPr>
                <w:spacing w:val="-1"/>
                <w:sz w:val="20"/>
                <w:szCs w:val="24"/>
                <w:lang w:val="en-GB"/>
              </w:rPr>
              <w:t>ystem, a distributed database that administers the name space in the Internet</w:t>
            </w:r>
            <w:r w:rsidRPr="000136C4">
              <w:rPr>
                <w:sz w:val="20"/>
                <w:lang w:val="en-GB"/>
              </w:rPr>
              <w:t>.</w:t>
            </w:r>
          </w:p>
        </w:tc>
      </w:tr>
      <w:tr w:rsidR="00F9389F" w:rsidRPr="002C4319" w14:paraId="404A0C6C" w14:textId="77777777" w:rsidTr="00DC07BD">
        <w:trPr>
          <w:cantSplit/>
        </w:trPr>
        <w:tc>
          <w:tcPr>
            <w:tcW w:w="1346" w:type="dxa"/>
            <w:shd w:val="clear" w:color="auto" w:fill="auto"/>
          </w:tcPr>
          <w:p w14:paraId="728ED0C1" w14:textId="77777777" w:rsidR="00F9389F" w:rsidRPr="000136C4" w:rsidRDefault="00F9389F" w:rsidP="00DC07BD">
            <w:pPr>
              <w:rPr>
                <w:sz w:val="20"/>
                <w:lang w:val="en-GB"/>
              </w:rPr>
            </w:pPr>
            <w:r w:rsidRPr="000136C4">
              <w:rPr>
                <w:sz w:val="20"/>
                <w:lang w:val="en-GB"/>
              </w:rPr>
              <w:t>Documents</w:t>
            </w:r>
          </w:p>
        </w:tc>
        <w:tc>
          <w:tcPr>
            <w:tcW w:w="7865" w:type="dxa"/>
            <w:shd w:val="clear" w:color="auto" w:fill="auto"/>
            <w:vAlign w:val="center"/>
          </w:tcPr>
          <w:p w14:paraId="6BEB6336" w14:textId="77777777" w:rsidR="00F9389F" w:rsidRPr="000136C4" w:rsidRDefault="00F9389F" w:rsidP="00DC07BD">
            <w:pPr>
              <w:rPr>
                <w:sz w:val="20"/>
                <w:lang w:val="en-GB"/>
              </w:rPr>
            </w:pPr>
            <w:r w:rsidRPr="000136C4">
              <w:rPr>
                <w:sz w:val="20"/>
                <w:szCs w:val="24"/>
                <w:lang w:val="en-GB"/>
              </w:rPr>
              <w:t>Documents are all recorded information, irrespective of the medium, that is received or produced in the fulfilment of public duties, as well as all finding aids and supplementary data that are required in order to understand and use this information</w:t>
            </w:r>
            <w:r w:rsidRPr="000136C4">
              <w:rPr>
                <w:sz w:val="20"/>
                <w:lang w:val="en-GB"/>
              </w:rPr>
              <w:t>.</w:t>
            </w:r>
          </w:p>
        </w:tc>
      </w:tr>
      <w:tr w:rsidR="00F9389F" w:rsidRPr="002C4319" w14:paraId="0705F942" w14:textId="77777777" w:rsidTr="00DC07BD">
        <w:trPr>
          <w:cantSplit/>
        </w:trPr>
        <w:tc>
          <w:tcPr>
            <w:tcW w:w="1346" w:type="dxa"/>
            <w:shd w:val="clear" w:color="auto" w:fill="auto"/>
          </w:tcPr>
          <w:p w14:paraId="73CB642C" w14:textId="77777777" w:rsidR="00F9389F" w:rsidRPr="000136C4" w:rsidRDefault="00F9389F" w:rsidP="00DC07BD">
            <w:pPr>
              <w:rPr>
                <w:sz w:val="20"/>
                <w:lang w:val="en-GB"/>
              </w:rPr>
            </w:pPr>
            <w:r w:rsidRPr="000136C4">
              <w:rPr>
                <w:sz w:val="20"/>
                <w:lang w:val="en-GB"/>
              </w:rPr>
              <w:t>Dossier</w:t>
            </w:r>
          </w:p>
        </w:tc>
        <w:tc>
          <w:tcPr>
            <w:tcW w:w="7865" w:type="dxa"/>
            <w:shd w:val="clear" w:color="auto" w:fill="auto"/>
            <w:vAlign w:val="center"/>
          </w:tcPr>
          <w:p w14:paraId="5CCEDD20" w14:textId="77777777" w:rsidR="00F9389F" w:rsidRPr="000136C4" w:rsidRDefault="00F9389F" w:rsidP="00DC07BD">
            <w:pPr>
              <w:rPr>
                <w:sz w:val="20"/>
                <w:lang w:val="en-GB"/>
              </w:rPr>
            </w:pPr>
            <w:r w:rsidRPr="000136C4">
              <w:rPr>
                <w:sz w:val="20"/>
                <w:szCs w:val="24"/>
                <w:lang w:val="en-GB"/>
              </w:rPr>
              <w:t>All the documents relating to a specific business matter.</w:t>
            </w:r>
            <w:r w:rsidRPr="000136C4">
              <w:rPr>
                <w:spacing w:val="-9"/>
                <w:sz w:val="20"/>
                <w:szCs w:val="24"/>
                <w:lang w:val="en-GB"/>
              </w:rPr>
              <w:t xml:space="preserve"> </w:t>
            </w:r>
            <w:r w:rsidRPr="000136C4">
              <w:rPr>
                <w:sz w:val="20"/>
                <w:szCs w:val="24"/>
                <w:lang w:val="en-GB"/>
              </w:rPr>
              <w:t>A dossier basically corr</w:t>
            </w:r>
            <w:r w:rsidRPr="000136C4">
              <w:rPr>
                <w:sz w:val="20"/>
                <w:szCs w:val="24"/>
                <w:lang w:val="en-GB"/>
              </w:rPr>
              <w:t>e</w:t>
            </w:r>
            <w:r w:rsidRPr="000136C4">
              <w:rPr>
                <w:sz w:val="20"/>
                <w:szCs w:val="24"/>
                <w:lang w:val="en-GB"/>
              </w:rPr>
              <w:t>sponds to a business matter.</w:t>
            </w:r>
            <w:r w:rsidRPr="000136C4">
              <w:rPr>
                <w:spacing w:val="-9"/>
                <w:sz w:val="20"/>
                <w:szCs w:val="24"/>
                <w:lang w:val="en-GB"/>
              </w:rPr>
              <w:t xml:space="preserve"> </w:t>
            </w:r>
            <w:r w:rsidRPr="000136C4">
              <w:rPr>
                <w:sz w:val="20"/>
                <w:szCs w:val="24"/>
                <w:lang w:val="en-GB"/>
              </w:rPr>
              <w:t>However, by combining similar business matters or divi</w:t>
            </w:r>
            <w:r w:rsidRPr="000136C4">
              <w:rPr>
                <w:sz w:val="20"/>
                <w:szCs w:val="24"/>
                <w:lang w:val="en-GB"/>
              </w:rPr>
              <w:t>d</w:t>
            </w:r>
            <w:r w:rsidRPr="000136C4">
              <w:rPr>
                <w:sz w:val="20"/>
                <w:szCs w:val="24"/>
                <w:lang w:val="en-GB"/>
              </w:rPr>
              <w:t>ing dossiers into subdossiers, this basic structure can be adapted to meet the corr</w:t>
            </w:r>
            <w:r w:rsidRPr="000136C4">
              <w:rPr>
                <w:sz w:val="20"/>
                <w:szCs w:val="24"/>
                <w:lang w:val="en-GB"/>
              </w:rPr>
              <w:t>e</w:t>
            </w:r>
            <w:r w:rsidRPr="000136C4">
              <w:rPr>
                <w:sz w:val="20"/>
                <w:szCs w:val="24"/>
                <w:lang w:val="en-GB"/>
              </w:rPr>
              <w:t>sponding needs.</w:t>
            </w:r>
            <w:r w:rsidRPr="000136C4">
              <w:rPr>
                <w:spacing w:val="-8"/>
                <w:sz w:val="20"/>
                <w:szCs w:val="24"/>
                <w:lang w:val="en-GB"/>
              </w:rPr>
              <w:t xml:space="preserve"> </w:t>
            </w:r>
            <w:r w:rsidRPr="000136C4">
              <w:rPr>
                <w:sz w:val="20"/>
                <w:szCs w:val="24"/>
                <w:lang w:val="en-GB"/>
              </w:rPr>
              <w:t>The compilation of dossiers is carried out on the basis of the classif</w:t>
            </w:r>
            <w:r w:rsidRPr="000136C4">
              <w:rPr>
                <w:sz w:val="20"/>
                <w:szCs w:val="24"/>
                <w:lang w:val="en-GB"/>
              </w:rPr>
              <w:t>i</w:t>
            </w:r>
            <w:r w:rsidRPr="000136C4">
              <w:rPr>
                <w:sz w:val="20"/>
                <w:szCs w:val="24"/>
                <w:lang w:val="en-GB"/>
              </w:rPr>
              <w:t>cation system.</w:t>
            </w:r>
          </w:p>
        </w:tc>
      </w:tr>
      <w:tr w:rsidR="00F9389F" w:rsidRPr="002C4319" w14:paraId="1699F920" w14:textId="77777777" w:rsidTr="00DC07BD">
        <w:trPr>
          <w:cantSplit/>
        </w:trPr>
        <w:tc>
          <w:tcPr>
            <w:tcW w:w="1346" w:type="dxa"/>
            <w:shd w:val="clear" w:color="auto" w:fill="auto"/>
          </w:tcPr>
          <w:p w14:paraId="0B380A48" w14:textId="77777777" w:rsidR="00F9389F" w:rsidRPr="000136C4" w:rsidRDefault="00F9389F" w:rsidP="00DC07BD">
            <w:pPr>
              <w:rPr>
                <w:sz w:val="20"/>
                <w:lang w:val="en-GB"/>
              </w:rPr>
            </w:pPr>
            <w:r w:rsidRPr="000136C4">
              <w:rPr>
                <w:sz w:val="20"/>
                <w:lang w:val="en-GB"/>
              </w:rPr>
              <w:t>Information package</w:t>
            </w:r>
          </w:p>
        </w:tc>
        <w:tc>
          <w:tcPr>
            <w:tcW w:w="7865" w:type="dxa"/>
            <w:shd w:val="clear" w:color="auto" w:fill="auto"/>
            <w:vAlign w:val="center"/>
          </w:tcPr>
          <w:p w14:paraId="7FEF338F" w14:textId="77777777" w:rsidR="009628F0" w:rsidRPr="000136C4" w:rsidRDefault="00F9389F" w:rsidP="009628F0">
            <w:pPr>
              <w:rPr>
                <w:sz w:val="20"/>
                <w:lang w:val="en-GB"/>
              </w:rPr>
            </w:pPr>
            <w:r w:rsidRPr="000136C4">
              <w:rPr>
                <w:sz w:val="20"/>
                <w:szCs w:val="24"/>
                <w:lang w:val="en-GB"/>
              </w:rPr>
              <w:t>A conceptual container made up of optional content information and optional associa</w:t>
            </w:r>
            <w:r w:rsidRPr="000136C4">
              <w:rPr>
                <w:sz w:val="20"/>
                <w:szCs w:val="24"/>
                <w:lang w:val="en-GB"/>
              </w:rPr>
              <w:t>t</w:t>
            </w:r>
            <w:r w:rsidRPr="000136C4">
              <w:rPr>
                <w:sz w:val="20"/>
                <w:szCs w:val="24"/>
                <w:lang w:val="en-GB"/>
              </w:rPr>
              <w:t>ed preservation metadata.</w:t>
            </w:r>
            <w:r w:rsidRPr="000136C4">
              <w:rPr>
                <w:spacing w:val="-13"/>
                <w:sz w:val="20"/>
                <w:szCs w:val="24"/>
                <w:lang w:val="en-GB"/>
              </w:rPr>
              <w:t xml:space="preserve"> </w:t>
            </w:r>
            <w:r w:rsidRPr="000136C4">
              <w:rPr>
                <w:sz w:val="20"/>
                <w:szCs w:val="24"/>
                <w:lang w:val="en-GB"/>
              </w:rPr>
              <w:t>It includes packaging information that distinguishes the co</w:t>
            </w:r>
            <w:r w:rsidRPr="000136C4">
              <w:rPr>
                <w:sz w:val="20"/>
                <w:szCs w:val="24"/>
                <w:lang w:val="en-GB"/>
              </w:rPr>
              <w:t>n</w:t>
            </w:r>
            <w:r w:rsidRPr="000136C4">
              <w:rPr>
                <w:sz w:val="20"/>
                <w:szCs w:val="24"/>
                <w:lang w:val="en-GB"/>
              </w:rPr>
              <w:t>tent information and the package description from each other, identifies them and en</w:t>
            </w:r>
            <w:r w:rsidRPr="000136C4">
              <w:rPr>
                <w:sz w:val="20"/>
                <w:szCs w:val="24"/>
                <w:lang w:val="en-GB"/>
              </w:rPr>
              <w:t>a</w:t>
            </w:r>
            <w:r w:rsidRPr="000136C4">
              <w:rPr>
                <w:sz w:val="20"/>
                <w:szCs w:val="24"/>
                <w:lang w:val="en-GB"/>
              </w:rPr>
              <w:t>bles the content information to be searched for</w:t>
            </w:r>
            <w:r w:rsidRPr="000136C4">
              <w:rPr>
                <w:sz w:val="20"/>
                <w:lang w:val="en-GB"/>
              </w:rPr>
              <w:t>.</w:t>
            </w:r>
          </w:p>
        </w:tc>
      </w:tr>
      <w:tr w:rsidR="009628F0" w:rsidRPr="002C4319" w14:paraId="20A7181C" w14:textId="77777777" w:rsidTr="00DC07BD">
        <w:trPr>
          <w:cantSplit/>
        </w:trPr>
        <w:tc>
          <w:tcPr>
            <w:tcW w:w="1346" w:type="dxa"/>
            <w:shd w:val="clear" w:color="auto" w:fill="auto"/>
          </w:tcPr>
          <w:p w14:paraId="2BF703FD" w14:textId="77777777" w:rsidR="009628F0" w:rsidRPr="000136C4" w:rsidRDefault="009628F0" w:rsidP="00DC07BD">
            <w:pPr>
              <w:rPr>
                <w:sz w:val="20"/>
                <w:lang w:val="en-GB"/>
              </w:rPr>
            </w:pPr>
            <w:r>
              <w:rPr>
                <w:sz w:val="20"/>
                <w:lang w:val="en-GB"/>
              </w:rPr>
              <w:lastRenderedPageBreak/>
              <w:t>LOB</w:t>
            </w:r>
          </w:p>
        </w:tc>
        <w:tc>
          <w:tcPr>
            <w:tcW w:w="7865" w:type="dxa"/>
            <w:shd w:val="clear" w:color="auto" w:fill="auto"/>
            <w:vAlign w:val="center"/>
          </w:tcPr>
          <w:p w14:paraId="3E60BFB3" w14:textId="77777777" w:rsidR="009628F0" w:rsidRPr="000136C4" w:rsidRDefault="009628F0" w:rsidP="00DC07BD">
            <w:pPr>
              <w:rPr>
                <w:sz w:val="20"/>
                <w:szCs w:val="24"/>
                <w:lang w:val="en-GB"/>
              </w:rPr>
            </w:pPr>
            <w:r>
              <w:rPr>
                <w:sz w:val="20"/>
                <w:szCs w:val="24"/>
                <w:lang w:val="en-GB"/>
              </w:rPr>
              <w:t>“Large object” used generically for cell content of a CLOB, BLOB or XML column which might be represented by a separate file.</w:t>
            </w:r>
          </w:p>
        </w:tc>
      </w:tr>
      <w:tr w:rsidR="00F9389F" w:rsidRPr="002C4319" w14:paraId="649A713D" w14:textId="77777777" w:rsidTr="00DC07BD">
        <w:trPr>
          <w:cantSplit/>
        </w:trPr>
        <w:tc>
          <w:tcPr>
            <w:tcW w:w="1346" w:type="dxa"/>
            <w:shd w:val="clear" w:color="auto" w:fill="auto"/>
          </w:tcPr>
          <w:p w14:paraId="4554BB18" w14:textId="77777777" w:rsidR="00F9389F" w:rsidRPr="000136C4" w:rsidRDefault="00F9389F" w:rsidP="00DC07BD">
            <w:pPr>
              <w:rPr>
                <w:sz w:val="20"/>
                <w:lang w:val="en-GB"/>
              </w:rPr>
            </w:pPr>
            <w:r w:rsidRPr="000136C4">
              <w:rPr>
                <w:sz w:val="20"/>
                <w:lang w:val="en-GB"/>
              </w:rPr>
              <w:t>Long-term archiving</w:t>
            </w:r>
          </w:p>
        </w:tc>
        <w:tc>
          <w:tcPr>
            <w:tcW w:w="7865" w:type="dxa"/>
            <w:shd w:val="clear" w:color="auto" w:fill="auto"/>
            <w:vAlign w:val="center"/>
          </w:tcPr>
          <w:p w14:paraId="5E9A6826" w14:textId="77777777" w:rsidR="00F9389F" w:rsidRPr="000136C4" w:rsidRDefault="00F9389F" w:rsidP="00DC07BD">
            <w:pPr>
              <w:rPr>
                <w:sz w:val="20"/>
                <w:lang w:val="en-GB"/>
              </w:rPr>
            </w:pPr>
            <w:r w:rsidRPr="000136C4">
              <w:rPr>
                <w:sz w:val="20"/>
                <w:szCs w:val="24"/>
                <w:lang w:val="en-GB"/>
              </w:rPr>
              <w:t>Storing digital information and maintaining its long-term availability, normally without a time limit.</w:t>
            </w:r>
            <w:r w:rsidRPr="000136C4">
              <w:rPr>
                <w:spacing w:val="-8"/>
                <w:sz w:val="20"/>
                <w:szCs w:val="24"/>
                <w:lang w:val="en-GB"/>
              </w:rPr>
              <w:t xml:space="preserve"> </w:t>
            </w:r>
            <w:r w:rsidRPr="000136C4">
              <w:rPr>
                <w:sz w:val="20"/>
                <w:szCs w:val="24"/>
                <w:lang w:val="en-GB"/>
              </w:rPr>
              <w:t>In addition to retaining the bit stream of the archived information it also i</w:t>
            </w:r>
            <w:r w:rsidRPr="000136C4">
              <w:rPr>
                <w:sz w:val="20"/>
                <w:szCs w:val="24"/>
                <w:lang w:val="en-GB"/>
              </w:rPr>
              <w:t>n</w:t>
            </w:r>
            <w:r w:rsidRPr="000136C4">
              <w:rPr>
                <w:sz w:val="20"/>
                <w:szCs w:val="24"/>
                <w:lang w:val="en-GB"/>
              </w:rPr>
              <w:t>cludes the ability to interpret and display it in human-readable and understandable form at all times</w:t>
            </w:r>
            <w:r w:rsidRPr="000136C4">
              <w:rPr>
                <w:sz w:val="20"/>
                <w:lang w:val="en-GB"/>
              </w:rPr>
              <w:t>.</w:t>
            </w:r>
          </w:p>
        </w:tc>
      </w:tr>
      <w:tr w:rsidR="00F9389F" w:rsidRPr="000136C4" w14:paraId="224885EB" w14:textId="77777777" w:rsidTr="00DC07BD">
        <w:trPr>
          <w:cantSplit/>
        </w:trPr>
        <w:tc>
          <w:tcPr>
            <w:tcW w:w="1346" w:type="dxa"/>
            <w:shd w:val="clear" w:color="auto" w:fill="auto"/>
          </w:tcPr>
          <w:p w14:paraId="13F71F88" w14:textId="77777777" w:rsidR="00F9389F" w:rsidRPr="000136C4" w:rsidRDefault="00F9389F" w:rsidP="00DC07BD">
            <w:pPr>
              <w:rPr>
                <w:sz w:val="20"/>
                <w:lang w:val="en-GB"/>
              </w:rPr>
            </w:pPr>
            <w:r w:rsidRPr="000136C4">
              <w:rPr>
                <w:sz w:val="20"/>
                <w:lang w:val="en-GB"/>
              </w:rPr>
              <w:t>MD5</w:t>
            </w:r>
          </w:p>
        </w:tc>
        <w:tc>
          <w:tcPr>
            <w:tcW w:w="7865" w:type="dxa"/>
            <w:shd w:val="clear" w:color="auto" w:fill="auto"/>
            <w:vAlign w:val="center"/>
          </w:tcPr>
          <w:p w14:paraId="0A816D3D" w14:textId="77777777" w:rsidR="00F9389F" w:rsidRPr="000136C4" w:rsidRDefault="00F9389F" w:rsidP="00DC07BD">
            <w:pPr>
              <w:rPr>
                <w:sz w:val="20"/>
                <w:lang w:val="en-GB"/>
              </w:rPr>
            </w:pPr>
            <w:r w:rsidRPr="000136C4">
              <w:rPr>
                <w:sz w:val="20"/>
                <w:lang w:val="en-GB"/>
              </w:rPr>
              <w:t>Message-Digest Algorithm 5</w:t>
            </w:r>
          </w:p>
        </w:tc>
      </w:tr>
      <w:tr w:rsidR="00F9389F" w:rsidRPr="002C4319" w14:paraId="3C98C05F" w14:textId="77777777" w:rsidTr="00DC07BD">
        <w:trPr>
          <w:cantSplit/>
        </w:trPr>
        <w:tc>
          <w:tcPr>
            <w:tcW w:w="1346" w:type="dxa"/>
            <w:shd w:val="clear" w:color="auto" w:fill="auto"/>
          </w:tcPr>
          <w:p w14:paraId="53464A28" w14:textId="77777777" w:rsidR="00F9389F" w:rsidRPr="000136C4" w:rsidRDefault="00F9389F" w:rsidP="00DC07BD">
            <w:pPr>
              <w:rPr>
                <w:sz w:val="20"/>
                <w:lang w:val="en-GB"/>
              </w:rPr>
            </w:pPr>
            <w:r w:rsidRPr="000136C4">
              <w:rPr>
                <w:sz w:val="20"/>
                <w:lang w:val="en-GB"/>
              </w:rPr>
              <w:t>Metadata</w:t>
            </w:r>
          </w:p>
        </w:tc>
        <w:tc>
          <w:tcPr>
            <w:tcW w:w="7865" w:type="dxa"/>
            <w:shd w:val="clear" w:color="auto" w:fill="auto"/>
            <w:vAlign w:val="center"/>
          </w:tcPr>
          <w:p w14:paraId="4A97CCCD" w14:textId="77777777" w:rsidR="00F9389F" w:rsidRPr="000136C4" w:rsidRDefault="00F9389F" w:rsidP="00DC07BD">
            <w:pPr>
              <w:rPr>
                <w:sz w:val="20"/>
                <w:lang w:val="en-GB"/>
              </w:rPr>
            </w:pPr>
            <w:r w:rsidRPr="000136C4">
              <w:rPr>
                <w:sz w:val="20"/>
                <w:szCs w:val="24"/>
                <w:lang w:val="en-GB"/>
              </w:rPr>
              <w:t>Metadata can be described as “information about primary data” (data about data), since they have a descriptive nature</w:t>
            </w:r>
            <w:r w:rsidRPr="000136C4">
              <w:rPr>
                <w:sz w:val="20"/>
                <w:lang w:val="en-GB"/>
              </w:rPr>
              <w:t>.</w:t>
            </w:r>
          </w:p>
        </w:tc>
      </w:tr>
      <w:tr w:rsidR="009245B8" w:rsidRPr="002C4319" w14:paraId="541EA407" w14:textId="77777777" w:rsidTr="000E7226">
        <w:trPr>
          <w:cantSplit/>
        </w:trPr>
        <w:tc>
          <w:tcPr>
            <w:tcW w:w="1346" w:type="dxa"/>
            <w:shd w:val="clear" w:color="auto" w:fill="auto"/>
          </w:tcPr>
          <w:p w14:paraId="4B18C591" w14:textId="77777777" w:rsidR="009245B8" w:rsidRPr="000136C4" w:rsidRDefault="009245B8" w:rsidP="009245B8">
            <w:pPr>
              <w:rPr>
                <w:sz w:val="20"/>
                <w:lang w:val="en-GB"/>
              </w:rPr>
            </w:pPr>
            <w:r w:rsidRPr="000136C4">
              <w:rPr>
                <w:sz w:val="20"/>
                <w:lang w:val="en-GB"/>
              </w:rPr>
              <w:t>OAIS</w:t>
            </w:r>
          </w:p>
        </w:tc>
        <w:tc>
          <w:tcPr>
            <w:tcW w:w="7865" w:type="dxa"/>
            <w:shd w:val="clear" w:color="auto" w:fill="auto"/>
            <w:vAlign w:val="center"/>
          </w:tcPr>
          <w:p w14:paraId="10602957" w14:textId="77777777" w:rsidR="009245B8" w:rsidRPr="000136C4" w:rsidRDefault="00F9389F" w:rsidP="009A38CB">
            <w:pPr>
              <w:rPr>
                <w:sz w:val="20"/>
                <w:lang w:val="en-GB"/>
              </w:rPr>
            </w:pPr>
            <w:r w:rsidRPr="000136C4">
              <w:rPr>
                <w:spacing w:val="1"/>
                <w:sz w:val="20"/>
                <w:szCs w:val="24"/>
                <w:lang w:val="en-GB"/>
              </w:rPr>
              <w:t>Open Archival Information System, ISO 14721:2003. A reference model that d</w:t>
            </w:r>
            <w:r w:rsidRPr="000136C4">
              <w:rPr>
                <w:spacing w:val="1"/>
                <w:sz w:val="20"/>
                <w:szCs w:val="24"/>
                <w:lang w:val="en-GB"/>
              </w:rPr>
              <w:t>e</w:t>
            </w:r>
            <w:r w:rsidRPr="000136C4">
              <w:rPr>
                <w:spacing w:val="1"/>
                <w:sz w:val="20"/>
                <w:szCs w:val="24"/>
                <w:lang w:val="en-GB"/>
              </w:rPr>
              <w:t>scribes an archive as an organisation in which people and systems work together to preserve information and make it available to a designated community</w:t>
            </w:r>
            <w:r w:rsidR="009245B8" w:rsidRPr="000136C4">
              <w:rPr>
                <w:spacing w:val="1"/>
                <w:sz w:val="20"/>
                <w:szCs w:val="24"/>
                <w:lang w:val="en-GB"/>
              </w:rPr>
              <w:t>.</w:t>
            </w:r>
          </w:p>
        </w:tc>
      </w:tr>
      <w:tr w:rsidR="009245B8" w:rsidRPr="002C4319" w14:paraId="5275F348" w14:textId="77777777" w:rsidTr="000E7226">
        <w:trPr>
          <w:cantSplit/>
        </w:trPr>
        <w:tc>
          <w:tcPr>
            <w:tcW w:w="1346" w:type="dxa"/>
            <w:shd w:val="clear" w:color="auto" w:fill="auto"/>
          </w:tcPr>
          <w:p w14:paraId="36878DF0" w14:textId="77777777" w:rsidR="009245B8" w:rsidRPr="000136C4" w:rsidRDefault="00F9389F" w:rsidP="009245B8">
            <w:pPr>
              <w:rPr>
                <w:sz w:val="20"/>
                <w:lang w:val="en-GB"/>
              </w:rPr>
            </w:pPr>
            <w:r w:rsidRPr="000136C4">
              <w:rPr>
                <w:sz w:val="20"/>
                <w:lang w:val="en-GB"/>
              </w:rPr>
              <w:t>Primary data</w:t>
            </w:r>
          </w:p>
        </w:tc>
        <w:tc>
          <w:tcPr>
            <w:tcW w:w="7865" w:type="dxa"/>
            <w:shd w:val="clear" w:color="auto" w:fill="auto"/>
            <w:vAlign w:val="center"/>
          </w:tcPr>
          <w:p w14:paraId="095D1186" w14:textId="77777777" w:rsidR="009245B8" w:rsidRPr="000136C4" w:rsidRDefault="00F9389F" w:rsidP="009245B8">
            <w:pPr>
              <w:rPr>
                <w:sz w:val="20"/>
                <w:highlight w:val="yellow"/>
                <w:lang w:val="en-GB"/>
              </w:rPr>
            </w:pPr>
            <w:r w:rsidRPr="000136C4">
              <w:rPr>
                <w:spacing w:val="-1"/>
                <w:sz w:val="20"/>
                <w:szCs w:val="24"/>
                <w:lang w:val="en-GB"/>
              </w:rPr>
              <w:t>P</w:t>
            </w:r>
            <w:r w:rsidRPr="000136C4">
              <w:rPr>
                <w:spacing w:val="1"/>
                <w:sz w:val="20"/>
                <w:szCs w:val="24"/>
                <w:lang w:val="en-GB"/>
              </w:rPr>
              <w:t>r</w:t>
            </w:r>
            <w:r w:rsidRPr="000136C4">
              <w:rPr>
                <w:spacing w:val="-1"/>
                <w:sz w:val="20"/>
                <w:szCs w:val="24"/>
                <w:lang w:val="en-GB"/>
              </w:rPr>
              <w:t>i</w:t>
            </w:r>
            <w:r w:rsidRPr="000136C4">
              <w:rPr>
                <w:spacing w:val="4"/>
                <w:sz w:val="20"/>
                <w:szCs w:val="24"/>
                <w:lang w:val="en-GB"/>
              </w:rPr>
              <w:t>mary data are the data that make up the content of documents</w:t>
            </w:r>
            <w:r w:rsidRPr="000136C4">
              <w:rPr>
                <w:sz w:val="20"/>
                <w:szCs w:val="24"/>
                <w:lang w:val="en-GB"/>
              </w:rPr>
              <w:t>.</w:t>
            </w:r>
            <w:r w:rsidRPr="000136C4">
              <w:rPr>
                <w:spacing w:val="-6"/>
                <w:sz w:val="20"/>
                <w:szCs w:val="24"/>
                <w:lang w:val="en-GB"/>
              </w:rPr>
              <w:t xml:space="preserve"> </w:t>
            </w:r>
            <w:r w:rsidRPr="000136C4">
              <w:rPr>
                <w:sz w:val="20"/>
                <w:szCs w:val="24"/>
                <w:lang w:val="en-GB"/>
              </w:rPr>
              <w:t>Within a SIARD file, the table data perform the function of primary data</w:t>
            </w:r>
          </w:p>
        </w:tc>
      </w:tr>
      <w:tr w:rsidR="00F9389F" w:rsidRPr="002C4319" w14:paraId="37867050" w14:textId="77777777" w:rsidTr="00F9389F">
        <w:trPr>
          <w:cantSplit/>
        </w:trPr>
        <w:tc>
          <w:tcPr>
            <w:tcW w:w="1346" w:type="dxa"/>
            <w:shd w:val="clear" w:color="auto" w:fill="auto"/>
          </w:tcPr>
          <w:p w14:paraId="1202F470" w14:textId="77777777" w:rsidR="00F9389F" w:rsidRPr="000136C4" w:rsidRDefault="00F9389F" w:rsidP="00DC07BD">
            <w:pPr>
              <w:rPr>
                <w:sz w:val="20"/>
                <w:lang w:val="en-GB"/>
              </w:rPr>
            </w:pPr>
            <w:r w:rsidRPr="000136C4">
              <w:rPr>
                <w:sz w:val="20"/>
                <w:szCs w:val="24"/>
                <w:lang w:val="en-GB"/>
              </w:rPr>
              <w:t>Records</w:t>
            </w:r>
            <w:r w:rsidRPr="000136C4">
              <w:rPr>
                <w:sz w:val="20"/>
                <w:szCs w:val="24"/>
                <w:lang w:val="en-GB"/>
              </w:rPr>
              <w:br/>
              <w:t>creator</w:t>
            </w:r>
          </w:p>
        </w:tc>
        <w:tc>
          <w:tcPr>
            <w:tcW w:w="7865" w:type="dxa"/>
            <w:shd w:val="clear" w:color="auto" w:fill="auto"/>
          </w:tcPr>
          <w:p w14:paraId="16683A04" w14:textId="77777777" w:rsidR="00F9389F" w:rsidRPr="000136C4" w:rsidRDefault="00F9389F" w:rsidP="00F9389F">
            <w:pPr>
              <w:rPr>
                <w:sz w:val="20"/>
                <w:lang w:val="en-GB"/>
              </w:rPr>
            </w:pPr>
            <w:r w:rsidRPr="000136C4">
              <w:rPr>
                <w:sz w:val="20"/>
                <w:szCs w:val="24"/>
                <w:lang w:val="en-GB"/>
              </w:rPr>
              <w:t>Refers to the authority or organisational unit that created and managed the documents</w:t>
            </w:r>
            <w:r w:rsidRPr="000136C4">
              <w:rPr>
                <w:sz w:val="20"/>
                <w:lang w:val="en-GB"/>
              </w:rPr>
              <w:t>.</w:t>
            </w:r>
          </w:p>
        </w:tc>
      </w:tr>
      <w:tr w:rsidR="009E5ADD" w:rsidRPr="002C4319" w14:paraId="4949B54A" w14:textId="77777777" w:rsidTr="000E7226">
        <w:trPr>
          <w:cantSplit/>
        </w:trPr>
        <w:tc>
          <w:tcPr>
            <w:tcW w:w="1346" w:type="dxa"/>
            <w:shd w:val="clear" w:color="auto" w:fill="auto"/>
          </w:tcPr>
          <w:p w14:paraId="3B8F8421" w14:textId="77777777" w:rsidR="009E5ADD" w:rsidRPr="000136C4" w:rsidRDefault="009E5ADD" w:rsidP="00F9389F">
            <w:pPr>
              <w:rPr>
                <w:sz w:val="20"/>
                <w:lang w:val="en-GB"/>
              </w:rPr>
            </w:pPr>
            <w:r w:rsidRPr="000136C4">
              <w:rPr>
                <w:rFonts w:cs="Arial"/>
                <w:sz w:val="20"/>
                <w:lang w:val="en-GB"/>
              </w:rPr>
              <w:t>Routine</w:t>
            </w:r>
            <w:r w:rsidR="00F9389F" w:rsidRPr="000136C4">
              <w:rPr>
                <w:rFonts w:cs="Arial"/>
                <w:sz w:val="20"/>
                <w:lang w:val="en-GB"/>
              </w:rPr>
              <w:t>s</w:t>
            </w:r>
          </w:p>
        </w:tc>
        <w:tc>
          <w:tcPr>
            <w:tcW w:w="7865" w:type="dxa"/>
            <w:shd w:val="clear" w:color="auto" w:fill="auto"/>
            <w:vAlign w:val="center"/>
          </w:tcPr>
          <w:p w14:paraId="0BCCC261" w14:textId="77777777" w:rsidR="009E5ADD" w:rsidRPr="000136C4" w:rsidRDefault="00F9389F" w:rsidP="009E5ADD">
            <w:pPr>
              <w:rPr>
                <w:sz w:val="20"/>
                <w:lang w:val="en-GB"/>
              </w:rPr>
            </w:pPr>
            <w:r w:rsidRPr="000136C4">
              <w:rPr>
                <w:spacing w:val="-1"/>
                <w:sz w:val="20"/>
                <w:szCs w:val="24"/>
                <w:lang w:val="en-GB"/>
              </w:rPr>
              <w:t>S</w:t>
            </w:r>
            <w:r w:rsidRPr="000136C4">
              <w:rPr>
                <w:spacing w:val="1"/>
                <w:sz w:val="20"/>
                <w:szCs w:val="24"/>
                <w:lang w:val="en-GB"/>
              </w:rPr>
              <w:t>Q</w:t>
            </w:r>
            <w:r w:rsidRPr="000136C4">
              <w:rPr>
                <w:sz w:val="20"/>
                <w:szCs w:val="24"/>
                <w:lang w:val="en-GB"/>
              </w:rPr>
              <w:t>L ro</w:t>
            </w:r>
            <w:r w:rsidRPr="000136C4">
              <w:rPr>
                <w:spacing w:val="2"/>
                <w:sz w:val="20"/>
                <w:szCs w:val="24"/>
                <w:lang w:val="en-GB"/>
              </w:rPr>
              <w:t>u</w:t>
            </w:r>
            <w:r w:rsidRPr="000136C4">
              <w:rPr>
                <w:sz w:val="20"/>
                <w:szCs w:val="24"/>
                <w:lang w:val="en-GB"/>
              </w:rPr>
              <w:t>t</w:t>
            </w:r>
            <w:r w:rsidRPr="000136C4">
              <w:rPr>
                <w:spacing w:val="-1"/>
                <w:sz w:val="20"/>
                <w:szCs w:val="24"/>
                <w:lang w:val="en-GB"/>
              </w:rPr>
              <w:t>i</w:t>
            </w:r>
            <w:r w:rsidRPr="000136C4">
              <w:rPr>
                <w:spacing w:val="2"/>
                <w:sz w:val="20"/>
                <w:szCs w:val="24"/>
                <w:lang w:val="en-GB"/>
              </w:rPr>
              <w:t>n</w:t>
            </w:r>
            <w:r w:rsidRPr="000136C4">
              <w:rPr>
                <w:sz w:val="20"/>
                <w:szCs w:val="24"/>
                <w:lang w:val="en-GB"/>
              </w:rPr>
              <w:t>es</w:t>
            </w:r>
            <w:r w:rsidRPr="000136C4">
              <w:rPr>
                <w:spacing w:val="-14"/>
                <w:sz w:val="20"/>
                <w:szCs w:val="24"/>
                <w:lang w:val="en-GB"/>
              </w:rPr>
              <w:t xml:space="preserve"> </w:t>
            </w:r>
            <w:r w:rsidRPr="000136C4">
              <w:rPr>
                <w:sz w:val="20"/>
                <w:szCs w:val="24"/>
                <w:lang w:val="en-GB"/>
              </w:rPr>
              <w:t>(</w:t>
            </w:r>
            <w:r w:rsidRPr="000136C4">
              <w:rPr>
                <w:spacing w:val="2"/>
                <w:sz w:val="20"/>
                <w:szCs w:val="24"/>
                <w:lang w:val="en-GB"/>
              </w:rPr>
              <w:t>also known as</w:t>
            </w:r>
            <w:r w:rsidRPr="000136C4">
              <w:rPr>
                <w:spacing w:val="-10"/>
                <w:sz w:val="20"/>
                <w:szCs w:val="24"/>
                <w:lang w:val="en-GB"/>
              </w:rPr>
              <w:t xml:space="preserve"> s</w:t>
            </w:r>
            <w:r w:rsidRPr="000136C4">
              <w:rPr>
                <w:spacing w:val="2"/>
                <w:sz w:val="20"/>
                <w:szCs w:val="24"/>
                <w:lang w:val="en-GB"/>
              </w:rPr>
              <w:t>t</w:t>
            </w:r>
            <w:r w:rsidRPr="000136C4">
              <w:rPr>
                <w:sz w:val="20"/>
                <w:szCs w:val="24"/>
                <w:lang w:val="en-GB"/>
              </w:rPr>
              <w:t>ored</w:t>
            </w:r>
            <w:r w:rsidRPr="000136C4">
              <w:rPr>
                <w:spacing w:val="-4"/>
                <w:sz w:val="20"/>
                <w:szCs w:val="24"/>
                <w:lang w:val="en-GB"/>
              </w:rPr>
              <w:t xml:space="preserve"> p</w:t>
            </w:r>
            <w:r w:rsidRPr="000136C4">
              <w:rPr>
                <w:spacing w:val="3"/>
                <w:sz w:val="20"/>
                <w:szCs w:val="24"/>
                <w:lang w:val="en-GB"/>
              </w:rPr>
              <w:t>r</w:t>
            </w:r>
            <w:r w:rsidRPr="000136C4">
              <w:rPr>
                <w:sz w:val="20"/>
                <w:szCs w:val="24"/>
                <w:lang w:val="en-GB"/>
              </w:rPr>
              <w:t>o</w:t>
            </w:r>
            <w:r w:rsidRPr="000136C4">
              <w:rPr>
                <w:spacing w:val="1"/>
                <w:sz w:val="20"/>
                <w:szCs w:val="24"/>
                <w:lang w:val="en-GB"/>
              </w:rPr>
              <w:t>c</w:t>
            </w:r>
            <w:r w:rsidRPr="000136C4">
              <w:rPr>
                <w:sz w:val="20"/>
                <w:szCs w:val="24"/>
                <w:lang w:val="en-GB"/>
              </w:rPr>
              <w:t>e</w:t>
            </w:r>
            <w:r w:rsidRPr="000136C4">
              <w:rPr>
                <w:spacing w:val="-1"/>
                <w:sz w:val="20"/>
                <w:szCs w:val="24"/>
                <w:lang w:val="en-GB"/>
              </w:rPr>
              <w:t>d</w:t>
            </w:r>
            <w:r w:rsidRPr="000136C4">
              <w:rPr>
                <w:sz w:val="20"/>
                <w:szCs w:val="24"/>
                <w:lang w:val="en-GB"/>
              </w:rPr>
              <w:t>ures)</w:t>
            </w:r>
            <w:r w:rsidRPr="000136C4">
              <w:rPr>
                <w:spacing w:val="-8"/>
                <w:sz w:val="20"/>
                <w:szCs w:val="24"/>
                <w:lang w:val="en-GB"/>
              </w:rPr>
              <w:t xml:space="preserve"> are mainly important to understanding the view queries in which they can occur as partial expressions</w:t>
            </w:r>
            <w:r w:rsidR="009E5ADD" w:rsidRPr="000136C4">
              <w:rPr>
                <w:rFonts w:cs="Arial"/>
                <w:sz w:val="20"/>
                <w:lang w:val="en-GB"/>
              </w:rPr>
              <w:t xml:space="preserve">. </w:t>
            </w:r>
          </w:p>
        </w:tc>
      </w:tr>
      <w:tr w:rsidR="009E5ADD" w:rsidRPr="002C4319" w14:paraId="4987D152" w14:textId="77777777" w:rsidTr="000E7226">
        <w:trPr>
          <w:cantSplit/>
        </w:trPr>
        <w:tc>
          <w:tcPr>
            <w:tcW w:w="1346" w:type="dxa"/>
            <w:shd w:val="clear" w:color="auto" w:fill="auto"/>
          </w:tcPr>
          <w:p w14:paraId="2BBCBE9C" w14:textId="77777777" w:rsidR="009E5ADD" w:rsidRPr="000136C4" w:rsidRDefault="009E5ADD" w:rsidP="009E5ADD">
            <w:pPr>
              <w:rPr>
                <w:sz w:val="20"/>
                <w:lang w:val="en-GB"/>
              </w:rPr>
            </w:pPr>
            <w:r w:rsidRPr="000136C4">
              <w:rPr>
                <w:rFonts w:cs="Arial"/>
                <w:sz w:val="20"/>
                <w:lang w:val="en-GB"/>
              </w:rPr>
              <w:t>Schemas</w:t>
            </w:r>
          </w:p>
        </w:tc>
        <w:tc>
          <w:tcPr>
            <w:tcW w:w="7865" w:type="dxa"/>
            <w:shd w:val="clear" w:color="auto" w:fill="auto"/>
            <w:vAlign w:val="center"/>
          </w:tcPr>
          <w:p w14:paraId="02E941A4" w14:textId="77777777" w:rsidR="009E5ADD" w:rsidRPr="000136C4" w:rsidRDefault="00F9389F" w:rsidP="009E5ADD">
            <w:pPr>
              <w:rPr>
                <w:rFonts w:cs="Arial"/>
                <w:sz w:val="20"/>
                <w:lang w:val="en-GB"/>
              </w:rPr>
            </w:pPr>
            <w:r w:rsidRPr="000136C4">
              <w:rPr>
                <w:sz w:val="20"/>
                <w:szCs w:val="24"/>
                <w:lang w:val="en-GB"/>
              </w:rPr>
              <w:t>Schemas are containers for the tables, views and routines</w:t>
            </w:r>
            <w:r w:rsidR="009E5ADD" w:rsidRPr="000136C4">
              <w:rPr>
                <w:rFonts w:cs="Arial"/>
                <w:sz w:val="20"/>
                <w:lang w:val="en-GB"/>
              </w:rPr>
              <w:t>.</w:t>
            </w:r>
          </w:p>
        </w:tc>
      </w:tr>
      <w:tr w:rsidR="00F9389F" w:rsidRPr="000136C4" w14:paraId="5A75C5A1" w14:textId="77777777" w:rsidTr="00DC07BD">
        <w:trPr>
          <w:cantSplit/>
        </w:trPr>
        <w:tc>
          <w:tcPr>
            <w:tcW w:w="1346" w:type="dxa"/>
            <w:shd w:val="clear" w:color="auto" w:fill="auto"/>
          </w:tcPr>
          <w:p w14:paraId="7A761F17" w14:textId="77777777" w:rsidR="00F9389F" w:rsidRPr="000136C4" w:rsidRDefault="00F9389F" w:rsidP="00DC07BD">
            <w:pPr>
              <w:rPr>
                <w:sz w:val="20"/>
                <w:lang w:val="en-GB"/>
              </w:rPr>
            </w:pPr>
            <w:r w:rsidRPr="000136C4">
              <w:rPr>
                <w:sz w:val="20"/>
                <w:lang w:val="en-GB"/>
              </w:rPr>
              <w:t>SFA</w:t>
            </w:r>
          </w:p>
        </w:tc>
        <w:tc>
          <w:tcPr>
            <w:tcW w:w="7865" w:type="dxa"/>
            <w:shd w:val="clear" w:color="auto" w:fill="auto"/>
            <w:vAlign w:val="center"/>
          </w:tcPr>
          <w:p w14:paraId="2093A035" w14:textId="77777777" w:rsidR="00F9389F" w:rsidRPr="000136C4" w:rsidRDefault="00F9389F" w:rsidP="00DC07BD">
            <w:pPr>
              <w:rPr>
                <w:sz w:val="20"/>
                <w:lang w:val="en-GB"/>
              </w:rPr>
            </w:pPr>
            <w:r w:rsidRPr="000136C4">
              <w:rPr>
                <w:sz w:val="20"/>
                <w:szCs w:val="24"/>
                <w:lang w:val="en-GB"/>
              </w:rPr>
              <w:t>Swiss Federal Archives</w:t>
            </w:r>
          </w:p>
        </w:tc>
      </w:tr>
      <w:tr w:rsidR="00884C4E" w:rsidRPr="000136C4" w14:paraId="2DE0EDC3" w14:textId="77777777" w:rsidTr="000E7226">
        <w:trPr>
          <w:cantSplit/>
        </w:trPr>
        <w:tc>
          <w:tcPr>
            <w:tcW w:w="1346" w:type="dxa"/>
            <w:shd w:val="clear" w:color="auto" w:fill="auto"/>
          </w:tcPr>
          <w:p w14:paraId="732B8A0D" w14:textId="77777777" w:rsidR="00884C4E" w:rsidRPr="000136C4" w:rsidRDefault="00884C4E" w:rsidP="009245B8">
            <w:pPr>
              <w:rPr>
                <w:sz w:val="20"/>
                <w:lang w:val="en-GB"/>
              </w:rPr>
            </w:pPr>
            <w:r w:rsidRPr="000136C4">
              <w:rPr>
                <w:sz w:val="20"/>
                <w:lang w:val="en-GB"/>
              </w:rPr>
              <w:t>SHA1</w:t>
            </w:r>
          </w:p>
        </w:tc>
        <w:tc>
          <w:tcPr>
            <w:tcW w:w="7865" w:type="dxa"/>
            <w:shd w:val="clear" w:color="auto" w:fill="auto"/>
            <w:vAlign w:val="center"/>
          </w:tcPr>
          <w:p w14:paraId="685C0962" w14:textId="77777777" w:rsidR="00884C4E" w:rsidRPr="000136C4" w:rsidRDefault="00F9389F" w:rsidP="009245B8">
            <w:pPr>
              <w:rPr>
                <w:sz w:val="20"/>
                <w:lang w:val="en-GB"/>
              </w:rPr>
            </w:pPr>
            <w:r w:rsidRPr="000136C4">
              <w:rPr>
                <w:spacing w:val="-1"/>
                <w:sz w:val="20"/>
                <w:szCs w:val="24"/>
                <w:lang w:val="en-GB"/>
              </w:rPr>
              <w:t>S</w:t>
            </w:r>
            <w:r w:rsidRPr="000136C4">
              <w:rPr>
                <w:sz w:val="20"/>
                <w:szCs w:val="24"/>
                <w:lang w:val="en-GB"/>
              </w:rPr>
              <w:t>e</w:t>
            </w:r>
            <w:r w:rsidRPr="000136C4">
              <w:rPr>
                <w:spacing w:val="1"/>
                <w:sz w:val="20"/>
                <w:szCs w:val="24"/>
                <w:lang w:val="en-GB"/>
              </w:rPr>
              <w:t>c</w:t>
            </w:r>
            <w:r w:rsidRPr="000136C4">
              <w:rPr>
                <w:sz w:val="20"/>
                <w:szCs w:val="24"/>
                <w:lang w:val="en-GB"/>
              </w:rPr>
              <w:t>ure</w:t>
            </w:r>
            <w:r w:rsidRPr="000136C4">
              <w:rPr>
                <w:spacing w:val="-7"/>
                <w:sz w:val="20"/>
                <w:szCs w:val="24"/>
                <w:lang w:val="en-GB"/>
              </w:rPr>
              <w:t xml:space="preserve"> </w:t>
            </w:r>
            <w:r w:rsidRPr="000136C4">
              <w:rPr>
                <w:spacing w:val="2"/>
                <w:sz w:val="20"/>
                <w:szCs w:val="24"/>
                <w:lang w:val="en-GB"/>
              </w:rPr>
              <w:t>H</w:t>
            </w:r>
            <w:r w:rsidRPr="000136C4">
              <w:rPr>
                <w:sz w:val="20"/>
                <w:szCs w:val="24"/>
                <w:lang w:val="en-GB"/>
              </w:rPr>
              <w:t>a</w:t>
            </w:r>
            <w:r w:rsidRPr="000136C4">
              <w:rPr>
                <w:spacing w:val="1"/>
                <w:sz w:val="20"/>
                <w:szCs w:val="24"/>
                <w:lang w:val="en-GB"/>
              </w:rPr>
              <w:t>s</w:t>
            </w:r>
            <w:r w:rsidRPr="000136C4">
              <w:rPr>
                <w:sz w:val="20"/>
                <w:szCs w:val="24"/>
                <w:lang w:val="en-GB"/>
              </w:rPr>
              <w:t>h</w:t>
            </w:r>
            <w:r w:rsidRPr="000136C4">
              <w:rPr>
                <w:spacing w:val="-5"/>
                <w:sz w:val="20"/>
                <w:szCs w:val="24"/>
                <w:lang w:val="en-GB"/>
              </w:rPr>
              <w:t xml:space="preserve"> </w:t>
            </w:r>
            <w:r w:rsidRPr="000136C4">
              <w:rPr>
                <w:spacing w:val="1"/>
                <w:sz w:val="20"/>
                <w:szCs w:val="24"/>
                <w:lang w:val="en-GB"/>
              </w:rPr>
              <w:t>A</w:t>
            </w:r>
            <w:r w:rsidRPr="000136C4">
              <w:rPr>
                <w:spacing w:val="-1"/>
                <w:sz w:val="20"/>
                <w:szCs w:val="24"/>
                <w:lang w:val="en-GB"/>
              </w:rPr>
              <w:t>l</w:t>
            </w:r>
            <w:r w:rsidRPr="000136C4">
              <w:rPr>
                <w:sz w:val="20"/>
                <w:szCs w:val="24"/>
                <w:lang w:val="en-GB"/>
              </w:rPr>
              <w:t>g</w:t>
            </w:r>
            <w:r w:rsidRPr="000136C4">
              <w:rPr>
                <w:spacing w:val="1"/>
                <w:sz w:val="20"/>
                <w:szCs w:val="24"/>
                <w:lang w:val="en-GB"/>
              </w:rPr>
              <w:t>o</w:t>
            </w:r>
            <w:r w:rsidRPr="000136C4">
              <w:rPr>
                <w:spacing w:val="3"/>
                <w:sz w:val="20"/>
                <w:szCs w:val="24"/>
                <w:lang w:val="en-GB"/>
              </w:rPr>
              <w:t>r</w:t>
            </w:r>
            <w:r w:rsidRPr="000136C4">
              <w:rPr>
                <w:spacing w:val="-1"/>
                <w:sz w:val="20"/>
                <w:szCs w:val="24"/>
                <w:lang w:val="en-GB"/>
              </w:rPr>
              <w:t>i</w:t>
            </w:r>
            <w:r w:rsidRPr="000136C4">
              <w:rPr>
                <w:sz w:val="20"/>
                <w:szCs w:val="24"/>
                <w:lang w:val="en-GB"/>
              </w:rPr>
              <w:t>th</w:t>
            </w:r>
            <w:r w:rsidRPr="000136C4">
              <w:rPr>
                <w:spacing w:val="4"/>
                <w:sz w:val="20"/>
                <w:szCs w:val="24"/>
                <w:lang w:val="en-GB"/>
              </w:rPr>
              <w:t>m 1</w:t>
            </w:r>
          </w:p>
        </w:tc>
      </w:tr>
      <w:tr w:rsidR="009245B8" w:rsidRPr="000136C4" w14:paraId="32978091" w14:textId="77777777" w:rsidTr="000E7226">
        <w:trPr>
          <w:cantSplit/>
        </w:trPr>
        <w:tc>
          <w:tcPr>
            <w:tcW w:w="1346" w:type="dxa"/>
            <w:shd w:val="clear" w:color="auto" w:fill="auto"/>
          </w:tcPr>
          <w:p w14:paraId="290E20AB" w14:textId="77777777" w:rsidR="009245B8" w:rsidRPr="000136C4" w:rsidRDefault="009245B8" w:rsidP="009245B8">
            <w:pPr>
              <w:rPr>
                <w:sz w:val="20"/>
                <w:lang w:val="en-GB"/>
              </w:rPr>
            </w:pPr>
            <w:r w:rsidRPr="000136C4">
              <w:rPr>
                <w:sz w:val="20"/>
                <w:lang w:val="en-GB"/>
              </w:rPr>
              <w:t>SIP</w:t>
            </w:r>
          </w:p>
        </w:tc>
        <w:tc>
          <w:tcPr>
            <w:tcW w:w="7865" w:type="dxa"/>
            <w:shd w:val="clear" w:color="auto" w:fill="auto"/>
            <w:vAlign w:val="center"/>
          </w:tcPr>
          <w:p w14:paraId="1E07F6E5" w14:textId="77777777" w:rsidR="009245B8" w:rsidRPr="000136C4" w:rsidRDefault="00F9389F" w:rsidP="009245B8">
            <w:pPr>
              <w:rPr>
                <w:sz w:val="20"/>
                <w:lang w:val="en-GB"/>
              </w:rPr>
            </w:pPr>
            <w:r w:rsidRPr="000136C4">
              <w:rPr>
                <w:spacing w:val="-1"/>
                <w:sz w:val="20"/>
                <w:szCs w:val="24"/>
                <w:lang w:val="en-GB"/>
              </w:rPr>
              <w:t>S</w:t>
            </w:r>
            <w:r w:rsidRPr="000136C4">
              <w:rPr>
                <w:sz w:val="20"/>
                <w:szCs w:val="24"/>
                <w:lang w:val="en-GB"/>
              </w:rPr>
              <w:t>u</w:t>
            </w:r>
            <w:r w:rsidRPr="000136C4">
              <w:rPr>
                <w:spacing w:val="-1"/>
                <w:sz w:val="20"/>
                <w:szCs w:val="24"/>
                <w:lang w:val="en-GB"/>
              </w:rPr>
              <w:t>b</w:t>
            </w:r>
            <w:r w:rsidRPr="000136C4">
              <w:rPr>
                <w:spacing w:val="4"/>
                <w:sz w:val="20"/>
                <w:szCs w:val="24"/>
                <w:lang w:val="en-GB"/>
              </w:rPr>
              <w:t>m</w:t>
            </w:r>
            <w:r w:rsidRPr="000136C4">
              <w:rPr>
                <w:spacing w:val="-1"/>
                <w:sz w:val="20"/>
                <w:szCs w:val="24"/>
                <w:lang w:val="en-GB"/>
              </w:rPr>
              <w:t>i</w:t>
            </w:r>
            <w:r w:rsidRPr="000136C4">
              <w:rPr>
                <w:spacing w:val="1"/>
                <w:sz w:val="20"/>
                <w:szCs w:val="24"/>
                <w:lang w:val="en-GB"/>
              </w:rPr>
              <w:t>ss</w:t>
            </w:r>
            <w:r w:rsidRPr="000136C4">
              <w:rPr>
                <w:spacing w:val="-1"/>
                <w:sz w:val="20"/>
                <w:szCs w:val="24"/>
                <w:lang w:val="en-GB"/>
              </w:rPr>
              <w:t>i</w:t>
            </w:r>
            <w:r w:rsidRPr="000136C4">
              <w:rPr>
                <w:sz w:val="20"/>
                <w:szCs w:val="24"/>
                <w:lang w:val="en-GB"/>
              </w:rPr>
              <w:t>on</w:t>
            </w:r>
            <w:r w:rsidRPr="000136C4">
              <w:rPr>
                <w:spacing w:val="-11"/>
                <w:sz w:val="20"/>
                <w:szCs w:val="24"/>
                <w:lang w:val="en-GB"/>
              </w:rPr>
              <w:t xml:space="preserve"> </w:t>
            </w:r>
            <w:r w:rsidRPr="000136C4">
              <w:rPr>
                <w:sz w:val="20"/>
                <w:szCs w:val="24"/>
                <w:lang w:val="en-GB"/>
              </w:rPr>
              <w:t>I</w:t>
            </w:r>
            <w:r w:rsidRPr="000136C4">
              <w:rPr>
                <w:spacing w:val="-1"/>
                <w:sz w:val="20"/>
                <w:szCs w:val="24"/>
                <w:lang w:val="en-GB"/>
              </w:rPr>
              <w:t>n</w:t>
            </w:r>
            <w:r w:rsidRPr="000136C4">
              <w:rPr>
                <w:spacing w:val="2"/>
                <w:sz w:val="20"/>
                <w:szCs w:val="24"/>
                <w:lang w:val="en-GB"/>
              </w:rPr>
              <w:t>f</w:t>
            </w:r>
            <w:r w:rsidRPr="000136C4">
              <w:rPr>
                <w:sz w:val="20"/>
                <w:szCs w:val="24"/>
                <w:lang w:val="en-GB"/>
              </w:rPr>
              <w:t>or</w:t>
            </w:r>
            <w:r w:rsidRPr="000136C4">
              <w:rPr>
                <w:spacing w:val="5"/>
                <w:sz w:val="20"/>
                <w:szCs w:val="24"/>
                <w:lang w:val="en-GB"/>
              </w:rPr>
              <w:t>m</w:t>
            </w:r>
            <w:r w:rsidRPr="000136C4">
              <w:rPr>
                <w:sz w:val="20"/>
                <w:szCs w:val="24"/>
                <w:lang w:val="en-GB"/>
              </w:rPr>
              <w:t>at</w:t>
            </w:r>
            <w:r w:rsidRPr="000136C4">
              <w:rPr>
                <w:spacing w:val="-2"/>
                <w:sz w:val="20"/>
                <w:szCs w:val="24"/>
                <w:lang w:val="en-GB"/>
              </w:rPr>
              <w:t>i</w:t>
            </w:r>
            <w:r w:rsidRPr="000136C4">
              <w:rPr>
                <w:sz w:val="20"/>
                <w:szCs w:val="24"/>
                <w:lang w:val="en-GB"/>
              </w:rPr>
              <w:t>on</w:t>
            </w:r>
            <w:r w:rsidRPr="000136C4">
              <w:rPr>
                <w:spacing w:val="-9"/>
                <w:sz w:val="20"/>
                <w:szCs w:val="24"/>
                <w:lang w:val="en-GB"/>
              </w:rPr>
              <w:t xml:space="preserve"> </w:t>
            </w:r>
            <w:r w:rsidRPr="000136C4">
              <w:rPr>
                <w:spacing w:val="-1"/>
                <w:sz w:val="20"/>
                <w:szCs w:val="24"/>
                <w:lang w:val="en-GB"/>
              </w:rPr>
              <w:t>P</w:t>
            </w:r>
            <w:r w:rsidRPr="000136C4">
              <w:rPr>
                <w:spacing w:val="2"/>
                <w:sz w:val="20"/>
                <w:szCs w:val="24"/>
                <w:lang w:val="en-GB"/>
              </w:rPr>
              <w:t>a</w:t>
            </w:r>
            <w:r w:rsidRPr="000136C4">
              <w:rPr>
                <w:spacing w:val="-1"/>
                <w:sz w:val="20"/>
                <w:szCs w:val="24"/>
                <w:lang w:val="en-GB"/>
              </w:rPr>
              <w:t>c</w:t>
            </w:r>
            <w:r w:rsidRPr="000136C4">
              <w:rPr>
                <w:spacing w:val="3"/>
                <w:sz w:val="20"/>
                <w:szCs w:val="24"/>
                <w:lang w:val="en-GB"/>
              </w:rPr>
              <w:t>k</w:t>
            </w:r>
            <w:r w:rsidRPr="000136C4">
              <w:rPr>
                <w:sz w:val="20"/>
                <w:szCs w:val="24"/>
                <w:lang w:val="en-GB"/>
              </w:rPr>
              <w:t>a</w:t>
            </w:r>
            <w:r w:rsidRPr="000136C4">
              <w:rPr>
                <w:spacing w:val="-1"/>
                <w:sz w:val="20"/>
                <w:szCs w:val="24"/>
                <w:lang w:val="en-GB"/>
              </w:rPr>
              <w:t>g</w:t>
            </w:r>
            <w:r w:rsidRPr="000136C4">
              <w:rPr>
                <w:sz w:val="20"/>
                <w:szCs w:val="24"/>
                <w:lang w:val="en-GB"/>
              </w:rPr>
              <w:t>e:</w:t>
            </w:r>
            <w:r w:rsidRPr="000136C4">
              <w:rPr>
                <w:spacing w:val="-9"/>
                <w:sz w:val="20"/>
                <w:szCs w:val="24"/>
                <w:lang w:val="en-GB"/>
              </w:rPr>
              <w:t xml:space="preserve"> </w:t>
            </w:r>
            <w:r w:rsidRPr="000136C4">
              <w:rPr>
                <w:sz w:val="20"/>
                <w:szCs w:val="24"/>
                <w:lang w:val="en-GB"/>
              </w:rPr>
              <w:t>According to OAIS, SIPs are information packages that are submitted to the archive by the records-creating authorities.</w:t>
            </w:r>
            <w:r w:rsidRPr="000136C4">
              <w:rPr>
                <w:spacing w:val="-6"/>
                <w:sz w:val="20"/>
                <w:szCs w:val="24"/>
                <w:lang w:val="en-GB"/>
              </w:rPr>
              <w:t xml:space="preserve"> </w:t>
            </w:r>
            <w:r w:rsidRPr="000136C4">
              <w:rPr>
                <w:sz w:val="20"/>
                <w:szCs w:val="24"/>
                <w:lang w:val="en-GB"/>
              </w:rPr>
              <w:t>They contain dig</w:t>
            </w:r>
            <w:r w:rsidRPr="000136C4">
              <w:rPr>
                <w:sz w:val="20"/>
                <w:szCs w:val="24"/>
                <w:lang w:val="en-GB"/>
              </w:rPr>
              <w:t>i</w:t>
            </w:r>
            <w:r w:rsidRPr="000136C4">
              <w:rPr>
                <w:sz w:val="20"/>
                <w:szCs w:val="24"/>
                <w:lang w:val="en-GB"/>
              </w:rPr>
              <w:t>tal documents (primary data and metadata).</w:t>
            </w:r>
          </w:p>
        </w:tc>
      </w:tr>
      <w:tr w:rsidR="009E5ADD" w:rsidRPr="000136C4" w14:paraId="1319C1D9" w14:textId="77777777" w:rsidTr="000E7226">
        <w:trPr>
          <w:cantSplit/>
        </w:trPr>
        <w:tc>
          <w:tcPr>
            <w:tcW w:w="1346" w:type="dxa"/>
            <w:shd w:val="clear" w:color="auto" w:fill="auto"/>
          </w:tcPr>
          <w:p w14:paraId="792BF830" w14:textId="77777777" w:rsidR="009E5ADD" w:rsidRPr="000136C4" w:rsidRDefault="00F9389F" w:rsidP="009E5ADD">
            <w:pPr>
              <w:rPr>
                <w:rFonts w:cs="Arial"/>
                <w:sz w:val="20"/>
                <w:lang w:val="en-GB"/>
              </w:rPr>
            </w:pPr>
            <w:r w:rsidRPr="000136C4">
              <w:rPr>
                <w:rFonts w:cs="Arial"/>
                <w:sz w:val="20"/>
                <w:lang w:val="en-GB"/>
              </w:rPr>
              <w:t>Tables</w:t>
            </w:r>
          </w:p>
        </w:tc>
        <w:tc>
          <w:tcPr>
            <w:tcW w:w="7865" w:type="dxa"/>
            <w:shd w:val="clear" w:color="auto" w:fill="auto"/>
            <w:vAlign w:val="center"/>
          </w:tcPr>
          <w:p w14:paraId="26DD4E83" w14:textId="77777777" w:rsidR="009E5ADD" w:rsidRPr="000136C4" w:rsidRDefault="00F9389F" w:rsidP="00B94D85">
            <w:pPr>
              <w:rPr>
                <w:rFonts w:cs="Arial"/>
                <w:sz w:val="20"/>
                <w:lang w:val="en-GB"/>
              </w:rPr>
            </w:pPr>
            <w:r w:rsidRPr="000136C4">
              <w:rPr>
                <w:sz w:val="20"/>
                <w:szCs w:val="24"/>
                <w:lang w:val="en-GB"/>
              </w:rPr>
              <w:t>Tables consist of a table definition with fields that assign a name and type to each co</w:t>
            </w:r>
            <w:r w:rsidRPr="000136C4">
              <w:rPr>
                <w:sz w:val="20"/>
                <w:szCs w:val="24"/>
                <w:lang w:val="en-GB"/>
              </w:rPr>
              <w:t>l</w:t>
            </w:r>
            <w:r w:rsidRPr="000136C4">
              <w:rPr>
                <w:sz w:val="20"/>
                <w:szCs w:val="24"/>
                <w:lang w:val="en-GB"/>
              </w:rPr>
              <w:t>umn in the table, datasets that contain the actual table data, an optional primary key, foreign keys that ensure referential integrity, candidate keys that serve to identify a d</w:t>
            </w:r>
            <w:r w:rsidRPr="000136C4">
              <w:rPr>
                <w:sz w:val="20"/>
                <w:szCs w:val="24"/>
                <w:lang w:val="en-GB"/>
              </w:rPr>
              <w:t>a</w:t>
            </w:r>
            <w:r w:rsidRPr="000136C4">
              <w:rPr>
                <w:sz w:val="20"/>
                <w:szCs w:val="24"/>
                <w:lang w:val="en-GB"/>
              </w:rPr>
              <w:t>taset, and constraints that guarantee consistency.</w:t>
            </w:r>
            <w:r w:rsidRPr="000136C4">
              <w:rPr>
                <w:spacing w:val="-11"/>
                <w:sz w:val="20"/>
                <w:szCs w:val="24"/>
                <w:lang w:val="en-GB"/>
              </w:rPr>
              <w:t xml:space="preserve"> </w:t>
            </w:r>
            <w:r w:rsidRPr="000136C4">
              <w:rPr>
                <w:sz w:val="20"/>
                <w:szCs w:val="24"/>
                <w:lang w:val="en-GB"/>
              </w:rPr>
              <w:t>Triggers may optionally be defined for a table.</w:t>
            </w:r>
          </w:p>
        </w:tc>
      </w:tr>
      <w:tr w:rsidR="00B75217" w:rsidRPr="000136C4" w14:paraId="78F51892" w14:textId="77777777" w:rsidTr="000E7226">
        <w:trPr>
          <w:cantSplit/>
        </w:trPr>
        <w:tc>
          <w:tcPr>
            <w:tcW w:w="1346" w:type="dxa"/>
            <w:shd w:val="clear" w:color="auto" w:fill="auto"/>
          </w:tcPr>
          <w:p w14:paraId="5E2E5588" w14:textId="77777777" w:rsidR="00B75217" w:rsidRPr="000136C4" w:rsidRDefault="00B75217" w:rsidP="009E5ADD">
            <w:pPr>
              <w:rPr>
                <w:rFonts w:cs="Arial"/>
                <w:sz w:val="20"/>
                <w:lang w:val="en-GB"/>
              </w:rPr>
            </w:pPr>
            <w:r w:rsidRPr="000136C4">
              <w:rPr>
                <w:rFonts w:cs="Arial"/>
                <w:sz w:val="20"/>
                <w:lang w:val="en-GB"/>
              </w:rPr>
              <w:t>UTF</w:t>
            </w:r>
          </w:p>
        </w:tc>
        <w:tc>
          <w:tcPr>
            <w:tcW w:w="7865" w:type="dxa"/>
            <w:shd w:val="clear" w:color="auto" w:fill="auto"/>
            <w:vAlign w:val="center"/>
          </w:tcPr>
          <w:p w14:paraId="329428FC" w14:textId="77777777" w:rsidR="00B75217" w:rsidRPr="000136C4" w:rsidRDefault="00B75217" w:rsidP="009E5ADD">
            <w:pPr>
              <w:rPr>
                <w:rFonts w:cs="Arial"/>
                <w:sz w:val="20"/>
                <w:lang w:val="en-GB"/>
              </w:rPr>
            </w:pPr>
            <w:r w:rsidRPr="000136C4">
              <w:rPr>
                <w:rFonts w:cs="Arial"/>
                <w:sz w:val="20"/>
                <w:lang w:val="en-GB"/>
              </w:rPr>
              <w:t>Unicode Transformation Format</w:t>
            </w:r>
          </w:p>
        </w:tc>
      </w:tr>
      <w:tr w:rsidR="009E5ADD" w:rsidRPr="002C4319" w14:paraId="78CE9BCE" w14:textId="77777777" w:rsidTr="000E7226">
        <w:trPr>
          <w:cantSplit/>
        </w:trPr>
        <w:tc>
          <w:tcPr>
            <w:tcW w:w="1346" w:type="dxa"/>
            <w:shd w:val="clear" w:color="auto" w:fill="auto"/>
          </w:tcPr>
          <w:p w14:paraId="6DBC8EC0" w14:textId="77777777" w:rsidR="009E5ADD" w:rsidRPr="000136C4" w:rsidRDefault="009E5ADD" w:rsidP="009E5ADD">
            <w:pPr>
              <w:rPr>
                <w:rFonts w:cs="Arial"/>
                <w:sz w:val="20"/>
                <w:lang w:val="en-GB"/>
              </w:rPr>
            </w:pPr>
            <w:r w:rsidRPr="000136C4">
              <w:rPr>
                <w:rFonts w:cs="Arial"/>
                <w:sz w:val="20"/>
                <w:lang w:val="en-GB"/>
              </w:rPr>
              <w:t>Views</w:t>
            </w:r>
          </w:p>
        </w:tc>
        <w:tc>
          <w:tcPr>
            <w:tcW w:w="7865" w:type="dxa"/>
            <w:shd w:val="clear" w:color="auto" w:fill="auto"/>
            <w:vAlign w:val="center"/>
          </w:tcPr>
          <w:p w14:paraId="75BD435F" w14:textId="77777777" w:rsidR="009E5ADD" w:rsidRPr="000136C4" w:rsidRDefault="00F9389F" w:rsidP="009E5ADD">
            <w:pPr>
              <w:rPr>
                <w:rFonts w:cs="Arial"/>
                <w:sz w:val="20"/>
                <w:lang w:val="en-GB"/>
              </w:rPr>
            </w:pPr>
            <w:r w:rsidRPr="000136C4">
              <w:rPr>
                <w:sz w:val="20"/>
                <w:szCs w:val="24"/>
                <w:lang w:val="en-GB"/>
              </w:rPr>
              <w:t>Views are standard queries stored in the database.</w:t>
            </w:r>
            <w:r w:rsidRPr="000136C4">
              <w:rPr>
                <w:spacing w:val="-15"/>
                <w:sz w:val="20"/>
                <w:szCs w:val="24"/>
                <w:lang w:val="en-GB"/>
              </w:rPr>
              <w:t xml:space="preserve"> </w:t>
            </w:r>
            <w:r w:rsidRPr="000136C4">
              <w:rPr>
                <w:sz w:val="20"/>
                <w:szCs w:val="24"/>
                <w:lang w:val="en-GB"/>
              </w:rPr>
              <w:t>The query result is a table that also contains fields and data sets</w:t>
            </w:r>
            <w:r w:rsidR="009E5ADD" w:rsidRPr="000136C4">
              <w:rPr>
                <w:rFonts w:cs="Arial"/>
                <w:sz w:val="20"/>
                <w:lang w:val="en-GB"/>
              </w:rPr>
              <w:t xml:space="preserve">. </w:t>
            </w:r>
          </w:p>
        </w:tc>
      </w:tr>
      <w:tr w:rsidR="009A38CB" w:rsidRPr="000136C4" w14:paraId="3BED35D6" w14:textId="77777777" w:rsidTr="000E7226">
        <w:trPr>
          <w:cantSplit/>
        </w:trPr>
        <w:tc>
          <w:tcPr>
            <w:tcW w:w="1346" w:type="dxa"/>
            <w:shd w:val="clear" w:color="auto" w:fill="auto"/>
          </w:tcPr>
          <w:p w14:paraId="293C1743" w14:textId="77777777" w:rsidR="009A38CB" w:rsidRPr="000136C4" w:rsidRDefault="009A38CB" w:rsidP="009E5ADD">
            <w:pPr>
              <w:rPr>
                <w:rFonts w:cs="Arial"/>
                <w:sz w:val="20"/>
                <w:lang w:val="en-GB"/>
              </w:rPr>
            </w:pPr>
            <w:r w:rsidRPr="000136C4">
              <w:rPr>
                <w:rFonts w:cs="Arial"/>
                <w:sz w:val="20"/>
                <w:lang w:val="en-GB"/>
              </w:rPr>
              <w:t>XSD</w:t>
            </w:r>
          </w:p>
        </w:tc>
        <w:tc>
          <w:tcPr>
            <w:tcW w:w="7865" w:type="dxa"/>
            <w:shd w:val="clear" w:color="auto" w:fill="auto"/>
            <w:vAlign w:val="center"/>
          </w:tcPr>
          <w:p w14:paraId="01552EB3" w14:textId="77777777" w:rsidR="009A38CB" w:rsidRPr="000136C4" w:rsidRDefault="009A38CB" w:rsidP="009E5ADD">
            <w:pPr>
              <w:rPr>
                <w:rFonts w:cs="Arial"/>
                <w:sz w:val="20"/>
                <w:lang w:val="en-GB"/>
              </w:rPr>
            </w:pPr>
            <w:r w:rsidRPr="000136C4">
              <w:rPr>
                <w:rFonts w:cs="Arial"/>
                <w:sz w:val="20"/>
                <w:lang w:val="en-GB"/>
              </w:rPr>
              <w:t>XML Schema Definition</w:t>
            </w:r>
          </w:p>
        </w:tc>
      </w:tr>
    </w:tbl>
    <w:p w14:paraId="16371E0D" w14:textId="77777777" w:rsidR="007D7F09" w:rsidRPr="000136C4" w:rsidRDefault="007D7F09" w:rsidP="007D7F09">
      <w:pPr>
        <w:pStyle w:val="Textkrper"/>
        <w:rPr>
          <w:lang w:val="en-GB"/>
        </w:rPr>
      </w:pPr>
      <w:bookmarkStart w:id="109" w:name="_Toc264549070"/>
    </w:p>
    <w:p w14:paraId="5B88865A" w14:textId="77777777" w:rsidR="008859D6" w:rsidRPr="000136C4" w:rsidRDefault="00F9389F" w:rsidP="00EF7B08">
      <w:pPr>
        <w:pStyle w:val="Anhang"/>
        <w:rPr>
          <w:lang w:val="en-GB"/>
        </w:rPr>
      </w:pPr>
      <w:bookmarkStart w:id="110" w:name="_Toc423960752"/>
      <w:r w:rsidRPr="000136C4">
        <w:rPr>
          <w:lang w:val="en-GB"/>
        </w:rPr>
        <w:lastRenderedPageBreak/>
        <w:t>Appendix C – List of Standards Used</w:t>
      </w:r>
      <w:bookmarkEnd w:id="110"/>
    </w:p>
    <w:tbl>
      <w:tblPr>
        <w:tblW w:w="0" w:type="auto"/>
        <w:tblLayout w:type="fixed"/>
        <w:tblLook w:val="04A0" w:firstRow="1" w:lastRow="0" w:firstColumn="1" w:lastColumn="0" w:noHBand="0" w:noVBand="1"/>
      </w:tblPr>
      <w:tblGrid>
        <w:gridCol w:w="1384"/>
        <w:gridCol w:w="7903"/>
      </w:tblGrid>
      <w:tr w:rsidR="00BF1AB2" w:rsidRPr="000136C4" w14:paraId="3E2860C8" w14:textId="77777777" w:rsidTr="005A4D5A">
        <w:tc>
          <w:tcPr>
            <w:tcW w:w="1384" w:type="dxa"/>
          </w:tcPr>
          <w:p w14:paraId="1F971C4A" w14:textId="77777777" w:rsidR="00BF1AB2" w:rsidRPr="000136C4" w:rsidRDefault="00BF1AB2">
            <w:pPr>
              <w:pStyle w:val="Textkrper"/>
              <w:rPr>
                <w:sz w:val="20"/>
                <w:lang w:val="en-GB"/>
              </w:rPr>
            </w:pPr>
            <w:r w:rsidRPr="000136C4">
              <w:rPr>
                <w:sz w:val="20"/>
                <w:lang w:val="en-GB"/>
              </w:rPr>
              <w:t>eCH-0150</w:t>
            </w:r>
          </w:p>
        </w:tc>
        <w:tc>
          <w:tcPr>
            <w:tcW w:w="7903" w:type="dxa"/>
          </w:tcPr>
          <w:p w14:paraId="03250473" w14:textId="77777777" w:rsidR="00BF1AB2" w:rsidRPr="000136C4" w:rsidRDefault="00BF1AB2" w:rsidP="00BF1AB2">
            <w:pPr>
              <w:pStyle w:val="Textkrper"/>
              <w:rPr>
                <w:sz w:val="20"/>
                <w:lang w:val="en-GB"/>
              </w:rPr>
            </w:pPr>
            <w:r w:rsidRPr="000136C4">
              <w:rPr>
                <w:sz w:val="20"/>
                <w:lang w:val="en-GB"/>
              </w:rPr>
              <w:t>eCH-0150 Change und Release Management von eCH-Standards</w:t>
            </w:r>
            <w:r w:rsidRPr="000136C4">
              <w:rPr>
                <w:sz w:val="20"/>
                <w:lang w:val="en-GB"/>
              </w:rPr>
              <w:br/>
            </w:r>
            <w:hyperlink r:id="rId22" w:history="1">
              <w:r w:rsidRPr="000136C4">
                <w:rPr>
                  <w:rStyle w:val="Hyperlink"/>
                  <w:rFonts w:ascii="Arial" w:hAnsi="Arial"/>
                  <w:lang w:val="en-GB"/>
                </w:rPr>
                <w:t>http://www.ech.ch/</w:t>
              </w:r>
            </w:hyperlink>
          </w:p>
        </w:tc>
      </w:tr>
      <w:tr w:rsidR="00240959" w:rsidRPr="002C4319" w14:paraId="0BB1157B" w14:textId="77777777" w:rsidTr="005A4D5A">
        <w:tc>
          <w:tcPr>
            <w:tcW w:w="1384" w:type="dxa"/>
          </w:tcPr>
          <w:p w14:paraId="2E15AA8E" w14:textId="77777777" w:rsidR="00240959" w:rsidRPr="000136C4" w:rsidRDefault="00240959" w:rsidP="00274A61">
            <w:pPr>
              <w:pStyle w:val="Textkrper"/>
              <w:rPr>
                <w:sz w:val="20"/>
                <w:lang w:val="en-GB"/>
              </w:rPr>
            </w:pPr>
            <w:r w:rsidRPr="000136C4">
              <w:rPr>
                <w:sz w:val="20"/>
                <w:lang w:val="en-GB"/>
              </w:rPr>
              <w:t>SQL:</w:t>
            </w:r>
            <w:r w:rsidR="00274A61">
              <w:rPr>
                <w:sz w:val="20"/>
                <w:lang w:val="en-GB"/>
              </w:rPr>
              <w:t>2008</w:t>
            </w:r>
          </w:p>
        </w:tc>
        <w:tc>
          <w:tcPr>
            <w:tcW w:w="7903" w:type="dxa"/>
          </w:tcPr>
          <w:p w14:paraId="103CE886" w14:textId="77777777" w:rsidR="00240959" w:rsidRPr="000136C4" w:rsidRDefault="009F78FE" w:rsidP="00274A61">
            <w:pPr>
              <w:pStyle w:val="Textkrper"/>
              <w:rPr>
                <w:sz w:val="20"/>
                <w:lang w:val="en-GB"/>
              </w:rPr>
            </w:pPr>
            <w:r w:rsidRPr="000136C4">
              <w:rPr>
                <w:sz w:val="20"/>
                <w:lang w:val="en-GB"/>
              </w:rPr>
              <w:t>ISO/IEC 9075(1-4,9-11,13,14):20</w:t>
            </w:r>
            <w:r w:rsidR="00274A61">
              <w:rPr>
                <w:sz w:val="20"/>
                <w:lang w:val="en-GB"/>
              </w:rPr>
              <w:t>08</w:t>
            </w:r>
            <w:r w:rsidRPr="000136C4">
              <w:rPr>
                <w:sz w:val="20"/>
                <w:lang w:val="en-GB"/>
              </w:rPr>
              <w:t>: Information technology -- Database languages – SQL</w:t>
            </w:r>
            <w:r w:rsidRPr="000136C4">
              <w:rPr>
                <w:sz w:val="20"/>
                <w:lang w:val="en-GB"/>
              </w:rPr>
              <w:br/>
            </w:r>
            <w:hyperlink r:id="rId23" w:history="1">
              <w:r w:rsidR="000B2F37" w:rsidRPr="000136C4">
                <w:rPr>
                  <w:rStyle w:val="Hyperlink"/>
                  <w:rFonts w:ascii="Arial" w:hAnsi="Arial"/>
                  <w:sz w:val="18"/>
                  <w:lang w:val="en-GB"/>
                </w:rPr>
                <w:t>http://www.iso.org/iso/home/store/catalogue_ics/catalogue_detail_ics.htm?csnumber=53681</w:t>
              </w:r>
            </w:hyperlink>
          </w:p>
        </w:tc>
      </w:tr>
      <w:tr w:rsidR="00240959" w:rsidRPr="002C4319" w14:paraId="00640AC8" w14:textId="77777777" w:rsidTr="005A4D5A">
        <w:tc>
          <w:tcPr>
            <w:tcW w:w="1384" w:type="dxa"/>
          </w:tcPr>
          <w:p w14:paraId="2391B706" w14:textId="77777777" w:rsidR="00240959" w:rsidRPr="000136C4" w:rsidRDefault="00240959">
            <w:pPr>
              <w:pStyle w:val="Textkrper"/>
              <w:rPr>
                <w:sz w:val="20"/>
                <w:lang w:val="en-GB"/>
              </w:rPr>
            </w:pPr>
            <w:r w:rsidRPr="000136C4">
              <w:rPr>
                <w:sz w:val="20"/>
                <w:lang w:val="en-GB"/>
              </w:rPr>
              <w:t>Unicode</w:t>
            </w:r>
          </w:p>
        </w:tc>
        <w:tc>
          <w:tcPr>
            <w:tcW w:w="7903" w:type="dxa"/>
          </w:tcPr>
          <w:p w14:paraId="28272285" w14:textId="77777777" w:rsidR="00240959" w:rsidRPr="000136C4" w:rsidRDefault="007D7F09" w:rsidP="00F9389F">
            <w:pPr>
              <w:pStyle w:val="Textkrper"/>
              <w:rPr>
                <w:sz w:val="20"/>
                <w:lang w:val="en-GB"/>
              </w:rPr>
            </w:pPr>
            <w:r w:rsidRPr="000136C4">
              <w:rPr>
                <w:sz w:val="20"/>
                <w:lang w:val="en-GB"/>
              </w:rPr>
              <w:t>Unicode 6.1.0</w:t>
            </w:r>
            <w:r w:rsidRPr="000136C4">
              <w:rPr>
                <w:sz w:val="20"/>
                <w:lang w:val="en-GB"/>
              </w:rPr>
              <w:br/>
              <w:t>Unicode, Inc.</w:t>
            </w:r>
            <w:r w:rsidRPr="000136C4">
              <w:rPr>
                <w:sz w:val="20"/>
                <w:lang w:val="en-GB"/>
              </w:rPr>
              <w:br/>
            </w:r>
            <w:hyperlink r:id="rId24" w:history="1">
              <w:r w:rsidRPr="000136C4">
                <w:rPr>
                  <w:rStyle w:val="Hyperlink"/>
                  <w:rFonts w:ascii="Arial" w:hAnsi="Arial"/>
                  <w:lang w:val="en-GB"/>
                </w:rPr>
                <w:t>http://www.unicode.org/versions/Unicode6.1.0/</w:t>
              </w:r>
            </w:hyperlink>
            <w:r w:rsidRPr="000136C4">
              <w:rPr>
                <w:sz w:val="20"/>
                <w:lang w:val="en-GB"/>
              </w:rPr>
              <w:t xml:space="preserve"> </w:t>
            </w:r>
            <w:r w:rsidRPr="000136C4">
              <w:rPr>
                <w:sz w:val="20"/>
                <w:lang w:val="en-GB"/>
              </w:rPr>
              <w:br/>
              <w:t>(</w:t>
            </w:r>
            <w:r w:rsidR="00F9389F" w:rsidRPr="000136C4">
              <w:rPr>
                <w:sz w:val="20"/>
                <w:lang w:val="en-GB"/>
              </w:rPr>
              <w:t>corresponds to</w:t>
            </w:r>
            <w:r w:rsidRPr="000136C4">
              <w:rPr>
                <w:sz w:val="20"/>
                <w:lang w:val="en-GB"/>
              </w:rPr>
              <w:t xml:space="preserve"> </w:t>
            </w:r>
            <w:r w:rsidR="009F78FE" w:rsidRPr="000136C4">
              <w:rPr>
                <w:sz w:val="20"/>
                <w:lang w:val="en-GB"/>
              </w:rPr>
              <w:t>ISO/IEC 10646:2012: Information technology -- Universal Coded Character Set (UCS)</w:t>
            </w:r>
            <w:r w:rsidR="009F78FE" w:rsidRPr="000136C4">
              <w:rPr>
                <w:sz w:val="20"/>
                <w:lang w:val="en-GB"/>
              </w:rPr>
              <w:br/>
            </w:r>
            <w:hyperlink r:id="rId25" w:history="1">
              <w:r w:rsidR="009F78FE" w:rsidRPr="000136C4">
                <w:rPr>
                  <w:rStyle w:val="Hyperlink"/>
                  <w:rFonts w:ascii="Arial" w:hAnsi="Arial"/>
                  <w:sz w:val="18"/>
                  <w:lang w:val="en-GB"/>
                </w:rPr>
                <w:t>http://www.iso.org/iso/home/store/catalogue_tc/catalogue_detail.htm?csnumber=56921</w:t>
              </w:r>
            </w:hyperlink>
            <w:r w:rsidRPr="000136C4">
              <w:rPr>
                <w:sz w:val="20"/>
                <w:lang w:val="en-GB"/>
              </w:rPr>
              <w:t>)</w:t>
            </w:r>
          </w:p>
        </w:tc>
      </w:tr>
      <w:tr w:rsidR="00240959" w:rsidRPr="002C4319" w14:paraId="14C7757D" w14:textId="77777777" w:rsidTr="005A4D5A">
        <w:tc>
          <w:tcPr>
            <w:tcW w:w="1384" w:type="dxa"/>
          </w:tcPr>
          <w:p w14:paraId="18FE528E" w14:textId="77777777" w:rsidR="00240959" w:rsidRPr="000136C4" w:rsidRDefault="00240959">
            <w:pPr>
              <w:pStyle w:val="Textkrper"/>
              <w:rPr>
                <w:sz w:val="20"/>
                <w:lang w:val="en-GB"/>
              </w:rPr>
            </w:pPr>
            <w:r w:rsidRPr="000136C4">
              <w:rPr>
                <w:sz w:val="20"/>
                <w:lang w:val="en-GB"/>
              </w:rPr>
              <w:t>XML</w:t>
            </w:r>
          </w:p>
        </w:tc>
        <w:tc>
          <w:tcPr>
            <w:tcW w:w="7903" w:type="dxa"/>
          </w:tcPr>
          <w:p w14:paraId="6FB1D864" w14:textId="77777777" w:rsidR="00240959" w:rsidRPr="000136C4" w:rsidRDefault="00240959" w:rsidP="00F9389F">
            <w:pPr>
              <w:pStyle w:val="Textkrper"/>
              <w:rPr>
                <w:sz w:val="20"/>
                <w:lang w:val="en-GB"/>
              </w:rPr>
            </w:pPr>
            <w:r w:rsidRPr="000136C4">
              <w:rPr>
                <w:sz w:val="20"/>
                <w:lang w:val="en-GB"/>
              </w:rPr>
              <w:t>Extensible Markup Language (XML), 1.1 (Second Edition)</w:t>
            </w:r>
            <w:r w:rsidRPr="000136C4">
              <w:rPr>
                <w:sz w:val="20"/>
                <w:lang w:val="en-GB"/>
              </w:rPr>
              <w:br/>
              <w:t>W3C Recommendation 16 August 2006, edited in place 29 September 2006</w:t>
            </w:r>
            <w:r w:rsidRPr="000136C4">
              <w:rPr>
                <w:sz w:val="20"/>
                <w:lang w:val="en-GB"/>
              </w:rPr>
              <w:br/>
            </w:r>
            <w:hyperlink r:id="rId26" w:history="1">
              <w:r w:rsidRPr="000136C4">
                <w:rPr>
                  <w:rStyle w:val="Hyperlink"/>
                  <w:rFonts w:ascii="Arial" w:hAnsi="Arial"/>
                  <w:sz w:val="18"/>
                  <w:lang w:val="en-GB"/>
                </w:rPr>
                <w:t>http://www.w3.org/TR/2006/REC-xml11-20060816/</w:t>
              </w:r>
            </w:hyperlink>
            <w:r w:rsidR="007D7F09" w:rsidRPr="000136C4">
              <w:rPr>
                <w:sz w:val="18"/>
                <w:lang w:val="en-GB"/>
              </w:rPr>
              <w:br/>
            </w:r>
            <w:r w:rsidR="007D7F09" w:rsidRPr="000136C4">
              <w:rPr>
                <w:sz w:val="20"/>
                <w:lang w:val="en-GB"/>
              </w:rPr>
              <w:t>(</w:t>
            </w:r>
            <w:r w:rsidR="00F9389F" w:rsidRPr="000136C4">
              <w:rPr>
                <w:sz w:val="20"/>
                <w:lang w:val="en-GB"/>
              </w:rPr>
              <w:t>corresponds to</w:t>
            </w:r>
            <w:r w:rsidR="007D7F09" w:rsidRPr="000136C4">
              <w:rPr>
                <w:sz w:val="20"/>
                <w:lang w:val="en-GB"/>
              </w:rPr>
              <w:t xml:space="preserve"> ISO/IEC 19503:2005: Information technology -- XML Metadata Inte</w:t>
            </w:r>
            <w:r w:rsidR="007D7F09" w:rsidRPr="000136C4">
              <w:rPr>
                <w:sz w:val="20"/>
                <w:lang w:val="en-GB"/>
              </w:rPr>
              <w:t>r</w:t>
            </w:r>
            <w:r w:rsidR="007D7F09" w:rsidRPr="000136C4">
              <w:rPr>
                <w:sz w:val="20"/>
                <w:lang w:val="en-GB"/>
              </w:rPr>
              <w:t xml:space="preserve">change (XMI), </w:t>
            </w:r>
            <w:hyperlink r:id="rId27" w:history="1">
              <w:r w:rsidR="007D7F09" w:rsidRPr="000136C4">
                <w:rPr>
                  <w:rStyle w:val="Hyperlink"/>
                  <w:rFonts w:ascii="Arial" w:hAnsi="Arial"/>
                  <w:sz w:val="18"/>
                  <w:lang w:val="en-GB"/>
                </w:rPr>
                <w:t>http://www.iso.org/iso/home/store/catalogue_tc/catalogue_detail.htm?csnumber=32622</w:t>
              </w:r>
            </w:hyperlink>
            <w:r w:rsidR="007D7F09" w:rsidRPr="000136C4">
              <w:rPr>
                <w:sz w:val="20"/>
                <w:lang w:val="en-GB"/>
              </w:rPr>
              <w:t>)</w:t>
            </w:r>
          </w:p>
        </w:tc>
      </w:tr>
      <w:tr w:rsidR="00240959" w:rsidRPr="000136C4" w14:paraId="1119C535" w14:textId="77777777" w:rsidTr="005A4D5A">
        <w:tc>
          <w:tcPr>
            <w:tcW w:w="1384" w:type="dxa"/>
          </w:tcPr>
          <w:p w14:paraId="42F2FD86" w14:textId="77777777" w:rsidR="00240959" w:rsidRPr="000136C4" w:rsidRDefault="00240959">
            <w:pPr>
              <w:pStyle w:val="Textkrper"/>
              <w:rPr>
                <w:sz w:val="20"/>
                <w:lang w:val="en-GB"/>
              </w:rPr>
            </w:pPr>
            <w:r w:rsidRPr="000136C4">
              <w:rPr>
                <w:sz w:val="20"/>
                <w:lang w:val="en-GB"/>
              </w:rPr>
              <w:t>ZIP</w:t>
            </w:r>
          </w:p>
        </w:tc>
        <w:tc>
          <w:tcPr>
            <w:tcW w:w="7903" w:type="dxa"/>
          </w:tcPr>
          <w:p w14:paraId="7EF4D199" w14:textId="77777777" w:rsidR="009F78FE" w:rsidRPr="000136C4" w:rsidRDefault="00240959" w:rsidP="009F78FE">
            <w:pPr>
              <w:pStyle w:val="Textkrper"/>
              <w:rPr>
                <w:sz w:val="20"/>
                <w:lang w:val="en-GB"/>
              </w:rPr>
            </w:pPr>
            <w:r w:rsidRPr="000136C4">
              <w:rPr>
                <w:sz w:val="20"/>
                <w:lang w:val="en-GB"/>
              </w:rPr>
              <w:t>ZIP File Format Specification</w:t>
            </w:r>
            <w:r w:rsidR="009F78FE" w:rsidRPr="000136C4">
              <w:rPr>
                <w:sz w:val="20"/>
                <w:lang w:val="en-GB"/>
              </w:rPr>
              <w:t>, Version 6.3.3</w:t>
            </w:r>
            <w:r w:rsidR="009F78FE" w:rsidRPr="000136C4">
              <w:rPr>
                <w:sz w:val="20"/>
                <w:lang w:val="en-GB"/>
              </w:rPr>
              <w:br/>
              <w:t>September 1, 2012</w:t>
            </w:r>
            <w:r w:rsidR="009F78FE" w:rsidRPr="000136C4">
              <w:rPr>
                <w:sz w:val="20"/>
                <w:lang w:val="en-GB"/>
              </w:rPr>
              <w:br/>
              <w:t>PKWARE Inc.</w:t>
            </w:r>
            <w:r w:rsidR="009F78FE" w:rsidRPr="000136C4">
              <w:rPr>
                <w:sz w:val="20"/>
                <w:lang w:val="en-GB"/>
              </w:rPr>
              <w:br/>
            </w:r>
            <w:hyperlink r:id="rId28" w:history="1">
              <w:r w:rsidR="009F78FE" w:rsidRPr="000136C4">
                <w:rPr>
                  <w:rStyle w:val="Hyperlink"/>
                  <w:rFonts w:ascii="Arial" w:hAnsi="Arial"/>
                  <w:sz w:val="18"/>
                  <w:lang w:val="en-GB"/>
                </w:rPr>
                <w:t>http://www.pkware.com/documents/casestudies/APPNOTE.TXT</w:t>
              </w:r>
            </w:hyperlink>
          </w:p>
        </w:tc>
      </w:tr>
      <w:tr w:rsidR="009628F0" w:rsidRPr="002C4319" w14:paraId="56B2B905" w14:textId="77777777" w:rsidTr="005A4D5A">
        <w:tc>
          <w:tcPr>
            <w:tcW w:w="1384" w:type="dxa"/>
          </w:tcPr>
          <w:p w14:paraId="24AF4804" w14:textId="77777777" w:rsidR="009628F0" w:rsidRPr="000136C4" w:rsidRDefault="009628F0">
            <w:pPr>
              <w:pStyle w:val="Textkrper"/>
              <w:rPr>
                <w:sz w:val="20"/>
                <w:lang w:val="en-GB"/>
              </w:rPr>
            </w:pPr>
            <w:r>
              <w:rPr>
                <w:lang w:val="en-GB"/>
              </w:rPr>
              <w:t>RFC 1738</w:t>
            </w:r>
          </w:p>
        </w:tc>
        <w:tc>
          <w:tcPr>
            <w:tcW w:w="7903" w:type="dxa"/>
          </w:tcPr>
          <w:p w14:paraId="736A790C" w14:textId="77777777" w:rsidR="009628F0" w:rsidRPr="000136C4" w:rsidRDefault="009628F0" w:rsidP="009628F0">
            <w:pPr>
              <w:pStyle w:val="Textkrper"/>
              <w:rPr>
                <w:sz w:val="20"/>
                <w:lang w:val="en-GB"/>
              </w:rPr>
            </w:pPr>
            <w:r>
              <w:rPr>
                <w:lang w:val="en-GB"/>
              </w:rPr>
              <w:t>URL specification – in particular the “file:” URL/URI</w:t>
            </w:r>
            <w:r>
              <w:rPr>
                <w:lang w:val="en-GB"/>
              </w:rPr>
              <w:br/>
            </w:r>
            <w:hyperlink r:id="rId29" w:history="1">
              <w:r w:rsidRPr="00397E33">
                <w:rPr>
                  <w:rStyle w:val="Hyperlink"/>
                  <w:rFonts w:ascii="Arial" w:hAnsi="Arial"/>
                  <w:sz w:val="22"/>
                  <w:lang w:val="en-GB"/>
                </w:rPr>
                <w:t>https://www.ietf.org/rfc/rfc1738.txt</w:t>
              </w:r>
            </w:hyperlink>
          </w:p>
        </w:tc>
      </w:tr>
      <w:tr w:rsidR="009628F0" w:rsidRPr="009628F0" w14:paraId="6EDE362F" w14:textId="77777777" w:rsidTr="005A4D5A">
        <w:tc>
          <w:tcPr>
            <w:tcW w:w="1384" w:type="dxa"/>
          </w:tcPr>
          <w:p w14:paraId="2170D1CE" w14:textId="77777777" w:rsidR="009628F0" w:rsidRDefault="009628F0">
            <w:pPr>
              <w:pStyle w:val="Textkrper"/>
              <w:rPr>
                <w:lang w:val="en-GB"/>
              </w:rPr>
            </w:pPr>
            <w:r>
              <w:rPr>
                <w:lang w:val="en-GB"/>
              </w:rPr>
              <w:t>RFC 1951</w:t>
            </w:r>
          </w:p>
        </w:tc>
        <w:tc>
          <w:tcPr>
            <w:tcW w:w="7903" w:type="dxa"/>
          </w:tcPr>
          <w:p w14:paraId="002D8F47" w14:textId="77777777" w:rsidR="009628F0" w:rsidRDefault="009628F0" w:rsidP="009628F0">
            <w:pPr>
              <w:pStyle w:val="Textkrper"/>
              <w:rPr>
                <w:lang w:val="en-GB"/>
              </w:rPr>
            </w:pPr>
            <w:r>
              <w:rPr>
                <w:lang w:val="en-GB"/>
              </w:rPr>
              <w:t>Specification of the “deflate” algorithm.</w:t>
            </w:r>
            <w:r>
              <w:rPr>
                <w:lang w:val="en-GB"/>
              </w:rPr>
              <w:br/>
            </w:r>
            <w:hyperlink r:id="rId30" w:history="1">
              <w:r w:rsidRPr="00397E33">
                <w:rPr>
                  <w:rStyle w:val="Hyperlink"/>
                  <w:rFonts w:ascii="Arial" w:hAnsi="Arial"/>
                  <w:sz w:val="22"/>
                  <w:lang w:val="en-GB"/>
                </w:rPr>
                <w:t>https://www.ietf.org/rfc/rfc1951.txt</w:t>
              </w:r>
            </w:hyperlink>
            <w:r>
              <w:rPr>
                <w:lang w:val="en-GB"/>
              </w:rPr>
              <w:t xml:space="preserve"> </w:t>
            </w:r>
          </w:p>
        </w:tc>
      </w:tr>
    </w:tbl>
    <w:p w14:paraId="5DD1AD66" w14:textId="77777777" w:rsidR="003F3EF4" w:rsidRPr="000136C4" w:rsidRDefault="003F3EF4" w:rsidP="008859D6">
      <w:pPr>
        <w:pStyle w:val="Textkrper"/>
        <w:rPr>
          <w:lang w:val="en-GB"/>
        </w:rPr>
      </w:pPr>
    </w:p>
    <w:p w14:paraId="4FF601BD" w14:textId="77777777" w:rsidR="00EF7B08" w:rsidRDefault="000136C4" w:rsidP="00EF7B08">
      <w:pPr>
        <w:pStyle w:val="Anhang"/>
      </w:pPr>
      <w:bookmarkStart w:id="111" w:name="_Toc423960753"/>
      <w:bookmarkEnd w:id="109"/>
      <w:r w:rsidRPr="00F07B9E">
        <w:lastRenderedPageBreak/>
        <w:t>Appendix</w:t>
      </w:r>
      <w:r w:rsidR="00F9389F" w:rsidRPr="00F07B9E">
        <w:t xml:space="preserve"> D – XML Schema Definitions</w:t>
      </w:r>
      <w:bookmarkEnd w:id="111"/>
    </w:p>
    <w:p w14:paraId="2BAD87C7" w14:textId="77777777" w:rsidR="00EF7B08" w:rsidRPr="005B5A97" w:rsidRDefault="00564F7A" w:rsidP="00997013">
      <w:pPr>
        <w:pStyle w:val="FormatvorlageAnhang12Pt"/>
      </w:pPr>
      <w:bookmarkStart w:id="112" w:name="_Toc264549071"/>
      <w:bookmarkStart w:id="113" w:name="_Toc423960754"/>
      <w:r w:rsidRPr="00F07B9E">
        <w:t>D</w:t>
      </w:r>
      <w:r w:rsidR="008E1F65" w:rsidRPr="00F07B9E">
        <w:t xml:space="preserve">.1 </w:t>
      </w:r>
      <w:r w:rsidR="00EF7B08" w:rsidRPr="00F07B9E">
        <w:rPr>
          <w:rFonts w:ascii="Courier New" w:hAnsi="Courier New" w:cs="Courier New"/>
        </w:rPr>
        <w:t>metadata.xsd</w:t>
      </w:r>
      <w:bookmarkEnd w:id="112"/>
      <w:bookmarkEnd w:id="113"/>
    </w:p>
    <w:p w14:paraId="3B3EA826" w14:textId="77777777" w:rsidR="00EF7B08" w:rsidRPr="000136C4" w:rsidRDefault="00F9389F" w:rsidP="00EF7B08">
      <w:pPr>
        <w:rPr>
          <w:rFonts w:cs="Arial"/>
          <w:lang w:val="en-GB"/>
        </w:rPr>
      </w:pPr>
      <w:r w:rsidRPr="000136C4">
        <w:rPr>
          <w:spacing w:val="-1"/>
          <w:szCs w:val="24"/>
          <w:lang w:val="en-GB"/>
        </w:rPr>
        <w:t>The</w:t>
      </w:r>
      <w:r w:rsidRPr="000136C4">
        <w:rPr>
          <w:szCs w:val="24"/>
          <w:lang w:val="en-GB"/>
        </w:rPr>
        <w:t xml:space="preserve"> </w:t>
      </w:r>
      <w:r w:rsidRPr="000136C4">
        <w:rPr>
          <w:spacing w:val="2"/>
          <w:szCs w:val="24"/>
          <w:lang w:val="en-GB"/>
        </w:rPr>
        <w:t>X</w:t>
      </w:r>
      <w:r w:rsidRPr="000136C4">
        <w:rPr>
          <w:spacing w:val="-4"/>
          <w:szCs w:val="24"/>
          <w:lang w:val="en-GB"/>
        </w:rPr>
        <w:t>M</w:t>
      </w:r>
      <w:r w:rsidRPr="000136C4">
        <w:rPr>
          <w:szCs w:val="24"/>
          <w:lang w:val="en-GB"/>
        </w:rPr>
        <w:t>L sch</w:t>
      </w:r>
      <w:r w:rsidRPr="000136C4">
        <w:rPr>
          <w:spacing w:val="-1"/>
          <w:szCs w:val="24"/>
          <w:lang w:val="en-GB"/>
        </w:rPr>
        <w:t>e</w:t>
      </w:r>
      <w:r w:rsidRPr="000136C4">
        <w:rPr>
          <w:spacing w:val="1"/>
          <w:szCs w:val="24"/>
          <w:lang w:val="en-GB"/>
        </w:rPr>
        <w:t>m</w:t>
      </w:r>
      <w:r w:rsidRPr="000136C4">
        <w:rPr>
          <w:szCs w:val="24"/>
          <w:lang w:val="en-GB"/>
        </w:rPr>
        <w:t xml:space="preserve">a </w:t>
      </w:r>
      <w:r w:rsidRPr="000136C4">
        <w:rPr>
          <w:spacing w:val="-1"/>
          <w:szCs w:val="24"/>
          <w:lang w:val="en-GB"/>
        </w:rPr>
        <w:t>d</w:t>
      </w:r>
      <w:r w:rsidRPr="000136C4">
        <w:rPr>
          <w:spacing w:val="-3"/>
          <w:szCs w:val="24"/>
          <w:lang w:val="en-GB"/>
        </w:rPr>
        <w:t>e</w:t>
      </w:r>
      <w:r w:rsidRPr="000136C4">
        <w:rPr>
          <w:spacing w:val="3"/>
          <w:szCs w:val="24"/>
          <w:lang w:val="en-GB"/>
        </w:rPr>
        <w:t>f</w:t>
      </w:r>
      <w:r w:rsidRPr="000136C4">
        <w:rPr>
          <w:spacing w:val="-1"/>
          <w:szCs w:val="24"/>
          <w:lang w:val="en-GB"/>
        </w:rPr>
        <w:t>i</w:t>
      </w:r>
      <w:r w:rsidRPr="000136C4">
        <w:rPr>
          <w:szCs w:val="24"/>
          <w:lang w:val="en-GB"/>
        </w:rPr>
        <w:t>n</w:t>
      </w:r>
      <w:r w:rsidRPr="000136C4">
        <w:rPr>
          <w:spacing w:val="-1"/>
          <w:szCs w:val="24"/>
          <w:lang w:val="en-GB"/>
        </w:rPr>
        <w:t>i</w:t>
      </w:r>
      <w:r w:rsidRPr="000136C4">
        <w:rPr>
          <w:spacing w:val="1"/>
          <w:szCs w:val="24"/>
          <w:lang w:val="en-GB"/>
        </w:rPr>
        <w:t>t</w:t>
      </w:r>
      <w:r w:rsidRPr="000136C4">
        <w:rPr>
          <w:spacing w:val="-3"/>
          <w:szCs w:val="24"/>
          <w:lang w:val="en-GB"/>
        </w:rPr>
        <w:t>i</w:t>
      </w:r>
      <w:r w:rsidRPr="000136C4">
        <w:rPr>
          <w:szCs w:val="24"/>
          <w:lang w:val="en-GB"/>
        </w:rPr>
        <w:t>on</w:t>
      </w:r>
      <w:r w:rsidRPr="000136C4">
        <w:rPr>
          <w:spacing w:val="2"/>
          <w:szCs w:val="24"/>
          <w:lang w:val="en-GB"/>
        </w:rPr>
        <w:t xml:space="preserve"> </w:t>
      </w:r>
      <w:r w:rsidRPr="000136C4">
        <w:rPr>
          <w:rFonts w:ascii="Courier New" w:hAnsi="Courier New"/>
          <w:szCs w:val="24"/>
          <w:lang w:val="en-GB"/>
        </w:rPr>
        <w:t>metadata.xsd</w:t>
      </w:r>
      <w:r w:rsidRPr="000136C4">
        <w:rPr>
          <w:rFonts w:ascii="Courier New" w:hAnsi="Courier New"/>
          <w:spacing w:val="-70"/>
          <w:szCs w:val="24"/>
          <w:lang w:val="en-GB"/>
        </w:rPr>
        <w:t xml:space="preserve"> </w:t>
      </w:r>
      <w:r w:rsidRPr="000136C4">
        <w:rPr>
          <w:szCs w:val="24"/>
          <w:lang w:val="en-GB"/>
        </w:rPr>
        <w:t>d</w:t>
      </w:r>
      <w:r w:rsidRPr="000136C4">
        <w:rPr>
          <w:spacing w:val="-3"/>
          <w:szCs w:val="24"/>
          <w:lang w:val="en-GB"/>
        </w:rPr>
        <w:t>e</w:t>
      </w:r>
      <w:r w:rsidRPr="000136C4">
        <w:rPr>
          <w:spacing w:val="3"/>
          <w:szCs w:val="24"/>
          <w:lang w:val="en-GB"/>
        </w:rPr>
        <w:t>f</w:t>
      </w:r>
      <w:r w:rsidRPr="000136C4">
        <w:rPr>
          <w:spacing w:val="-1"/>
          <w:szCs w:val="24"/>
          <w:lang w:val="en-GB"/>
        </w:rPr>
        <w:t>i</w:t>
      </w:r>
      <w:r w:rsidRPr="000136C4">
        <w:rPr>
          <w:spacing w:val="-3"/>
          <w:szCs w:val="24"/>
          <w:lang w:val="en-GB"/>
        </w:rPr>
        <w:t>nes the structure of the</w:t>
      </w:r>
      <w:r w:rsidRPr="000136C4">
        <w:rPr>
          <w:szCs w:val="24"/>
          <w:lang w:val="en-GB"/>
        </w:rPr>
        <w:t xml:space="preserve"> </w:t>
      </w:r>
      <w:r w:rsidRPr="000136C4">
        <w:rPr>
          <w:rFonts w:ascii="Courier New" w:hAnsi="Courier New"/>
          <w:szCs w:val="24"/>
          <w:lang w:val="en-GB"/>
        </w:rPr>
        <w:t xml:space="preserve">metadata.xml </w:t>
      </w:r>
      <w:r w:rsidRPr="000136C4">
        <w:rPr>
          <w:spacing w:val="-3"/>
          <w:szCs w:val="24"/>
          <w:lang w:val="en-GB"/>
        </w:rPr>
        <w:t>file in the</w:t>
      </w:r>
      <w:r w:rsidRPr="000136C4">
        <w:rPr>
          <w:szCs w:val="24"/>
          <w:lang w:val="en-GB"/>
        </w:rPr>
        <w:t xml:space="preserve"> </w:t>
      </w:r>
      <w:r w:rsidRPr="000136C4">
        <w:rPr>
          <w:rFonts w:ascii="Courier New" w:hAnsi="Courier New"/>
          <w:szCs w:val="24"/>
          <w:lang w:val="en-GB"/>
        </w:rPr>
        <w:t>heade</w:t>
      </w:r>
      <w:r w:rsidRPr="000136C4">
        <w:rPr>
          <w:rFonts w:ascii="Courier New" w:hAnsi="Courier New"/>
          <w:spacing w:val="-1"/>
          <w:szCs w:val="24"/>
          <w:lang w:val="en-GB"/>
        </w:rPr>
        <w:t xml:space="preserve">r/ </w:t>
      </w:r>
      <w:r w:rsidRPr="000136C4">
        <w:rPr>
          <w:spacing w:val="-3"/>
          <w:szCs w:val="24"/>
          <w:lang w:val="en-GB"/>
        </w:rPr>
        <w:t>folder.</w:t>
      </w:r>
    </w:p>
    <w:p w14:paraId="6DC57EE3" w14:textId="77777777" w:rsidR="00EF7B08" w:rsidRDefault="00EF7B08" w:rsidP="00EF7B08">
      <w:pPr>
        <w:rPr>
          <w:rFonts w:cs="Arial"/>
          <w:lang w:val="en-GB"/>
        </w:rPr>
      </w:pPr>
    </w:p>
    <w:p w14:paraId="4CA1B67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8080"/>
          <w:sz w:val="20"/>
          <w:lang w:val="en-US"/>
        </w:rPr>
        <w:t>&lt;?</w:t>
      </w:r>
      <w:r w:rsidRPr="00F07B9E">
        <w:rPr>
          <w:rFonts w:ascii="Consolas" w:hAnsi="Consolas" w:cs="Consolas"/>
          <w:color w:val="3F7F7F"/>
          <w:sz w:val="20"/>
          <w:lang w:val="en-US"/>
        </w:rPr>
        <w:t>xml</w:t>
      </w:r>
      <w:r w:rsidRPr="00F07B9E">
        <w:rPr>
          <w:rFonts w:ascii="Consolas" w:hAnsi="Consolas" w:cs="Consolas"/>
          <w:sz w:val="20"/>
          <w:lang w:val="en-US"/>
        </w:rPr>
        <w:t xml:space="preserve"> </w:t>
      </w:r>
      <w:r w:rsidRPr="00F07B9E">
        <w:rPr>
          <w:rFonts w:ascii="Consolas" w:hAnsi="Consolas" w:cs="Consolas"/>
          <w:color w:val="7F007F"/>
          <w:sz w:val="20"/>
          <w:lang w:val="en-US"/>
        </w:rPr>
        <w:t>version</w:t>
      </w:r>
      <w:r w:rsidRPr="00F07B9E">
        <w:rPr>
          <w:rFonts w:ascii="Consolas" w:hAnsi="Consolas" w:cs="Consolas"/>
          <w:color w:val="000000"/>
          <w:sz w:val="20"/>
          <w:lang w:val="en-US"/>
        </w:rPr>
        <w:t>=</w:t>
      </w:r>
      <w:r w:rsidRPr="00F07B9E">
        <w:rPr>
          <w:rFonts w:ascii="Consolas" w:hAnsi="Consolas" w:cs="Consolas"/>
          <w:i/>
          <w:iCs/>
          <w:color w:val="2A00FF"/>
          <w:sz w:val="20"/>
          <w:lang w:val="en-US"/>
        </w:rPr>
        <w:t>"1.0"</w:t>
      </w:r>
      <w:r w:rsidRPr="00F07B9E">
        <w:rPr>
          <w:rFonts w:ascii="Consolas" w:hAnsi="Consolas" w:cs="Consolas"/>
          <w:sz w:val="20"/>
          <w:lang w:val="en-US"/>
        </w:rPr>
        <w:t xml:space="preserve"> </w:t>
      </w:r>
      <w:r w:rsidRPr="00F07B9E">
        <w:rPr>
          <w:rFonts w:ascii="Consolas" w:hAnsi="Consolas" w:cs="Consolas"/>
          <w:color w:val="7F007F"/>
          <w:sz w:val="20"/>
          <w:lang w:val="en-US"/>
        </w:rPr>
        <w:t>encoding</w:t>
      </w:r>
      <w:r w:rsidRPr="00F07B9E">
        <w:rPr>
          <w:rFonts w:ascii="Consolas" w:hAnsi="Consolas" w:cs="Consolas"/>
          <w:color w:val="000000"/>
          <w:sz w:val="20"/>
          <w:lang w:val="en-US"/>
        </w:rPr>
        <w:t>=</w:t>
      </w:r>
      <w:r w:rsidRPr="00F07B9E">
        <w:rPr>
          <w:rFonts w:ascii="Consolas" w:hAnsi="Consolas" w:cs="Consolas"/>
          <w:i/>
          <w:iCs/>
          <w:color w:val="2A00FF"/>
          <w:sz w:val="20"/>
          <w:lang w:val="en-US"/>
        </w:rPr>
        <w:t>"utf-8"</w:t>
      </w:r>
      <w:r w:rsidRPr="00F07B9E">
        <w:rPr>
          <w:rFonts w:ascii="Consolas" w:hAnsi="Consolas" w:cs="Consolas"/>
          <w:sz w:val="20"/>
          <w:lang w:val="en-US"/>
        </w:rPr>
        <w:t xml:space="preserve"> </w:t>
      </w:r>
      <w:r w:rsidRPr="00F07B9E">
        <w:rPr>
          <w:rFonts w:ascii="Consolas" w:hAnsi="Consolas" w:cs="Consolas"/>
          <w:color w:val="008080"/>
          <w:sz w:val="20"/>
          <w:lang w:val="en-US"/>
        </w:rPr>
        <w:t>?&gt;</w:t>
      </w:r>
    </w:p>
    <w:p w14:paraId="72E0B6C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3F5FBF"/>
          <w:sz w:val="20"/>
          <w:lang w:val="en-US"/>
        </w:rPr>
        <w:t>&lt;!-- $Workfile: metadata.xsd $</w:t>
      </w:r>
      <w:r w:rsidRPr="00F07B9E">
        <w:rPr>
          <w:rFonts w:ascii="Consolas" w:hAnsi="Consolas" w:cs="Consolas"/>
          <w:color w:val="3F5FBF"/>
          <w:sz w:val="20"/>
          <w:lang w:val="en-US"/>
        </w:rPr>
        <w:tab/>
        <w:t>========================================</w:t>
      </w:r>
    </w:p>
    <w:p w14:paraId="31D11D87" w14:textId="77777777" w:rsidR="00814B07" w:rsidRDefault="00814B07" w:rsidP="00814B07">
      <w:pPr>
        <w:autoSpaceDE w:val="0"/>
        <w:autoSpaceDN w:val="0"/>
        <w:adjustRightInd w:val="0"/>
        <w:spacing w:after="0" w:line="240" w:lineRule="auto"/>
        <w:rPr>
          <w:rFonts w:ascii="Consolas" w:hAnsi="Consolas" w:cs="Consolas"/>
          <w:sz w:val="20"/>
        </w:rPr>
      </w:pPr>
      <w:r>
        <w:rPr>
          <w:rFonts w:ascii="Consolas" w:hAnsi="Consolas" w:cs="Consolas"/>
          <w:color w:val="3F5FBF"/>
          <w:sz w:val="20"/>
        </w:rPr>
        <w:t>Metadata schema for SIARD-E (SIARD 2.0)</w:t>
      </w:r>
    </w:p>
    <w:p w14:paraId="3E669C1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3F5FBF"/>
          <w:sz w:val="20"/>
          <w:lang w:val="en-US"/>
        </w:rPr>
        <w:t>Version    : $Id: metadata.xsd 1205 2010-06-17 16:54:52Z hartwig $</w:t>
      </w:r>
    </w:p>
    <w:p w14:paraId="017EBBE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3F5FBF"/>
          <w:sz w:val="20"/>
          <w:lang w:val="en-US"/>
        </w:rPr>
        <w:t>Application: Software-Independent Archival of Relational Databases</w:t>
      </w:r>
    </w:p>
    <w:p w14:paraId="75FA6FF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3F5FBF"/>
          <w:sz w:val="20"/>
          <w:lang w:val="en-US"/>
        </w:rPr>
        <w:t>Platform   : XML 1.0, XML Schema 2001</w:t>
      </w:r>
    </w:p>
    <w:p w14:paraId="23A55C2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3F5FBF"/>
          <w:sz w:val="20"/>
          <w:lang w:val="en-US"/>
        </w:rPr>
        <w:t>Description: This XML schema definition defines the structure</w:t>
      </w:r>
    </w:p>
    <w:p w14:paraId="19CCFCE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3F5FBF"/>
          <w:sz w:val="20"/>
          <w:lang w:val="en-US"/>
        </w:rPr>
        <w:t xml:space="preserve">             of the metadata in the SIARD format</w:t>
      </w:r>
    </w:p>
    <w:p w14:paraId="680E7D8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3F5FBF"/>
          <w:sz w:val="20"/>
          <w:lang w:val="en-US"/>
        </w:rPr>
        <w:t>========================================================================</w:t>
      </w:r>
    </w:p>
    <w:p w14:paraId="0EF3C2C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3F5FBF"/>
          <w:sz w:val="20"/>
          <w:lang w:val="en-US"/>
        </w:rPr>
        <w:t xml:space="preserve">Copyright  : 2007, 2014, 2015, Swiss Federal Archives, Berne, Switzerland </w:t>
      </w:r>
    </w:p>
    <w:p w14:paraId="3883E80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3F5FBF"/>
          <w:sz w:val="20"/>
          <w:lang w:val="en-US"/>
        </w:rPr>
        <w:t>==================================================================== --&gt;</w:t>
      </w:r>
    </w:p>
    <w:p w14:paraId="3768C33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8080"/>
          <w:sz w:val="20"/>
          <w:lang w:val="en-US"/>
        </w:rPr>
        <w:t>&lt;</w:t>
      </w:r>
      <w:r w:rsidRPr="00F07B9E">
        <w:rPr>
          <w:rFonts w:ascii="Consolas" w:hAnsi="Consolas" w:cs="Consolas"/>
          <w:color w:val="3F7F7F"/>
          <w:sz w:val="20"/>
          <w:lang w:val="en-US"/>
        </w:rPr>
        <w:t>xs:schema</w:t>
      </w:r>
      <w:r w:rsidRPr="00F07B9E">
        <w:rPr>
          <w:rFonts w:ascii="Consolas" w:hAnsi="Consolas" w:cs="Consolas"/>
          <w:sz w:val="20"/>
          <w:lang w:val="en-US"/>
        </w:rPr>
        <w:t xml:space="preserve"> </w:t>
      </w:r>
      <w:r w:rsidRPr="00F07B9E">
        <w:rPr>
          <w:rFonts w:ascii="Consolas" w:hAnsi="Consolas" w:cs="Consolas"/>
          <w:color w:val="7F007F"/>
          <w:sz w:val="20"/>
          <w:lang w:val="en-US"/>
        </w:rPr>
        <w:t>id</w:t>
      </w:r>
      <w:r w:rsidRPr="00F07B9E">
        <w:rPr>
          <w:rFonts w:ascii="Consolas" w:hAnsi="Consolas" w:cs="Consolas"/>
          <w:color w:val="000000"/>
          <w:sz w:val="20"/>
          <w:lang w:val="en-US"/>
        </w:rPr>
        <w:t>=</w:t>
      </w:r>
      <w:r w:rsidRPr="00F07B9E">
        <w:rPr>
          <w:rFonts w:ascii="Consolas" w:hAnsi="Consolas" w:cs="Consolas"/>
          <w:i/>
          <w:iCs/>
          <w:color w:val="2A00FF"/>
          <w:sz w:val="20"/>
          <w:lang w:val="en-US"/>
        </w:rPr>
        <w:t>"metadata"</w:t>
      </w:r>
      <w:r w:rsidRPr="00F07B9E">
        <w:rPr>
          <w:rFonts w:ascii="Consolas" w:hAnsi="Consolas" w:cs="Consolas"/>
          <w:sz w:val="20"/>
          <w:lang w:val="en-US"/>
        </w:rPr>
        <w:t xml:space="preserve"> </w:t>
      </w:r>
    </w:p>
    <w:p w14:paraId="4916B03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sz w:val="20"/>
          <w:lang w:val="en-US"/>
        </w:rPr>
        <w:t xml:space="preserve">  </w:t>
      </w:r>
      <w:r w:rsidRPr="00F07B9E">
        <w:rPr>
          <w:rFonts w:ascii="Consolas" w:hAnsi="Consolas" w:cs="Consolas"/>
          <w:color w:val="7F007F"/>
          <w:sz w:val="20"/>
          <w:lang w:val="en-US"/>
        </w:rPr>
        <w:t>xmlns:xs</w:t>
      </w:r>
      <w:r w:rsidRPr="00F07B9E">
        <w:rPr>
          <w:rFonts w:ascii="Consolas" w:hAnsi="Consolas" w:cs="Consolas"/>
          <w:color w:val="000000"/>
          <w:sz w:val="20"/>
          <w:lang w:val="en-US"/>
        </w:rPr>
        <w:t>=</w:t>
      </w:r>
      <w:r w:rsidRPr="00F07B9E">
        <w:rPr>
          <w:rFonts w:ascii="Consolas" w:hAnsi="Consolas" w:cs="Consolas"/>
          <w:i/>
          <w:iCs/>
          <w:color w:val="2A00FF"/>
          <w:sz w:val="20"/>
          <w:lang w:val="en-US"/>
        </w:rPr>
        <w:t>"http://www.w3.org/2001/XMLSchema"</w:t>
      </w:r>
    </w:p>
    <w:p w14:paraId="0672D22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sz w:val="20"/>
          <w:lang w:val="en-US"/>
        </w:rPr>
        <w:t xml:space="preserve">  </w:t>
      </w:r>
      <w:r w:rsidRPr="00F07B9E">
        <w:rPr>
          <w:rFonts w:ascii="Consolas" w:hAnsi="Consolas" w:cs="Consolas"/>
          <w:color w:val="7F007F"/>
          <w:sz w:val="20"/>
          <w:lang w:val="en-US"/>
        </w:rPr>
        <w:t>xmlns</w:t>
      </w:r>
      <w:r w:rsidRPr="00F07B9E">
        <w:rPr>
          <w:rFonts w:ascii="Consolas" w:hAnsi="Consolas" w:cs="Consolas"/>
          <w:color w:val="000000"/>
          <w:sz w:val="20"/>
          <w:lang w:val="en-US"/>
        </w:rPr>
        <w:t>=</w:t>
      </w:r>
      <w:r w:rsidRPr="00F07B9E">
        <w:rPr>
          <w:rFonts w:ascii="Consolas" w:hAnsi="Consolas" w:cs="Consolas"/>
          <w:i/>
          <w:iCs/>
          <w:color w:val="2A00FF"/>
          <w:sz w:val="20"/>
          <w:lang w:val="en-US"/>
        </w:rPr>
        <w:t>"http://www.bar.admin.ch/xmlns/siard/1.0/metadata.xsd"</w:t>
      </w:r>
    </w:p>
    <w:p w14:paraId="7DF5B18E" w14:textId="5937D3ED"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sz w:val="20"/>
          <w:lang w:val="en-US"/>
        </w:rPr>
        <w:t xml:space="preserve">  </w:t>
      </w:r>
      <w:r w:rsidRPr="00F07B9E">
        <w:rPr>
          <w:rFonts w:ascii="Consolas" w:hAnsi="Consolas" w:cs="Consolas"/>
          <w:color w:val="7F007F"/>
          <w:sz w:val="20"/>
          <w:lang w:val="en-US"/>
        </w:rPr>
        <w:t>targetNamespace</w:t>
      </w:r>
      <w:r w:rsidRPr="00F07B9E">
        <w:rPr>
          <w:rFonts w:ascii="Consolas" w:hAnsi="Consolas" w:cs="Consolas"/>
          <w:color w:val="000000"/>
          <w:sz w:val="20"/>
          <w:lang w:val="en-US"/>
        </w:rPr>
        <w:t>=</w:t>
      </w:r>
      <w:r w:rsidRPr="00F07B9E">
        <w:rPr>
          <w:rFonts w:ascii="Consolas" w:hAnsi="Consolas" w:cs="Consolas"/>
          <w:i/>
          <w:iCs/>
          <w:color w:val="2A00FF"/>
          <w:sz w:val="20"/>
          <w:lang w:val="en-US"/>
        </w:rPr>
        <w:t>"http://www.bar.admin.ch/xmlns/siard/</w:t>
      </w:r>
      <w:r w:rsidR="007530D4">
        <w:rPr>
          <w:rFonts w:ascii="Consolas" w:hAnsi="Consolas" w:cs="Consolas"/>
          <w:i/>
          <w:iCs/>
          <w:color w:val="2A00FF"/>
          <w:sz w:val="20"/>
          <w:lang w:val="en-US"/>
        </w:rPr>
        <w:t>2.0</w:t>
      </w:r>
      <w:r w:rsidRPr="00F07B9E">
        <w:rPr>
          <w:rFonts w:ascii="Consolas" w:hAnsi="Consolas" w:cs="Consolas"/>
          <w:i/>
          <w:iCs/>
          <w:color w:val="2A00FF"/>
          <w:sz w:val="20"/>
          <w:lang w:val="en-US"/>
        </w:rPr>
        <w:t>/metadata.xsd"</w:t>
      </w:r>
    </w:p>
    <w:p w14:paraId="55A9910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sz w:val="20"/>
          <w:lang w:val="en-US"/>
        </w:rPr>
        <w:t xml:space="preserve">  </w:t>
      </w:r>
      <w:r w:rsidRPr="00F07B9E">
        <w:rPr>
          <w:rFonts w:ascii="Consolas" w:hAnsi="Consolas" w:cs="Consolas"/>
          <w:color w:val="7F007F"/>
          <w:sz w:val="20"/>
          <w:lang w:val="en-US"/>
        </w:rPr>
        <w:t>elementFormDefault</w:t>
      </w:r>
      <w:r w:rsidRPr="00F07B9E">
        <w:rPr>
          <w:rFonts w:ascii="Consolas" w:hAnsi="Consolas" w:cs="Consolas"/>
          <w:color w:val="000000"/>
          <w:sz w:val="20"/>
          <w:lang w:val="en-US"/>
        </w:rPr>
        <w:t>=</w:t>
      </w:r>
      <w:r w:rsidRPr="00F07B9E">
        <w:rPr>
          <w:rFonts w:ascii="Consolas" w:hAnsi="Consolas" w:cs="Consolas"/>
          <w:i/>
          <w:iCs/>
          <w:color w:val="2A00FF"/>
          <w:sz w:val="20"/>
          <w:lang w:val="en-US"/>
        </w:rPr>
        <w:t>"qualified"</w:t>
      </w:r>
    </w:p>
    <w:p w14:paraId="652E219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sz w:val="20"/>
          <w:lang w:val="en-US"/>
        </w:rPr>
        <w:t xml:space="preserve">  </w:t>
      </w:r>
      <w:r w:rsidRPr="00F07B9E">
        <w:rPr>
          <w:rFonts w:ascii="Consolas" w:hAnsi="Consolas" w:cs="Consolas"/>
          <w:color w:val="7F007F"/>
          <w:sz w:val="20"/>
          <w:lang w:val="en-US"/>
        </w:rPr>
        <w:t>attributeFormDefault</w:t>
      </w:r>
      <w:r w:rsidRPr="00F07B9E">
        <w:rPr>
          <w:rFonts w:ascii="Consolas" w:hAnsi="Consolas" w:cs="Consolas"/>
          <w:color w:val="000000"/>
          <w:sz w:val="20"/>
          <w:lang w:val="en-US"/>
        </w:rPr>
        <w:t>=</w:t>
      </w:r>
      <w:r w:rsidRPr="00F07B9E">
        <w:rPr>
          <w:rFonts w:ascii="Consolas" w:hAnsi="Consolas" w:cs="Consolas"/>
          <w:i/>
          <w:iCs/>
          <w:color w:val="2A00FF"/>
          <w:sz w:val="20"/>
          <w:lang w:val="en-US"/>
        </w:rPr>
        <w:t>"unqualified"</w:t>
      </w:r>
      <w:r w:rsidRPr="00F07B9E">
        <w:rPr>
          <w:rFonts w:ascii="Consolas" w:hAnsi="Consolas" w:cs="Consolas"/>
          <w:color w:val="008080"/>
          <w:sz w:val="20"/>
          <w:lang w:val="en-US"/>
        </w:rPr>
        <w:t>&gt;</w:t>
      </w:r>
    </w:p>
    <w:p w14:paraId="35CBB2D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p>
    <w:p w14:paraId="6297B34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root element of an XML file conforming to this XML schema --&gt;</w:t>
      </w:r>
    </w:p>
    <w:p w14:paraId="70C64D5D"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en-US"/>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xs:element</w:t>
      </w:r>
      <w:r w:rsidRPr="00F07B9E">
        <w:rPr>
          <w:rFonts w:ascii="Consolas" w:hAnsi="Consolas" w:cs="Consolas"/>
          <w:sz w:val="20"/>
          <w:lang w:val="fr-CH"/>
        </w:rPr>
        <w:t xml:space="preserve"> </w:t>
      </w:r>
      <w:r w:rsidRPr="00F07B9E">
        <w:rPr>
          <w:rFonts w:ascii="Consolas" w:hAnsi="Consolas" w:cs="Consolas"/>
          <w:color w:val="7F007F"/>
          <w:sz w:val="20"/>
          <w:lang w:val="fr-CH"/>
        </w:rPr>
        <w:t>name</w:t>
      </w:r>
      <w:r w:rsidRPr="00F07B9E">
        <w:rPr>
          <w:rFonts w:ascii="Consolas" w:hAnsi="Consolas" w:cs="Consolas"/>
          <w:color w:val="000000"/>
          <w:sz w:val="20"/>
          <w:lang w:val="fr-CH"/>
        </w:rPr>
        <w:t>=</w:t>
      </w:r>
      <w:r w:rsidRPr="00F07B9E">
        <w:rPr>
          <w:rFonts w:ascii="Consolas" w:hAnsi="Consolas" w:cs="Consolas"/>
          <w:i/>
          <w:iCs/>
          <w:color w:val="2A00FF"/>
          <w:sz w:val="20"/>
          <w:lang w:val="fr-CH"/>
        </w:rPr>
        <w:t>"siardArchive"</w:t>
      </w:r>
      <w:r w:rsidRPr="00F07B9E">
        <w:rPr>
          <w:rFonts w:ascii="Consolas" w:hAnsi="Consolas" w:cs="Consolas"/>
          <w:color w:val="008080"/>
          <w:sz w:val="20"/>
          <w:lang w:val="fr-CH"/>
        </w:rPr>
        <w:t>&gt;</w:t>
      </w:r>
    </w:p>
    <w:p w14:paraId="0292D210"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xs:complexType</w:t>
      </w:r>
      <w:r w:rsidRPr="00F07B9E">
        <w:rPr>
          <w:rFonts w:ascii="Consolas" w:hAnsi="Consolas" w:cs="Consolas"/>
          <w:color w:val="008080"/>
          <w:sz w:val="20"/>
          <w:lang w:val="fr-CH"/>
        </w:rPr>
        <w:t>&gt;</w:t>
      </w:r>
    </w:p>
    <w:p w14:paraId="55916B3B"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xs:annotation</w:t>
      </w:r>
      <w:r w:rsidRPr="00F07B9E">
        <w:rPr>
          <w:rFonts w:ascii="Consolas" w:hAnsi="Consolas" w:cs="Consolas"/>
          <w:color w:val="008080"/>
          <w:sz w:val="20"/>
          <w:lang w:val="fr-CH"/>
        </w:rPr>
        <w:t>&gt;</w:t>
      </w:r>
    </w:p>
    <w:p w14:paraId="46CB91D9"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0AA7136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fr-CH"/>
        </w:rPr>
        <w:t xml:space="preserve">          </w:t>
      </w:r>
      <w:r w:rsidRPr="00F07B9E">
        <w:rPr>
          <w:rFonts w:ascii="Consolas" w:hAnsi="Consolas" w:cs="Consolas"/>
          <w:color w:val="000000"/>
          <w:sz w:val="20"/>
          <w:lang w:val="en-US"/>
        </w:rPr>
        <w:t>Root element of meta data of the SIARD archive</w:t>
      </w:r>
    </w:p>
    <w:p w14:paraId="469FA9D6"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en-US"/>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76434DA8"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xs:annotation</w:t>
      </w:r>
      <w:r w:rsidRPr="00F07B9E">
        <w:rPr>
          <w:rFonts w:ascii="Consolas" w:hAnsi="Consolas" w:cs="Consolas"/>
          <w:color w:val="008080"/>
          <w:sz w:val="20"/>
          <w:lang w:val="fr-CH"/>
        </w:rPr>
        <w:t>&gt;</w:t>
      </w:r>
    </w:p>
    <w:p w14:paraId="0F071AD9"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xs:sequence</w:t>
      </w:r>
      <w:r w:rsidRPr="00F07B9E">
        <w:rPr>
          <w:rFonts w:ascii="Consolas" w:hAnsi="Consolas" w:cs="Consolas"/>
          <w:color w:val="008080"/>
          <w:sz w:val="20"/>
          <w:lang w:val="fr-CH"/>
        </w:rPr>
        <w:t>&gt;</w:t>
      </w:r>
    </w:p>
    <w:p w14:paraId="1E9DB13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fr-CH"/>
        </w:rPr>
        <w:t xml:space="preserve">        </w:t>
      </w:r>
      <w:r w:rsidRPr="00F07B9E">
        <w:rPr>
          <w:rFonts w:ascii="Consolas" w:hAnsi="Consolas" w:cs="Consolas"/>
          <w:color w:val="3F5FBF"/>
          <w:sz w:val="20"/>
          <w:lang w:val="en-US"/>
        </w:rPr>
        <w:t>&lt;!-- name of the archived database --&gt;</w:t>
      </w:r>
    </w:p>
    <w:p w14:paraId="22A3DE7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"dbname"</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"mandatoryString"</w:t>
      </w:r>
      <w:r w:rsidRPr="00F07B9E">
        <w:rPr>
          <w:rFonts w:ascii="Consolas" w:hAnsi="Consolas" w:cs="Consolas"/>
          <w:color w:val="008080"/>
          <w:sz w:val="20"/>
          <w:lang w:val="en-US"/>
        </w:rPr>
        <w:t>/&gt;</w:t>
      </w:r>
    </w:p>
    <w:p w14:paraId="039AA5D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short free form description of the database content --&gt;</w:t>
      </w:r>
    </w:p>
    <w:p w14:paraId="5ED919C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"description"</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49BF882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name of person responsible for archiving the database --&gt;</w:t>
      </w:r>
    </w:p>
    <w:p w14:paraId="53D6AF8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"archiver"</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6E18E82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contact data (telephone number or email address) of archiver --&gt;</w:t>
      </w:r>
    </w:p>
    <w:p w14:paraId="4C8FABD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"archiverContact"</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3EBF1D8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name of data owner (section and institution responsible for data)</w:t>
      </w:r>
    </w:p>
    <w:p w14:paraId="44DBE0F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3F5FBF"/>
          <w:sz w:val="20"/>
          <w:lang w:val="en-US"/>
        </w:rPr>
        <w:t xml:space="preserve">             of database when it was archived --&gt;</w:t>
      </w:r>
    </w:p>
    <w:p w14:paraId="42531EC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"dataOwner"</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"mandatoryString"</w:t>
      </w:r>
      <w:r w:rsidRPr="00F07B9E">
        <w:rPr>
          <w:rFonts w:ascii="Consolas" w:hAnsi="Consolas" w:cs="Consolas"/>
          <w:color w:val="008080"/>
          <w:sz w:val="20"/>
          <w:lang w:val="en-US"/>
        </w:rPr>
        <w:t>/&gt;</w:t>
      </w:r>
    </w:p>
    <w:p w14:paraId="09D196F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time span during which data where entered into the database --&gt;</w:t>
      </w:r>
    </w:p>
    <w:p w14:paraId="489911D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"dataOriginTimespan"</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"mandatoryString"</w:t>
      </w:r>
      <w:r w:rsidRPr="00F07B9E">
        <w:rPr>
          <w:rFonts w:ascii="Consolas" w:hAnsi="Consolas" w:cs="Consolas"/>
          <w:color w:val="008080"/>
          <w:sz w:val="20"/>
          <w:lang w:val="en-US"/>
        </w:rPr>
        <w:t>/&gt;</w:t>
      </w:r>
    </w:p>
    <w:p w14:paraId="334E40F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root folder for external files (new in version 2.0) --&gt;</w:t>
      </w:r>
    </w:p>
    <w:p w14:paraId="5C1F381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"lobFolder"</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"xs:anyURI"</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34B7CDE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name and version of program that generated the metadata file --&gt;</w:t>
      </w:r>
    </w:p>
    <w:p w14:paraId="0A63FBC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"producerApplication"</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38BFC73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date of creation of archive (automatically generated by SIARD) --&gt;</w:t>
      </w:r>
    </w:p>
    <w:p w14:paraId="304B018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"archivalDate"</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"xs:date"</w:t>
      </w:r>
      <w:r w:rsidRPr="00F07B9E">
        <w:rPr>
          <w:rFonts w:ascii="Consolas" w:hAnsi="Consolas" w:cs="Consolas"/>
          <w:color w:val="008080"/>
          <w:sz w:val="20"/>
          <w:lang w:val="en-US"/>
        </w:rPr>
        <w:t>/&gt;</w:t>
      </w:r>
    </w:p>
    <w:p w14:paraId="4886120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message digest code over all primary data in folder "content" --&gt;</w:t>
      </w:r>
    </w:p>
    <w:p w14:paraId="5A6F422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"messageDigest"</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ma</w:t>
      </w:r>
      <w:r w:rsidRPr="00F07B9E">
        <w:rPr>
          <w:rFonts w:ascii="Consolas" w:hAnsi="Consolas" w:cs="Consolas"/>
          <w:color w:val="7F007F"/>
          <w:sz w:val="20"/>
          <w:lang w:val="en-US"/>
        </w:rPr>
        <w:t>x</w:t>
      </w:r>
      <w:r w:rsidRPr="00F07B9E">
        <w:rPr>
          <w:rFonts w:ascii="Consolas" w:hAnsi="Consolas" w:cs="Consolas"/>
          <w:color w:val="7F007F"/>
          <w:sz w:val="20"/>
          <w:lang w:val="en-US"/>
        </w:rPr>
        <w:t>Occurs</w:t>
      </w:r>
      <w:r w:rsidRPr="00F07B9E">
        <w:rPr>
          <w:rFonts w:ascii="Consolas" w:hAnsi="Consolas" w:cs="Consolas"/>
          <w:color w:val="000000"/>
          <w:sz w:val="20"/>
          <w:lang w:val="en-US"/>
        </w:rPr>
        <w:t>=</w:t>
      </w:r>
      <w:r w:rsidRPr="00F07B9E">
        <w:rPr>
          <w:rFonts w:ascii="Consolas" w:hAnsi="Consolas" w:cs="Consolas"/>
          <w:i/>
          <w:iCs/>
          <w:color w:val="2A00FF"/>
          <w:sz w:val="20"/>
          <w:lang w:val="en-US"/>
        </w:rPr>
        <w:t>"unbounded"</w:t>
      </w:r>
      <w:r w:rsidRPr="00F07B9E">
        <w:rPr>
          <w:rFonts w:ascii="Consolas" w:hAnsi="Consolas" w:cs="Consolas"/>
          <w:color w:val="008080"/>
          <w:sz w:val="20"/>
          <w:lang w:val="en-US"/>
        </w:rPr>
        <w:t>/&gt;</w:t>
      </w:r>
    </w:p>
    <w:p w14:paraId="794AC72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lastRenderedPageBreak/>
        <w:t xml:space="preserve">        </w:t>
      </w:r>
      <w:r w:rsidRPr="00F07B9E">
        <w:rPr>
          <w:rFonts w:ascii="Consolas" w:hAnsi="Consolas" w:cs="Consolas"/>
          <w:color w:val="3F5FBF"/>
          <w:sz w:val="20"/>
          <w:lang w:val="en-US"/>
        </w:rPr>
        <w:t>&lt;!-- DNS name of client machine from which SIARD was running for archiving --&gt;</w:t>
      </w:r>
    </w:p>
    <w:p w14:paraId="44C751A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"clientMachine"</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2D95355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name of database product and version from which database originates --&gt;</w:t>
      </w:r>
    </w:p>
    <w:p w14:paraId="502BF5C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sz w:val="20"/>
          <w:lang w:val="en-US"/>
        </w:rPr>
        <w:t xml:space="preserve"> </w:t>
      </w:r>
      <w:r w:rsidRPr="00F07B9E">
        <w:rPr>
          <w:rFonts w:ascii="Consolas" w:hAnsi="Consolas" w:cs="Consolas"/>
          <w:color w:val="000000"/>
          <w:sz w:val="20"/>
          <w:lang w:val="en-US"/>
        </w:rPr>
        <w:t>=</w:t>
      </w:r>
      <w:r w:rsidRPr="00F07B9E">
        <w:rPr>
          <w:rFonts w:ascii="Consolas" w:hAnsi="Consolas" w:cs="Consolas"/>
          <w:i/>
          <w:iCs/>
          <w:color w:val="2A00FF"/>
          <w:sz w:val="20"/>
          <w:lang w:val="en-US"/>
        </w:rPr>
        <w:t>"databaseProduct"</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41802BA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connection string used for archiving --&gt;</w:t>
      </w:r>
    </w:p>
    <w:p w14:paraId="6D17A27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"connection"</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3EC1D38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database user used for archiving --&gt;</w:t>
      </w:r>
    </w:p>
    <w:p w14:paraId="2CDBCEF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"databaseUser"</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079F77B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list of schemas in database  --&gt;</w:t>
      </w:r>
    </w:p>
    <w:p w14:paraId="0BC0010C" w14:textId="77777777" w:rsidR="00814B07" w:rsidRDefault="00814B07" w:rsidP="00814B07">
      <w:pPr>
        <w:autoSpaceDE w:val="0"/>
        <w:autoSpaceDN w:val="0"/>
        <w:adjustRightInd w:val="0"/>
        <w:spacing w:after="0" w:line="240" w:lineRule="auto"/>
        <w:rPr>
          <w:rFonts w:ascii="Consolas" w:hAnsi="Consolas" w:cs="Consolas"/>
          <w:sz w:val="20"/>
        </w:rPr>
      </w:pPr>
      <w:r w:rsidRPr="00F07B9E">
        <w:rPr>
          <w:rFonts w:ascii="Consolas" w:hAnsi="Consolas" w:cs="Consolas"/>
          <w:color w:val="000000"/>
          <w:sz w:val="20"/>
          <w:lang w:val="en-US"/>
        </w:rPr>
        <w:t xml:space="preserve">        </w:t>
      </w:r>
      <w:r>
        <w:rPr>
          <w:rFonts w:ascii="Consolas" w:hAnsi="Consolas" w:cs="Consolas"/>
          <w:color w:val="008080"/>
          <w:sz w:val="20"/>
        </w:rPr>
        <w:t>&lt;</w:t>
      </w:r>
      <w:r>
        <w:rPr>
          <w:rFonts w:ascii="Consolas" w:hAnsi="Consolas" w:cs="Consolas"/>
          <w:color w:val="3F7F7F"/>
          <w:sz w:val="20"/>
        </w:rPr>
        <w:t>xs:element</w:t>
      </w:r>
      <w:r>
        <w:rPr>
          <w:rFonts w:ascii="Consolas" w:hAnsi="Consolas" w:cs="Consolas"/>
          <w:sz w:val="20"/>
        </w:rPr>
        <w:t xml:space="preserve"> </w:t>
      </w:r>
      <w:r>
        <w:rPr>
          <w:rFonts w:ascii="Consolas" w:hAnsi="Consolas" w:cs="Consolas"/>
          <w:color w:val="7F007F"/>
          <w:sz w:val="20"/>
        </w:rPr>
        <w:t>name</w:t>
      </w:r>
      <w:r>
        <w:rPr>
          <w:rFonts w:ascii="Consolas" w:hAnsi="Consolas" w:cs="Consolas"/>
          <w:color w:val="000000"/>
          <w:sz w:val="20"/>
        </w:rPr>
        <w:t>=</w:t>
      </w:r>
      <w:r>
        <w:rPr>
          <w:rFonts w:ascii="Consolas" w:hAnsi="Consolas" w:cs="Consolas"/>
          <w:i/>
          <w:iCs/>
          <w:color w:val="2A00FF"/>
          <w:sz w:val="20"/>
        </w:rPr>
        <w:t>"schemas"</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"schemasType"</w:t>
      </w:r>
      <w:r>
        <w:rPr>
          <w:rFonts w:ascii="Consolas" w:hAnsi="Consolas" w:cs="Consolas"/>
          <w:color w:val="008080"/>
          <w:sz w:val="20"/>
        </w:rPr>
        <w:t>/&gt;</w:t>
      </w:r>
    </w:p>
    <w:p w14:paraId="5FF4D5D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Pr>
          <w:rFonts w:ascii="Consolas" w:hAnsi="Consolas" w:cs="Consolas"/>
          <w:color w:val="000000"/>
          <w:sz w:val="20"/>
        </w:rPr>
        <w:t xml:space="preserve">        </w:t>
      </w:r>
      <w:r w:rsidRPr="00F07B9E">
        <w:rPr>
          <w:rFonts w:ascii="Consolas" w:hAnsi="Consolas" w:cs="Consolas"/>
          <w:color w:val="3F5FBF"/>
          <w:sz w:val="20"/>
          <w:lang w:val="en-US"/>
        </w:rPr>
        <w:t>&lt;!-- list of users in the archived database --&gt;</w:t>
      </w:r>
    </w:p>
    <w:p w14:paraId="4EBD7B7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"users"</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"usersType"</w:t>
      </w:r>
      <w:r w:rsidRPr="00F07B9E">
        <w:rPr>
          <w:rFonts w:ascii="Consolas" w:hAnsi="Consolas" w:cs="Consolas"/>
          <w:color w:val="008080"/>
          <w:sz w:val="20"/>
          <w:lang w:val="en-US"/>
        </w:rPr>
        <w:t>/&gt;</w:t>
      </w:r>
    </w:p>
    <w:p w14:paraId="5635771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list of roles in the archived database --&gt;</w:t>
      </w:r>
    </w:p>
    <w:p w14:paraId="5C2598E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"roles"</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"rolesType"</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2968761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list of privileges in the archived database --&gt;</w:t>
      </w:r>
    </w:p>
    <w:p w14:paraId="278740D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"privileges"</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"privilegesType"</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0ACEAAC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357A831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constraint: version number must be 1.0 or 2.0 --&gt;</w:t>
      </w:r>
    </w:p>
    <w:p w14:paraId="3804BBD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xs:attribute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"version"</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"versionType"</w:t>
      </w:r>
      <w:r w:rsidRPr="00F07B9E">
        <w:rPr>
          <w:rFonts w:ascii="Consolas" w:hAnsi="Consolas" w:cs="Consolas"/>
          <w:sz w:val="20"/>
          <w:lang w:val="en-US"/>
        </w:rPr>
        <w:t xml:space="preserve"> </w:t>
      </w:r>
      <w:r w:rsidRPr="00F07B9E">
        <w:rPr>
          <w:rFonts w:ascii="Consolas" w:hAnsi="Consolas" w:cs="Consolas"/>
          <w:color w:val="7F007F"/>
          <w:sz w:val="20"/>
          <w:lang w:val="en-US"/>
        </w:rPr>
        <w:t>use</w:t>
      </w:r>
      <w:r w:rsidRPr="00F07B9E">
        <w:rPr>
          <w:rFonts w:ascii="Consolas" w:hAnsi="Consolas" w:cs="Consolas"/>
          <w:color w:val="000000"/>
          <w:sz w:val="20"/>
          <w:lang w:val="en-US"/>
        </w:rPr>
        <w:t>=</w:t>
      </w:r>
      <w:r w:rsidRPr="00F07B9E">
        <w:rPr>
          <w:rFonts w:ascii="Consolas" w:hAnsi="Consolas" w:cs="Consolas"/>
          <w:i/>
          <w:iCs/>
          <w:color w:val="2A00FF"/>
          <w:sz w:val="20"/>
          <w:lang w:val="en-US"/>
        </w:rPr>
        <w:t>"required"</w:t>
      </w:r>
      <w:r w:rsidRPr="00F07B9E">
        <w:rPr>
          <w:rFonts w:ascii="Consolas" w:hAnsi="Consolas" w:cs="Consolas"/>
          <w:sz w:val="20"/>
          <w:lang w:val="en-US"/>
        </w:rPr>
        <w:t xml:space="preserve"> </w:t>
      </w:r>
      <w:r w:rsidRPr="00F07B9E">
        <w:rPr>
          <w:rFonts w:ascii="Consolas" w:hAnsi="Consolas" w:cs="Consolas"/>
          <w:color w:val="008080"/>
          <w:sz w:val="20"/>
          <w:lang w:val="en-US"/>
        </w:rPr>
        <w:t>/&gt;</w:t>
      </w:r>
    </w:p>
    <w:p w14:paraId="28A5F0F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color w:val="008080"/>
          <w:sz w:val="20"/>
          <w:lang w:val="en-US"/>
        </w:rPr>
        <w:t>&gt;</w:t>
      </w:r>
    </w:p>
    <w:p w14:paraId="0119AB0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color w:val="008080"/>
          <w:sz w:val="20"/>
          <w:lang w:val="en-US"/>
        </w:rPr>
        <w:t>&gt;</w:t>
      </w:r>
    </w:p>
    <w:p w14:paraId="50C375C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p>
    <w:p w14:paraId="758A104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complex type schemas --&gt;</w:t>
      </w:r>
    </w:p>
    <w:p w14:paraId="4C9FA04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"schemasType"</w:t>
      </w:r>
      <w:r w:rsidRPr="00F07B9E">
        <w:rPr>
          <w:rFonts w:ascii="Consolas" w:hAnsi="Consolas" w:cs="Consolas"/>
          <w:color w:val="008080"/>
          <w:sz w:val="20"/>
          <w:lang w:val="en-US"/>
        </w:rPr>
        <w:t>&gt;</w:t>
      </w:r>
    </w:p>
    <w:p w14:paraId="22D4A30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xs:annotation</w:t>
      </w:r>
      <w:r w:rsidRPr="00F07B9E">
        <w:rPr>
          <w:rFonts w:ascii="Consolas" w:hAnsi="Consolas" w:cs="Consolas"/>
          <w:color w:val="008080"/>
          <w:sz w:val="20"/>
          <w:lang w:val="en-US"/>
        </w:rPr>
        <w:t>&gt;</w:t>
      </w:r>
    </w:p>
    <w:p w14:paraId="527F1836" w14:textId="77777777" w:rsidR="00814B07" w:rsidRPr="00170F8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en-US"/>
        </w:rPr>
        <w:t xml:space="preserve">      </w:t>
      </w:r>
      <w:r w:rsidRPr="00170F8E">
        <w:rPr>
          <w:rFonts w:ascii="Consolas" w:hAnsi="Consolas" w:cs="Consolas"/>
          <w:color w:val="008080"/>
          <w:sz w:val="20"/>
          <w:lang w:val="fr-CH"/>
        </w:rPr>
        <w:t>&lt;</w:t>
      </w:r>
      <w:r w:rsidRPr="00170F8E">
        <w:rPr>
          <w:rFonts w:ascii="Consolas" w:hAnsi="Consolas" w:cs="Consolas"/>
          <w:color w:val="3F7F7F"/>
          <w:sz w:val="20"/>
          <w:lang w:val="fr-CH"/>
        </w:rPr>
        <w:t>xs:documentation</w:t>
      </w:r>
      <w:r w:rsidRPr="00170F8E">
        <w:rPr>
          <w:rFonts w:ascii="Consolas" w:hAnsi="Consolas" w:cs="Consolas"/>
          <w:color w:val="008080"/>
          <w:sz w:val="20"/>
          <w:lang w:val="fr-CH"/>
        </w:rPr>
        <w:t>&gt;</w:t>
      </w:r>
    </w:p>
    <w:p w14:paraId="70D0B332" w14:textId="77777777" w:rsidR="00814B07" w:rsidRPr="00170F8E" w:rsidRDefault="00814B07" w:rsidP="00814B07">
      <w:pPr>
        <w:autoSpaceDE w:val="0"/>
        <w:autoSpaceDN w:val="0"/>
        <w:adjustRightInd w:val="0"/>
        <w:spacing w:after="0" w:line="240" w:lineRule="auto"/>
        <w:rPr>
          <w:rFonts w:ascii="Consolas" w:hAnsi="Consolas" w:cs="Consolas"/>
          <w:sz w:val="20"/>
          <w:lang w:val="fr-CH"/>
        </w:rPr>
      </w:pPr>
      <w:r w:rsidRPr="00170F8E">
        <w:rPr>
          <w:rFonts w:ascii="Consolas" w:hAnsi="Consolas" w:cs="Consolas"/>
          <w:color w:val="000000"/>
          <w:sz w:val="20"/>
          <w:lang w:val="fr-CH"/>
        </w:rPr>
        <w:t xml:space="preserve">        List of schemas</w:t>
      </w:r>
    </w:p>
    <w:p w14:paraId="11776E5E" w14:textId="77777777" w:rsidR="00814B07" w:rsidRPr="00170F8E" w:rsidRDefault="00814B07" w:rsidP="00814B07">
      <w:pPr>
        <w:autoSpaceDE w:val="0"/>
        <w:autoSpaceDN w:val="0"/>
        <w:adjustRightInd w:val="0"/>
        <w:spacing w:after="0" w:line="240" w:lineRule="auto"/>
        <w:rPr>
          <w:rFonts w:ascii="Consolas" w:hAnsi="Consolas" w:cs="Consolas"/>
          <w:sz w:val="20"/>
          <w:lang w:val="fr-CH"/>
        </w:rPr>
      </w:pPr>
      <w:r w:rsidRPr="00170F8E">
        <w:rPr>
          <w:rFonts w:ascii="Consolas" w:hAnsi="Consolas" w:cs="Consolas"/>
          <w:color w:val="000000"/>
          <w:sz w:val="20"/>
          <w:lang w:val="fr-CH"/>
        </w:rPr>
        <w:t xml:space="preserve">      </w:t>
      </w:r>
      <w:r w:rsidRPr="00170F8E">
        <w:rPr>
          <w:rFonts w:ascii="Consolas" w:hAnsi="Consolas" w:cs="Consolas"/>
          <w:color w:val="008080"/>
          <w:sz w:val="20"/>
          <w:lang w:val="fr-CH"/>
        </w:rPr>
        <w:t>&lt;/</w:t>
      </w:r>
      <w:r w:rsidRPr="00170F8E">
        <w:rPr>
          <w:rFonts w:ascii="Consolas" w:hAnsi="Consolas" w:cs="Consolas"/>
          <w:color w:val="3F7F7F"/>
          <w:sz w:val="20"/>
          <w:lang w:val="fr-CH"/>
        </w:rPr>
        <w:t>xs:documentation</w:t>
      </w:r>
      <w:r w:rsidRPr="00170F8E">
        <w:rPr>
          <w:rFonts w:ascii="Consolas" w:hAnsi="Consolas" w:cs="Consolas"/>
          <w:color w:val="008080"/>
          <w:sz w:val="20"/>
          <w:lang w:val="fr-CH"/>
        </w:rPr>
        <w:t>&gt;</w:t>
      </w:r>
    </w:p>
    <w:p w14:paraId="2DD1C086" w14:textId="77777777" w:rsidR="00814B07" w:rsidRPr="00170F8E" w:rsidRDefault="00814B07" w:rsidP="00814B07">
      <w:pPr>
        <w:autoSpaceDE w:val="0"/>
        <w:autoSpaceDN w:val="0"/>
        <w:adjustRightInd w:val="0"/>
        <w:spacing w:after="0" w:line="240" w:lineRule="auto"/>
        <w:rPr>
          <w:rFonts w:ascii="Consolas" w:hAnsi="Consolas" w:cs="Consolas"/>
          <w:sz w:val="20"/>
          <w:lang w:val="fr-CH"/>
        </w:rPr>
      </w:pPr>
      <w:r w:rsidRPr="00170F8E">
        <w:rPr>
          <w:rFonts w:ascii="Consolas" w:hAnsi="Consolas" w:cs="Consolas"/>
          <w:color w:val="000000"/>
          <w:sz w:val="20"/>
          <w:lang w:val="fr-CH"/>
        </w:rPr>
        <w:t xml:space="preserve">    </w:t>
      </w:r>
      <w:r w:rsidRPr="00170F8E">
        <w:rPr>
          <w:rFonts w:ascii="Consolas" w:hAnsi="Consolas" w:cs="Consolas"/>
          <w:color w:val="008080"/>
          <w:sz w:val="20"/>
          <w:lang w:val="fr-CH"/>
        </w:rPr>
        <w:t>&lt;/</w:t>
      </w:r>
      <w:r w:rsidRPr="00170F8E">
        <w:rPr>
          <w:rFonts w:ascii="Consolas" w:hAnsi="Consolas" w:cs="Consolas"/>
          <w:color w:val="3F7F7F"/>
          <w:sz w:val="20"/>
          <w:lang w:val="fr-CH"/>
        </w:rPr>
        <w:t>xs:annotation</w:t>
      </w:r>
      <w:r w:rsidRPr="00170F8E">
        <w:rPr>
          <w:rFonts w:ascii="Consolas" w:hAnsi="Consolas" w:cs="Consolas"/>
          <w:color w:val="008080"/>
          <w:sz w:val="20"/>
          <w:lang w:val="fr-CH"/>
        </w:rPr>
        <w:t>&gt;</w:t>
      </w:r>
    </w:p>
    <w:p w14:paraId="62D3AD3E" w14:textId="77777777" w:rsidR="00814B07" w:rsidRPr="00170F8E" w:rsidRDefault="00814B07" w:rsidP="00814B07">
      <w:pPr>
        <w:autoSpaceDE w:val="0"/>
        <w:autoSpaceDN w:val="0"/>
        <w:adjustRightInd w:val="0"/>
        <w:spacing w:after="0" w:line="240" w:lineRule="auto"/>
        <w:rPr>
          <w:rFonts w:ascii="Consolas" w:hAnsi="Consolas" w:cs="Consolas"/>
          <w:sz w:val="20"/>
          <w:lang w:val="fr-CH"/>
        </w:rPr>
      </w:pPr>
      <w:r w:rsidRPr="00170F8E">
        <w:rPr>
          <w:rFonts w:ascii="Consolas" w:hAnsi="Consolas" w:cs="Consolas"/>
          <w:color w:val="000000"/>
          <w:sz w:val="20"/>
          <w:lang w:val="fr-CH"/>
        </w:rPr>
        <w:t xml:space="preserve">    </w:t>
      </w:r>
      <w:r w:rsidRPr="00170F8E">
        <w:rPr>
          <w:rFonts w:ascii="Consolas" w:hAnsi="Consolas" w:cs="Consolas"/>
          <w:color w:val="008080"/>
          <w:sz w:val="20"/>
          <w:lang w:val="fr-CH"/>
        </w:rPr>
        <w:t>&lt;</w:t>
      </w:r>
      <w:r w:rsidRPr="00170F8E">
        <w:rPr>
          <w:rFonts w:ascii="Consolas" w:hAnsi="Consolas" w:cs="Consolas"/>
          <w:color w:val="3F7F7F"/>
          <w:sz w:val="20"/>
          <w:lang w:val="fr-CH"/>
        </w:rPr>
        <w:t>xs:sequence</w:t>
      </w:r>
      <w:r w:rsidRPr="00170F8E">
        <w:rPr>
          <w:rFonts w:ascii="Consolas" w:hAnsi="Consolas" w:cs="Consolas"/>
          <w:color w:val="008080"/>
          <w:sz w:val="20"/>
          <w:lang w:val="fr-CH"/>
        </w:rPr>
        <w:t>&gt;</w:t>
      </w:r>
    </w:p>
    <w:p w14:paraId="6DAA182F" w14:textId="77777777" w:rsidR="00814B07" w:rsidRPr="00170F8E" w:rsidRDefault="00814B07" w:rsidP="00814B07">
      <w:pPr>
        <w:autoSpaceDE w:val="0"/>
        <w:autoSpaceDN w:val="0"/>
        <w:adjustRightInd w:val="0"/>
        <w:spacing w:after="0" w:line="240" w:lineRule="auto"/>
        <w:rPr>
          <w:rFonts w:ascii="Consolas" w:hAnsi="Consolas" w:cs="Consolas"/>
          <w:sz w:val="20"/>
          <w:lang w:val="fr-CH"/>
        </w:rPr>
      </w:pPr>
      <w:r w:rsidRPr="00170F8E">
        <w:rPr>
          <w:rFonts w:ascii="Consolas" w:hAnsi="Consolas" w:cs="Consolas"/>
          <w:color w:val="000000"/>
          <w:sz w:val="20"/>
          <w:lang w:val="fr-CH"/>
        </w:rPr>
        <w:t xml:space="preserve">      </w:t>
      </w:r>
      <w:r w:rsidRPr="00170F8E">
        <w:rPr>
          <w:rFonts w:ascii="Consolas" w:hAnsi="Consolas" w:cs="Consolas"/>
          <w:color w:val="008080"/>
          <w:sz w:val="20"/>
          <w:lang w:val="fr-CH"/>
        </w:rPr>
        <w:t>&lt;</w:t>
      </w:r>
      <w:r w:rsidRPr="00170F8E">
        <w:rPr>
          <w:rFonts w:ascii="Consolas" w:hAnsi="Consolas" w:cs="Consolas"/>
          <w:color w:val="3F7F7F"/>
          <w:sz w:val="20"/>
          <w:lang w:val="fr-CH"/>
        </w:rPr>
        <w:t>xs:element</w:t>
      </w:r>
      <w:r w:rsidRPr="00170F8E">
        <w:rPr>
          <w:rFonts w:ascii="Consolas" w:hAnsi="Consolas" w:cs="Consolas"/>
          <w:sz w:val="20"/>
          <w:lang w:val="fr-CH"/>
        </w:rPr>
        <w:t xml:space="preserve"> </w:t>
      </w:r>
      <w:r w:rsidRPr="00170F8E">
        <w:rPr>
          <w:rFonts w:ascii="Consolas" w:hAnsi="Consolas" w:cs="Consolas"/>
          <w:color w:val="7F007F"/>
          <w:sz w:val="20"/>
          <w:lang w:val="fr-CH"/>
        </w:rPr>
        <w:t>name</w:t>
      </w:r>
      <w:r w:rsidRPr="00170F8E">
        <w:rPr>
          <w:rFonts w:ascii="Consolas" w:hAnsi="Consolas" w:cs="Consolas"/>
          <w:color w:val="000000"/>
          <w:sz w:val="20"/>
          <w:lang w:val="fr-CH"/>
        </w:rPr>
        <w:t>=</w:t>
      </w:r>
      <w:r w:rsidRPr="00170F8E">
        <w:rPr>
          <w:rFonts w:ascii="Consolas" w:hAnsi="Consolas" w:cs="Consolas"/>
          <w:i/>
          <w:iCs/>
          <w:color w:val="2A00FF"/>
          <w:sz w:val="20"/>
          <w:lang w:val="fr-CH"/>
        </w:rPr>
        <w:t>"schema"</w:t>
      </w:r>
      <w:r w:rsidRPr="00170F8E">
        <w:rPr>
          <w:rFonts w:ascii="Consolas" w:hAnsi="Consolas" w:cs="Consolas"/>
          <w:sz w:val="20"/>
          <w:lang w:val="fr-CH"/>
        </w:rPr>
        <w:t xml:space="preserve"> </w:t>
      </w:r>
      <w:r w:rsidRPr="00170F8E">
        <w:rPr>
          <w:rFonts w:ascii="Consolas" w:hAnsi="Consolas" w:cs="Consolas"/>
          <w:color w:val="7F007F"/>
          <w:sz w:val="20"/>
          <w:lang w:val="fr-CH"/>
        </w:rPr>
        <w:t>type</w:t>
      </w:r>
      <w:r w:rsidRPr="00170F8E">
        <w:rPr>
          <w:rFonts w:ascii="Consolas" w:hAnsi="Consolas" w:cs="Consolas"/>
          <w:color w:val="000000"/>
          <w:sz w:val="20"/>
          <w:lang w:val="fr-CH"/>
        </w:rPr>
        <w:t>=</w:t>
      </w:r>
      <w:r w:rsidRPr="00170F8E">
        <w:rPr>
          <w:rFonts w:ascii="Consolas" w:hAnsi="Consolas" w:cs="Consolas"/>
          <w:i/>
          <w:iCs/>
          <w:color w:val="2A00FF"/>
          <w:sz w:val="20"/>
          <w:lang w:val="fr-CH"/>
        </w:rPr>
        <w:t>"schemaType"</w:t>
      </w:r>
      <w:r w:rsidRPr="00170F8E">
        <w:rPr>
          <w:rFonts w:ascii="Consolas" w:hAnsi="Consolas" w:cs="Consolas"/>
          <w:sz w:val="20"/>
          <w:lang w:val="fr-CH"/>
        </w:rPr>
        <w:t xml:space="preserve"> </w:t>
      </w:r>
      <w:r w:rsidRPr="00170F8E">
        <w:rPr>
          <w:rFonts w:ascii="Consolas" w:hAnsi="Consolas" w:cs="Consolas"/>
          <w:color w:val="7F007F"/>
          <w:sz w:val="20"/>
          <w:lang w:val="fr-CH"/>
        </w:rPr>
        <w:t>minOccurs</w:t>
      </w:r>
      <w:r w:rsidRPr="00170F8E">
        <w:rPr>
          <w:rFonts w:ascii="Consolas" w:hAnsi="Consolas" w:cs="Consolas"/>
          <w:color w:val="000000"/>
          <w:sz w:val="20"/>
          <w:lang w:val="fr-CH"/>
        </w:rPr>
        <w:t>=</w:t>
      </w:r>
      <w:r w:rsidRPr="00170F8E">
        <w:rPr>
          <w:rFonts w:ascii="Consolas" w:hAnsi="Consolas" w:cs="Consolas"/>
          <w:i/>
          <w:iCs/>
          <w:color w:val="2A00FF"/>
          <w:sz w:val="20"/>
          <w:lang w:val="fr-CH"/>
        </w:rPr>
        <w:t>"1"</w:t>
      </w:r>
      <w:r w:rsidRPr="00170F8E">
        <w:rPr>
          <w:rFonts w:ascii="Consolas" w:hAnsi="Consolas" w:cs="Consolas"/>
          <w:sz w:val="20"/>
          <w:lang w:val="fr-CH"/>
        </w:rPr>
        <w:t xml:space="preserve"> </w:t>
      </w:r>
      <w:r w:rsidRPr="00170F8E">
        <w:rPr>
          <w:rFonts w:ascii="Consolas" w:hAnsi="Consolas" w:cs="Consolas"/>
          <w:color w:val="7F007F"/>
          <w:sz w:val="20"/>
          <w:lang w:val="fr-CH"/>
        </w:rPr>
        <w:t>maxOccurs</w:t>
      </w:r>
      <w:r w:rsidRPr="00170F8E">
        <w:rPr>
          <w:rFonts w:ascii="Consolas" w:hAnsi="Consolas" w:cs="Consolas"/>
          <w:color w:val="000000"/>
          <w:sz w:val="20"/>
          <w:lang w:val="fr-CH"/>
        </w:rPr>
        <w:t>=</w:t>
      </w:r>
      <w:r w:rsidRPr="00170F8E">
        <w:rPr>
          <w:rFonts w:ascii="Consolas" w:hAnsi="Consolas" w:cs="Consolas"/>
          <w:i/>
          <w:iCs/>
          <w:color w:val="2A00FF"/>
          <w:sz w:val="20"/>
          <w:lang w:val="fr-CH"/>
        </w:rPr>
        <w:t>"unbounded"</w:t>
      </w:r>
      <w:r w:rsidRPr="00170F8E">
        <w:rPr>
          <w:rFonts w:ascii="Consolas" w:hAnsi="Consolas" w:cs="Consolas"/>
          <w:sz w:val="20"/>
          <w:lang w:val="fr-CH"/>
        </w:rPr>
        <w:t xml:space="preserve"> </w:t>
      </w:r>
      <w:r w:rsidRPr="00170F8E">
        <w:rPr>
          <w:rFonts w:ascii="Consolas" w:hAnsi="Consolas" w:cs="Consolas"/>
          <w:color w:val="008080"/>
          <w:sz w:val="20"/>
          <w:lang w:val="fr-CH"/>
        </w:rPr>
        <w:t>/&gt;</w:t>
      </w:r>
    </w:p>
    <w:p w14:paraId="316EBC29" w14:textId="77777777" w:rsidR="00814B07" w:rsidRPr="00170F8E" w:rsidRDefault="00814B07" w:rsidP="00814B07">
      <w:pPr>
        <w:autoSpaceDE w:val="0"/>
        <w:autoSpaceDN w:val="0"/>
        <w:adjustRightInd w:val="0"/>
        <w:spacing w:after="0" w:line="240" w:lineRule="auto"/>
        <w:rPr>
          <w:rFonts w:ascii="Consolas" w:hAnsi="Consolas" w:cs="Consolas"/>
          <w:sz w:val="20"/>
          <w:lang w:val="fr-CH"/>
        </w:rPr>
      </w:pPr>
      <w:r w:rsidRPr="00170F8E">
        <w:rPr>
          <w:rFonts w:ascii="Consolas" w:hAnsi="Consolas" w:cs="Consolas"/>
          <w:color w:val="000000"/>
          <w:sz w:val="20"/>
          <w:lang w:val="fr-CH"/>
        </w:rPr>
        <w:t xml:space="preserve">    </w:t>
      </w:r>
      <w:r w:rsidRPr="00170F8E">
        <w:rPr>
          <w:rFonts w:ascii="Consolas" w:hAnsi="Consolas" w:cs="Consolas"/>
          <w:color w:val="008080"/>
          <w:sz w:val="20"/>
          <w:lang w:val="fr-CH"/>
        </w:rPr>
        <w:t>&lt;/</w:t>
      </w:r>
      <w:r w:rsidRPr="00170F8E">
        <w:rPr>
          <w:rFonts w:ascii="Consolas" w:hAnsi="Consolas" w:cs="Consolas"/>
          <w:color w:val="3F7F7F"/>
          <w:sz w:val="20"/>
          <w:lang w:val="fr-CH"/>
        </w:rPr>
        <w:t>xs:sequence</w:t>
      </w:r>
      <w:r w:rsidRPr="00170F8E">
        <w:rPr>
          <w:rFonts w:ascii="Consolas" w:hAnsi="Consolas" w:cs="Consolas"/>
          <w:color w:val="008080"/>
          <w:sz w:val="20"/>
          <w:lang w:val="fr-CH"/>
        </w:rPr>
        <w:t>&gt;</w:t>
      </w:r>
    </w:p>
    <w:p w14:paraId="003538C1" w14:textId="77777777" w:rsidR="00814B07" w:rsidRPr="00170F8E" w:rsidRDefault="00814B07" w:rsidP="00814B07">
      <w:pPr>
        <w:autoSpaceDE w:val="0"/>
        <w:autoSpaceDN w:val="0"/>
        <w:adjustRightInd w:val="0"/>
        <w:spacing w:after="0" w:line="240" w:lineRule="auto"/>
        <w:rPr>
          <w:rFonts w:ascii="Consolas" w:hAnsi="Consolas" w:cs="Consolas"/>
          <w:sz w:val="20"/>
          <w:lang w:val="fr-CH"/>
        </w:rPr>
      </w:pPr>
      <w:r w:rsidRPr="00170F8E">
        <w:rPr>
          <w:rFonts w:ascii="Consolas" w:hAnsi="Consolas" w:cs="Consolas"/>
          <w:color w:val="000000"/>
          <w:sz w:val="20"/>
          <w:lang w:val="fr-CH"/>
        </w:rPr>
        <w:t xml:space="preserve">  </w:t>
      </w:r>
      <w:r w:rsidRPr="00170F8E">
        <w:rPr>
          <w:rFonts w:ascii="Consolas" w:hAnsi="Consolas" w:cs="Consolas"/>
          <w:color w:val="008080"/>
          <w:sz w:val="20"/>
          <w:lang w:val="fr-CH"/>
        </w:rPr>
        <w:t>&lt;/</w:t>
      </w:r>
      <w:r w:rsidRPr="00170F8E">
        <w:rPr>
          <w:rFonts w:ascii="Consolas" w:hAnsi="Consolas" w:cs="Consolas"/>
          <w:color w:val="3F7F7F"/>
          <w:sz w:val="20"/>
          <w:lang w:val="fr-CH"/>
        </w:rPr>
        <w:t>xs:complexType</w:t>
      </w:r>
      <w:r w:rsidRPr="00170F8E">
        <w:rPr>
          <w:rFonts w:ascii="Consolas" w:hAnsi="Consolas" w:cs="Consolas"/>
          <w:color w:val="008080"/>
          <w:sz w:val="20"/>
          <w:lang w:val="fr-CH"/>
        </w:rPr>
        <w:t>&gt;</w:t>
      </w:r>
    </w:p>
    <w:p w14:paraId="14CEFF03" w14:textId="77777777" w:rsidR="00814B07" w:rsidRPr="00170F8E" w:rsidRDefault="00814B07" w:rsidP="00814B07">
      <w:pPr>
        <w:autoSpaceDE w:val="0"/>
        <w:autoSpaceDN w:val="0"/>
        <w:adjustRightInd w:val="0"/>
        <w:spacing w:after="0" w:line="240" w:lineRule="auto"/>
        <w:rPr>
          <w:rFonts w:ascii="Consolas" w:hAnsi="Consolas" w:cs="Consolas"/>
          <w:sz w:val="20"/>
          <w:lang w:val="fr-CH"/>
        </w:rPr>
      </w:pPr>
    </w:p>
    <w:p w14:paraId="6419C0B9" w14:textId="77777777" w:rsidR="00814B07" w:rsidRPr="00170F8E" w:rsidRDefault="00814B07" w:rsidP="00814B07">
      <w:pPr>
        <w:autoSpaceDE w:val="0"/>
        <w:autoSpaceDN w:val="0"/>
        <w:adjustRightInd w:val="0"/>
        <w:spacing w:after="0" w:line="240" w:lineRule="auto"/>
        <w:rPr>
          <w:rFonts w:ascii="Consolas" w:hAnsi="Consolas" w:cs="Consolas"/>
          <w:sz w:val="20"/>
          <w:lang w:val="fr-CH"/>
        </w:rPr>
      </w:pPr>
      <w:r w:rsidRPr="00170F8E">
        <w:rPr>
          <w:rFonts w:ascii="Consolas" w:hAnsi="Consolas" w:cs="Consolas"/>
          <w:color w:val="000000"/>
          <w:sz w:val="20"/>
          <w:lang w:val="fr-CH"/>
        </w:rPr>
        <w:t xml:space="preserve">  </w:t>
      </w:r>
      <w:r w:rsidRPr="00170F8E">
        <w:rPr>
          <w:rFonts w:ascii="Consolas" w:hAnsi="Consolas" w:cs="Consolas"/>
          <w:color w:val="3F5FBF"/>
          <w:sz w:val="20"/>
          <w:lang w:val="fr-CH"/>
        </w:rPr>
        <w:t>&lt;!-- complex type schema --&gt;</w:t>
      </w:r>
    </w:p>
    <w:p w14:paraId="4B036EF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170F8E">
        <w:rPr>
          <w:rFonts w:ascii="Consolas" w:hAnsi="Consolas" w:cs="Consolas"/>
          <w:color w:val="000000"/>
          <w:sz w:val="20"/>
          <w:lang w:val="fr-CH"/>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"schemaType"</w:t>
      </w:r>
      <w:r w:rsidRPr="00F07B9E">
        <w:rPr>
          <w:rFonts w:ascii="Consolas" w:hAnsi="Consolas" w:cs="Consolas"/>
          <w:color w:val="008080"/>
          <w:sz w:val="20"/>
          <w:lang w:val="en-US"/>
        </w:rPr>
        <w:t>&gt;</w:t>
      </w:r>
    </w:p>
    <w:p w14:paraId="5DC53CD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xs:annotation</w:t>
      </w:r>
      <w:r w:rsidRPr="00F07B9E">
        <w:rPr>
          <w:rFonts w:ascii="Consolas" w:hAnsi="Consolas" w:cs="Consolas"/>
          <w:color w:val="008080"/>
          <w:sz w:val="20"/>
          <w:lang w:val="en-US"/>
        </w:rPr>
        <w:t>&gt;</w:t>
      </w:r>
    </w:p>
    <w:p w14:paraId="72BC0401" w14:textId="77777777" w:rsidR="00814B07" w:rsidRDefault="00814B07" w:rsidP="00814B07">
      <w:pPr>
        <w:autoSpaceDE w:val="0"/>
        <w:autoSpaceDN w:val="0"/>
        <w:adjustRightInd w:val="0"/>
        <w:spacing w:after="0" w:line="240" w:lineRule="auto"/>
        <w:rPr>
          <w:rFonts w:ascii="Consolas" w:hAnsi="Consolas" w:cs="Consolas"/>
          <w:sz w:val="20"/>
        </w:rPr>
      </w:pPr>
      <w:r w:rsidRPr="00F07B9E">
        <w:rPr>
          <w:rFonts w:ascii="Consolas" w:hAnsi="Consolas" w:cs="Consolas"/>
          <w:color w:val="000000"/>
          <w:sz w:val="20"/>
          <w:lang w:val="en-US"/>
        </w:rPr>
        <w:t xml:space="preserve">      </w:t>
      </w:r>
      <w:r>
        <w:rPr>
          <w:rFonts w:ascii="Consolas" w:hAnsi="Consolas" w:cs="Consolas"/>
          <w:color w:val="008080"/>
          <w:sz w:val="20"/>
        </w:rPr>
        <w:t>&lt;</w:t>
      </w:r>
      <w:r>
        <w:rPr>
          <w:rFonts w:ascii="Consolas" w:hAnsi="Consolas" w:cs="Consolas"/>
          <w:color w:val="3F7F7F"/>
          <w:sz w:val="20"/>
        </w:rPr>
        <w:t>xs:documentation</w:t>
      </w:r>
      <w:r>
        <w:rPr>
          <w:rFonts w:ascii="Consolas" w:hAnsi="Consolas" w:cs="Consolas"/>
          <w:color w:val="008080"/>
          <w:sz w:val="20"/>
        </w:rPr>
        <w:t>&gt;</w:t>
      </w:r>
    </w:p>
    <w:p w14:paraId="31F29CE4" w14:textId="77777777" w:rsidR="00814B07" w:rsidRDefault="00814B07" w:rsidP="00814B07">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Schema element in siardArchive</w:t>
      </w:r>
    </w:p>
    <w:p w14:paraId="43799A7D"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Pr>
          <w:rFonts w:ascii="Consolas" w:hAnsi="Consolas" w:cs="Consolas"/>
          <w:color w:val="000000"/>
          <w:sz w:val="20"/>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2B288813"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xs:annotation</w:t>
      </w:r>
      <w:r w:rsidRPr="00F07B9E">
        <w:rPr>
          <w:rFonts w:ascii="Consolas" w:hAnsi="Consolas" w:cs="Consolas"/>
          <w:color w:val="008080"/>
          <w:sz w:val="20"/>
          <w:lang w:val="fr-CH"/>
        </w:rPr>
        <w:t>&gt;</w:t>
      </w:r>
    </w:p>
    <w:p w14:paraId="4CF91280"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xs:sequence</w:t>
      </w:r>
      <w:r w:rsidRPr="00F07B9E">
        <w:rPr>
          <w:rFonts w:ascii="Consolas" w:hAnsi="Consolas" w:cs="Consolas"/>
          <w:color w:val="008080"/>
          <w:sz w:val="20"/>
          <w:lang w:val="fr-CH"/>
        </w:rPr>
        <w:t>&gt;</w:t>
      </w:r>
    </w:p>
    <w:p w14:paraId="0A478AE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fr-CH"/>
        </w:rPr>
        <w:t xml:space="preserve">      </w:t>
      </w:r>
      <w:r w:rsidRPr="00F07B9E">
        <w:rPr>
          <w:rFonts w:ascii="Consolas" w:hAnsi="Consolas" w:cs="Consolas"/>
          <w:color w:val="3F5FBF"/>
          <w:sz w:val="20"/>
          <w:lang w:val="en-US"/>
        </w:rPr>
        <w:t>&lt;!-- database name of the schema --&gt;</w:t>
      </w:r>
    </w:p>
    <w:p w14:paraId="75A9521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"name"</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008080"/>
          <w:sz w:val="20"/>
          <w:lang w:val="en-US"/>
        </w:rPr>
        <w:t>/&gt;</w:t>
      </w:r>
    </w:p>
    <w:p w14:paraId="7BBEBB0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archive name of the schema folder --&gt;</w:t>
      </w:r>
    </w:p>
    <w:p w14:paraId="5F190B6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"folder"</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"fsName"</w:t>
      </w:r>
      <w:r w:rsidRPr="00F07B9E">
        <w:rPr>
          <w:rFonts w:ascii="Consolas" w:hAnsi="Consolas" w:cs="Consolas"/>
          <w:color w:val="008080"/>
          <w:sz w:val="20"/>
          <w:lang w:val="en-US"/>
        </w:rPr>
        <w:t>/&gt;</w:t>
      </w:r>
    </w:p>
    <w:p w14:paraId="5ED63F0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description of the schema's meaning and content --&gt;</w:t>
      </w:r>
    </w:p>
    <w:p w14:paraId="5C3C277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"description"</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0AC2BDC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list of advanced and structured types in the schema (new in version 2.0) --&gt;</w:t>
      </w:r>
    </w:p>
    <w:p w14:paraId="6BF6271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"types"</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"typesType"</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5D46B45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list of tables in the schema --&gt;</w:t>
      </w:r>
    </w:p>
    <w:p w14:paraId="7C81216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"tables"</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"tablesType"</w:t>
      </w:r>
      <w:r w:rsidRPr="00F07B9E">
        <w:rPr>
          <w:rFonts w:ascii="Consolas" w:hAnsi="Consolas" w:cs="Consolas"/>
          <w:color w:val="008080"/>
          <w:sz w:val="20"/>
          <w:lang w:val="en-US"/>
        </w:rPr>
        <w:t>/&gt;</w:t>
      </w:r>
    </w:p>
    <w:p w14:paraId="00EA73C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list of views in the schema --&gt;</w:t>
      </w:r>
    </w:p>
    <w:p w14:paraId="3D68AF1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"views"</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"viewsType"</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7411499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lastRenderedPageBreak/>
        <w:t xml:space="preserve">      </w:t>
      </w:r>
      <w:r w:rsidRPr="00F07B9E">
        <w:rPr>
          <w:rFonts w:ascii="Consolas" w:hAnsi="Consolas" w:cs="Consolas"/>
          <w:color w:val="3F5FBF"/>
          <w:sz w:val="20"/>
          <w:lang w:val="en-US"/>
        </w:rPr>
        <w:t>&lt;!-- list of routines in the schema --&gt;</w:t>
      </w:r>
    </w:p>
    <w:p w14:paraId="56400090"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en-US"/>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xs:element</w:t>
      </w:r>
      <w:r w:rsidRPr="00F07B9E">
        <w:rPr>
          <w:rFonts w:ascii="Consolas" w:hAnsi="Consolas" w:cs="Consolas"/>
          <w:sz w:val="20"/>
          <w:lang w:val="fr-CH"/>
        </w:rPr>
        <w:t xml:space="preserve"> </w:t>
      </w:r>
      <w:r w:rsidRPr="00F07B9E">
        <w:rPr>
          <w:rFonts w:ascii="Consolas" w:hAnsi="Consolas" w:cs="Consolas"/>
          <w:color w:val="7F007F"/>
          <w:sz w:val="20"/>
          <w:lang w:val="fr-CH"/>
        </w:rPr>
        <w:t>name</w:t>
      </w:r>
      <w:r w:rsidRPr="00F07B9E">
        <w:rPr>
          <w:rFonts w:ascii="Consolas" w:hAnsi="Consolas" w:cs="Consolas"/>
          <w:color w:val="000000"/>
          <w:sz w:val="20"/>
          <w:lang w:val="fr-CH"/>
        </w:rPr>
        <w:t>=</w:t>
      </w:r>
      <w:r w:rsidRPr="00F07B9E">
        <w:rPr>
          <w:rFonts w:ascii="Consolas" w:hAnsi="Consolas" w:cs="Consolas"/>
          <w:i/>
          <w:iCs/>
          <w:color w:val="2A00FF"/>
          <w:sz w:val="20"/>
          <w:lang w:val="fr-CH"/>
        </w:rPr>
        <w:t>"routines"</w:t>
      </w:r>
      <w:r w:rsidRPr="00F07B9E">
        <w:rPr>
          <w:rFonts w:ascii="Consolas" w:hAnsi="Consolas" w:cs="Consolas"/>
          <w:sz w:val="20"/>
          <w:lang w:val="fr-CH"/>
        </w:rPr>
        <w:t xml:space="preserve"> </w:t>
      </w:r>
      <w:r w:rsidRPr="00F07B9E">
        <w:rPr>
          <w:rFonts w:ascii="Consolas" w:hAnsi="Consolas" w:cs="Consolas"/>
          <w:color w:val="7F007F"/>
          <w:sz w:val="20"/>
          <w:lang w:val="fr-CH"/>
        </w:rPr>
        <w:t>type</w:t>
      </w:r>
      <w:r w:rsidRPr="00F07B9E">
        <w:rPr>
          <w:rFonts w:ascii="Consolas" w:hAnsi="Consolas" w:cs="Consolas"/>
          <w:color w:val="000000"/>
          <w:sz w:val="20"/>
          <w:lang w:val="fr-CH"/>
        </w:rPr>
        <w:t>=</w:t>
      </w:r>
      <w:r w:rsidRPr="00F07B9E">
        <w:rPr>
          <w:rFonts w:ascii="Consolas" w:hAnsi="Consolas" w:cs="Consolas"/>
          <w:i/>
          <w:iCs/>
          <w:color w:val="2A00FF"/>
          <w:sz w:val="20"/>
          <w:lang w:val="fr-CH"/>
        </w:rPr>
        <w:t>"routinesType"</w:t>
      </w:r>
      <w:r w:rsidRPr="00F07B9E">
        <w:rPr>
          <w:rFonts w:ascii="Consolas" w:hAnsi="Consolas" w:cs="Consolas"/>
          <w:sz w:val="20"/>
          <w:lang w:val="fr-CH"/>
        </w:rPr>
        <w:t xml:space="preserve"> </w:t>
      </w:r>
      <w:r w:rsidRPr="00F07B9E">
        <w:rPr>
          <w:rFonts w:ascii="Consolas" w:hAnsi="Consolas" w:cs="Consolas"/>
          <w:color w:val="7F007F"/>
          <w:sz w:val="20"/>
          <w:lang w:val="fr-CH"/>
        </w:rPr>
        <w:t>minOccurs</w:t>
      </w:r>
      <w:r w:rsidRPr="00F07B9E">
        <w:rPr>
          <w:rFonts w:ascii="Consolas" w:hAnsi="Consolas" w:cs="Consolas"/>
          <w:color w:val="000000"/>
          <w:sz w:val="20"/>
          <w:lang w:val="fr-CH"/>
        </w:rPr>
        <w:t>=</w:t>
      </w:r>
      <w:r w:rsidRPr="00F07B9E">
        <w:rPr>
          <w:rFonts w:ascii="Consolas" w:hAnsi="Consolas" w:cs="Consolas"/>
          <w:i/>
          <w:iCs/>
          <w:color w:val="2A00FF"/>
          <w:sz w:val="20"/>
          <w:lang w:val="fr-CH"/>
        </w:rPr>
        <w:t>"0"</w:t>
      </w:r>
      <w:r w:rsidRPr="00F07B9E">
        <w:rPr>
          <w:rFonts w:ascii="Consolas" w:hAnsi="Consolas" w:cs="Consolas"/>
          <w:color w:val="008080"/>
          <w:sz w:val="20"/>
          <w:lang w:val="fr-CH"/>
        </w:rPr>
        <w:t>/&gt;</w:t>
      </w:r>
    </w:p>
    <w:p w14:paraId="706279D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fr-CH"/>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0CE90BA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color w:val="008080"/>
          <w:sz w:val="20"/>
          <w:lang w:val="en-US"/>
        </w:rPr>
        <w:t>&gt;</w:t>
      </w:r>
    </w:p>
    <w:p w14:paraId="63715B9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p>
    <w:p w14:paraId="0ED379B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complex type types (new in version 2.0) --&gt;</w:t>
      </w:r>
    </w:p>
    <w:p w14:paraId="61F1FEE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"typesType"</w:t>
      </w:r>
      <w:r w:rsidRPr="00F07B9E">
        <w:rPr>
          <w:rFonts w:ascii="Consolas" w:hAnsi="Consolas" w:cs="Consolas"/>
          <w:color w:val="008080"/>
          <w:sz w:val="20"/>
          <w:lang w:val="en-US"/>
        </w:rPr>
        <w:t>&gt;</w:t>
      </w:r>
    </w:p>
    <w:p w14:paraId="1BCBF8E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xs:annotation</w:t>
      </w:r>
      <w:r w:rsidRPr="00F07B9E">
        <w:rPr>
          <w:rFonts w:ascii="Consolas" w:hAnsi="Consolas" w:cs="Consolas"/>
          <w:color w:val="008080"/>
          <w:sz w:val="20"/>
          <w:lang w:val="en-US"/>
        </w:rPr>
        <w:t>&gt;</w:t>
      </w:r>
    </w:p>
    <w:p w14:paraId="7B1940E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xs:documentation</w:t>
      </w:r>
      <w:r w:rsidRPr="00F07B9E">
        <w:rPr>
          <w:rFonts w:ascii="Consolas" w:hAnsi="Consolas" w:cs="Consolas"/>
          <w:color w:val="008080"/>
          <w:sz w:val="20"/>
          <w:lang w:val="en-US"/>
        </w:rPr>
        <w:t>&gt;</w:t>
      </w:r>
    </w:p>
    <w:p w14:paraId="12DB256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List of advanced or structured data types types</w:t>
      </w:r>
    </w:p>
    <w:p w14:paraId="7C377BDE"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en-US"/>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7797F978"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xs:annotation</w:t>
      </w:r>
      <w:r w:rsidRPr="00F07B9E">
        <w:rPr>
          <w:rFonts w:ascii="Consolas" w:hAnsi="Consolas" w:cs="Consolas"/>
          <w:color w:val="008080"/>
          <w:sz w:val="20"/>
          <w:lang w:val="fr-CH"/>
        </w:rPr>
        <w:t>&gt;</w:t>
      </w:r>
    </w:p>
    <w:p w14:paraId="1C4A5A52"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xs:sequence</w:t>
      </w:r>
      <w:r w:rsidRPr="00F07B9E">
        <w:rPr>
          <w:rFonts w:ascii="Consolas" w:hAnsi="Consolas" w:cs="Consolas"/>
          <w:color w:val="008080"/>
          <w:sz w:val="20"/>
          <w:lang w:val="fr-CH"/>
        </w:rPr>
        <w:t>&gt;</w:t>
      </w:r>
    </w:p>
    <w:p w14:paraId="6B77BAA7"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xs:element</w:t>
      </w:r>
      <w:r w:rsidRPr="00F07B9E">
        <w:rPr>
          <w:rFonts w:ascii="Consolas" w:hAnsi="Consolas" w:cs="Consolas"/>
          <w:sz w:val="20"/>
          <w:lang w:val="fr-CH"/>
        </w:rPr>
        <w:t xml:space="preserve"> </w:t>
      </w:r>
      <w:r w:rsidRPr="00F07B9E">
        <w:rPr>
          <w:rFonts w:ascii="Consolas" w:hAnsi="Consolas" w:cs="Consolas"/>
          <w:color w:val="7F007F"/>
          <w:sz w:val="20"/>
          <w:lang w:val="fr-CH"/>
        </w:rPr>
        <w:t>name</w:t>
      </w:r>
      <w:r w:rsidRPr="00F07B9E">
        <w:rPr>
          <w:rFonts w:ascii="Consolas" w:hAnsi="Consolas" w:cs="Consolas"/>
          <w:color w:val="000000"/>
          <w:sz w:val="20"/>
          <w:lang w:val="fr-CH"/>
        </w:rPr>
        <w:t>=</w:t>
      </w:r>
      <w:r w:rsidRPr="00F07B9E">
        <w:rPr>
          <w:rFonts w:ascii="Consolas" w:hAnsi="Consolas" w:cs="Consolas"/>
          <w:i/>
          <w:iCs/>
          <w:color w:val="2A00FF"/>
          <w:sz w:val="20"/>
          <w:lang w:val="fr-CH"/>
        </w:rPr>
        <w:t>"type"</w:t>
      </w:r>
      <w:r w:rsidRPr="00F07B9E">
        <w:rPr>
          <w:rFonts w:ascii="Consolas" w:hAnsi="Consolas" w:cs="Consolas"/>
          <w:sz w:val="20"/>
          <w:lang w:val="fr-CH"/>
        </w:rPr>
        <w:t xml:space="preserve"> </w:t>
      </w:r>
      <w:r w:rsidRPr="00F07B9E">
        <w:rPr>
          <w:rFonts w:ascii="Consolas" w:hAnsi="Consolas" w:cs="Consolas"/>
          <w:color w:val="7F007F"/>
          <w:sz w:val="20"/>
          <w:lang w:val="fr-CH"/>
        </w:rPr>
        <w:t>type</w:t>
      </w:r>
      <w:r w:rsidRPr="00F07B9E">
        <w:rPr>
          <w:rFonts w:ascii="Consolas" w:hAnsi="Consolas" w:cs="Consolas"/>
          <w:color w:val="000000"/>
          <w:sz w:val="20"/>
          <w:lang w:val="fr-CH"/>
        </w:rPr>
        <w:t>=</w:t>
      </w:r>
      <w:r w:rsidRPr="00F07B9E">
        <w:rPr>
          <w:rFonts w:ascii="Consolas" w:hAnsi="Consolas" w:cs="Consolas"/>
          <w:i/>
          <w:iCs/>
          <w:color w:val="2A00FF"/>
          <w:sz w:val="20"/>
          <w:lang w:val="fr-CH"/>
        </w:rPr>
        <w:t>"typeType"</w:t>
      </w:r>
      <w:r w:rsidRPr="00F07B9E">
        <w:rPr>
          <w:rFonts w:ascii="Consolas" w:hAnsi="Consolas" w:cs="Consolas"/>
          <w:sz w:val="20"/>
          <w:lang w:val="fr-CH"/>
        </w:rPr>
        <w:t xml:space="preserve"> </w:t>
      </w:r>
      <w:r w:rsidRPr="00F07B9E">
        <w:rPr>
          <w:rFonts w:ascii="Consolas" w:hAnsi="Consolas" w:cs="Consolas"/>
          <w:color w:val="7F007F"/>
          <w:sz w:val="20"/>
          <w:lang w:val="fr-CH"/>
        </w:rPr>
        <w:t>minOccurs</w:t>
      </w:r>
      <w:r w:rsidRPr="00F07B9E">
        <w:rPr>
          <w:rFonts w:ascii="Consolas" w:hAnsi="Consolas" w:cs="Consolas"/>
          <w:color w:val="000000"/>
          <w:sz w:val="20"/>
          <w:lang w:val="fr-CH"/>
        </w:rPr>
        <w:t>=</w:t>
      </w:r>
      <w:r w:rsidRPr="00F07B9E">
        <w:rPr>
          <w:rFonts w:ascii="Consolas" w:hAnsi="Consolas" w:cs="Consolas"/>
          <w:i/>
          <w:iCs/>
          <w:color w:val="2A00FF"/>
          <w:sz w:val="20"/>
          <w:lang w:val="fr-CH"/>
        </w:rPr>
        <w:t>"1"</w:t>
      </w:r>
      <w:r w:rsidRPr="00F07B9E">
        <w:rPr>
          <w:rFonts w:ascii="Consolas" w:hAnsi="Consolas" w:cs="Consolas"/>
          <w:sz w:val="20"/>
          <w:lang w:val="fr-CH"/>
        </w:rPr>
        <w:t xml:space="preserve"> </w:t>
      </w:r>
      <w:r w:rsidRPr="00F07B9E">
        <w:rPr>
          <w:rFonts w:ascii="Consolas" w:hAnsi="Consolas" w:cs="Consolas"/>
          <w:color w:val="7F007F"/>
          <w:sz w:val="20"/>
          <w:lang w:val="fr-CH"/>
        </w:rPr>
        <w:t>maxOccurs</w:t>
      </w:r>
      <w:r w:rsidRPr="00F07B9E">
        <w:rPr>
          <w:rFonts w:ascii="Consolas" w:hAnsi="Consolas" w:cs="Consolas"/>
          <w:color w:val="000000"/>
          <w:sz w:val="20"/>
          <w:lang w:val="fr-CH"/>
        </w:rPr>
        <w:t>=</w:t>
      </w:r>
      <w:r w:rsidRPr="00F07B9E">
        <w:rPr>
          <w:rFonts w:ascii="Consolas" w:hAnsi="Consolas" w:cs="Consolas"/>
          <w:i/>
          <w:iCs/>
          <w:color w:val="2A00FF"/>
          <w:sz w:val="20"/>
          <w:lang w:val="fr-CH"/>
        </w:rPr>
        <w:t>"unbounded"</w:t>
      </w:r>
      <w:r w:rsidRPr="00F07B9E">
        <w:rPr>
          <w:rFonts w:ascii="Consolas" w:hAnsi="Consolas" w:cs="Consolas"/>
          <w:sz w:val="20"/>
          <w:lang w:val="fr-CH"/>
        </w:rPr>
        <w:t xml:space="preserve"> </w:t>
      </w:r>
      <w:r w:rsidRPr="00F07B9E">
        <w:rPr>
          <w:rFonts w:ascii="Consolas" w:hAnsi="Consolas" w:cs="Consolas"/>
          <w:color w:val="008080"/>
          <w:sz w:val="20"/>
          <w:lang w:val="fr-CH"/>
        </w:rPr>
        <w:t>/&gt;</w:t>
      </w:r>
    </w:p>
    <w:p w14:paraId="6B4081B7"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xs:sequence</w:t>
      </w:r>
      <w:r w:rsidRPr="00F07B9E">
        <w:rPr>
          <w:rFonts w:ascii="Consolas" w:hAnsi="Consolas" w:cs="Consolas"/>
          <w:color w:val="008080"/>
          <w:sz w:val="20"/>
          <w:lang w:val="fr-CH"/>
        </w:rPr>
        <w:t>&gt;</w:t>
      </w:r>
    </w:p>
    <w:p w14:paraId="24BD3CCC"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xs:complexType</w:t>
      </w:r>
      <w:r w:rsidRPr="00F07B9E">
        <w:rPr>
          <w:rFonts w:ascii="Consolas" w:hAnsi="Consolas" w:cs="Consolas"/>
          <w:color w:val="008080"/>
          <w:sz w:val="20"/>
          <w:lang w:val="fr-CH"/>
        </w:rPr>
        <w:t>&gt;</w:t>
      </w:r>
    </w:p>
    <w:p w14:paraId="0AD22692"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p>
    <w:p w14:paraId="3B1E54F4"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3F5FBF"/>
          <w:sz w:val="20"/>
          <w:lang w:val="fr-CH"/>
        </w:rPr>
        <w:t>&lt;!-- complex type type (new in version 2.0) --&gt;</w:t>
      </w:r>
    </w:p>
    <w:p w14:paraId="15ADEB09" w14:textId="77777777" w:rsidR="00814B07" w:rsidRPr="002C4319"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fr-CH"/>
        </w:rPr>
        <w:t xml:space="preserve">  </w:t>
      </w:r>
      <w:r w:rsidRPr="002C4319">
        <w:rPr>
          <w:rFonts w:ascii="Consolas" w:hAnsi="Consolas" w:cs="Consolas"/>
          <w:color w:val="008080"/>
          <w:sz w:val="20"/>
          <w:lang w:val="en-US"/>
        </w:rPr>
        <w:t>&lt;</w:t>
      </w:r>
      <w:r w:rsidRPr="002C4319">
        <w:rPr>
          <w:rFonts w:ascii="Consolas" w:hAnsi="Consolas" w:cs="Consolas"/>
          <w:color w:val="3F7F7F"/>
          <w:sz w:val="20"/>
          <w:lang w:val="en-US"/>
        </w:rPr>
        <w:t>xs:complexType</w:t>
      </w:r>
      <w:r w:rsidRPr="002C4319">
        <w:rPr>
          <w:rFonts w:ascii="Consolas" w:hAnsi="Consolas" w:cs="Consolas"/>
          <w:sz w:val="20"/>
          <w:lang w:val="en-US"/>
        </w:rPr>
        <w:t xml:space="preserve"> </w:t>
      </w:r>
      <w:r w:rsidRPr="002C4319">
        <w:rPr>
          <w:rFonts w:ascii="Consolas" w:hAnsi="Consolas" w:cs="Consolas"/>
          <w:color w:val="7F007F"/>
          <w:sz w:val="20"/>
          <w:lang w:val="en-US"/>
        </w:rPr>
        <w:t>name</w:t>
      </w:r>
      <w:r w:rsidRPr="002C4319">
        <w:rPr>
          <w:rFonts w:ascii="Consolas" w:hAnsi="Consolas" w:cs="Consolas"/>
          <w:color w:val="000000"/>
          <w:sz w:val="20"/>
          <w:lang w:val="en-US"/>
        </w:rPr>
        <w:t>=</w:t>
      </w:r>
      <w:r w:rsidRPr="002C4319">
        <w:rPr>
          <w:rFonts w:ascii="Consolas" w:hAnsi="Consolas" w:cs="Consolas"/>
          <w:i/>
          <w:iCs/>
          <w:color w:val="2A00FF"/>
          <w:sz w:val="20"/>
          <w:lang w:val="en-US"/>
        </w:rPr>
        <w:t>"typeType"</w:t>
      </w:r>
      <w:r w:rsidRPr="002C4319">
        <w:rPr>
          <w:rFonts w:ascii="Consolas" w:hAnsi="Consolas" w:cs="Consolas"/>
          <w:color w:val="008080"/>
          <w:sz w:val="20"/>
          <w:lang w:val="en-US"/>
        </w:rPr>
        <w:t>&gt;</w:t>
      </w:r>
    </w:p>
    <w:p w14:paraId="4C1E7C4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2C4319">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xs:annotation</w:t>
      </w:r>
      <w:r w:rsidRPr="00F07B9E">
        <w:rPr>
          <w:rFonts w:ascii="Consolas" w:hAnsi="Consolas" w:cs="Consolas"/>
          <w:color w:val="008080"/>
          <w:sz w:val="20"/>
          <w:lang w:val="en-US"/>
        </w:rPr>
        <w:t>&gt;</w:t>
      </w:r>
    </w:p>
    <w:p w14:paraId="4893937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xs:documentation</w:t>
      </w:r>
      <w:r w:rsidRPr="00F07B9E">
        <w:rPr>
          <w:rFonts w:ascii="Consolas" w:hAnsi="Consolas" w:cs="Consolas"/>
          <w:color w:val="008080"/>
          <w:sz w:val="20"/>
          <w:lang w:val="en-US"/>
        </w:rPr>
        <w:t>&gt;</w:t>
      </w:r>
    </w:p>
    <w:p w14:paraId="608D92A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Advanced or structured data tape type</w:t>
      </w:r>
    </w:p>
    <w:p w14:paraId="3240CB25"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en-US"/>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7ABE0B2D"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xs:annotation</w:t>
      </w:r>
      <w:r w:rsidRPr="00F07B9E">
        <w:rPr>
          <w:rFonts w:ascii="Consolas" w:hAnsi="Consolas" w:cs="Consolas"/>
          <w:color w:val="008080"/>
          <w:sz w:val="20"/>
          <w:lang w:val="fr-CH"/>
        </w:rPr>
        <w:t>&gt;</w:t>
      </w:r>
    </w:p>
    <w:p w14:paraId="67BFBB26"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xs:sequence</w:t>
      </w:r>
      <w:r w:rsidRPr="00F07B9E">
        <w:rPr>
          <w:rFonts w:ascii="Consolas" w:hAnsi="Consolas" w:cs="Consolas"/>
          <w:color w:val="008080"/>
          <w:sz w:val="20"/>
          <w:lang w:val="fr-CH"/>
        </w:rPr>
        <w:t>&gt;</w:t>
      </w:r>
    </w:p>
    <w:p w14:paraId="417BA01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fr-CH"/>
        </w:rPr>
        <w:t xml:space="preserve">      </w:t>
      </w:r>
      <w:r w:rsidRPr="00F07B9E">
        <w:rPr>
          <w:rFonts w:ascii="Consolas" w:hAnsi="Consolas" w:cs="Consolas"/>
          <w:color w:val="3F5FBF"/>
          <w:sz w:val="20"/>
          <w:lang w:val="en-US"/>
        </w:rPr>
        <w:t>&lt;!--  name of data type  --&gt;</w:t>
      </w:r>
    </w:p>
    <w:p w14:paraId="3EBA1CF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"name"</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color w:val="008080"/>
          <w:sz w:val="20"/>
          <w:lang w:val="en-US"/>
        </w:rPr>
        <w:t>/&gt;</w:t>
      </w:r>
    </w:p>
    <w:p w14:paraId="04F57AC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category of data type --&gt;</w:t>
      </w:r>
    </w:p>
    <w:p w14:paraId="58732E3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"category"</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"categoryType"</w:t>
      </w:r>
      <w:r w:rsidRPr="00F07B9E">
        <w:rPr>
          <w:rFonts w:ascii="Consolas" w:hAnsi="Consolas" w:cs="Consolas"/>
          <w:color w:val="008080"/>
          <w:sz w:val="20"/>
          <w:lang w:val="en-US"/>
        </w:rPr>
        <w:t>/&gt;</w:t>
      </w:r>
    </w:p>
    <w:p w14:paraId="55C076E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schema of supertype --&gt;</w:t>
      </w:r>
    </w:p>
    <w:p w14:paraId="539E58F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"underSchema"</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7CC85F9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name of supertype --&gt;</w:t>
      </w:r>
    </w:p>
    <w:p w14:paraId="2E07E57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"underType"</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7FFBF11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instantiability if data type (never true for DISTINCT) --&gt;</w:t>
      </w:r>
    </w:p>
    <w:p w14:paraId="7F5D8CF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"instantiable"</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"xs:boolean"</w:t>
      </w:r>
      <w:r w:rsidRPr="00F07B9E">
        <w:rPr>
          <w:rFonts w:ascii="Consolas" w:hAnsi="Consolas" w:cs="Consolas"/>
          <w:color w:val="008080"/>
          <w:sz w:val="20"/>
          <w:lang w:val="en-US"/>
        </w:rPr>
        <w:t>/&gt;</w:t>
      </w:r>
    </w:p>
    <w:p w14:paraId="42F50EB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finality (always true for DISTINCT, never true for structured UDTs) --&gt;</w:t>
      </w:r>
    </w:p>
    <w:p w14:paraId="4E430EA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"final"</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"xs:boolean"</w:t>
      </w:r>
      <w:r w:rsidRPr="00F07B9E">
        <w:rPr>
          <w:rFonts w:ascii="Consolas" w:hAnsi="Consolas" w:cs="Consolas"/>
          <w:color w:val="008080"/>
          <w:sz w:val="20"/>
          <w:lang w:val="en-US"/>
        </w:rPr>
        <w:t>/&gt;</w:t>
      </w:r>
    </w:p>
    <w:p w14:paraId="7D95D3A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primitive base SQL:2008 type of (DISTINCT, ARRAY) type --&gt;</w:t>
      </w:r>
    </w:p>
    <w:p w14:paraId="77E6070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"base"</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4EA8BBD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SQL_1999 cardinality of ARRAY type --&gt;</w:t>
      </w:r>
    </w:p>
    <w:p w14:paraId="3A3BCDC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"cardinality"</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"xs:integer"</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2352F40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alternatively list of attributes (ROW, UDT) --&gt;</w:t>
      </w:r>
    </w:p>
    <w:p w14:paraId="4067D5F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"attributes"</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"attributesType"</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6A87DAB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description of the parameter's meaning and content --&gt;</w:t>
      </w:r>
    </w:p>
    <w:p w14:paraId="78DD851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"description"</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6548174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19B0E62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color w:val="008080"/>
          <w:sz w:val="20"/>
          <w:lang w:val="en-US"/>
        </w:rPr>
        <w:t>&gt;</w:t>
      </w:r>
    </w:p>
    <w:p w14:paraId="327AB30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p>
    <w:p w14:paraId="2832B7E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complex type attributes (new in version 2.0) --&gt;</w:t>
      </w:r>
    </w:p>
    <w:p w14:paraId="3CC5369D" w14:textId="77777777" w:rsidR="00814B07" w:rsidRPr="002C4319"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en-US"/>
        </w:rPr>
        <w:t xml:space="preserve">  </w:t>
      </w:r>
      <w:r w:rsidRPr="002C4319">
        <w:rPr>
          <w:rFonts w:ascii="Consolas" w:hAnsi="Consolas" w:cs="Consolas"/>
          <w:color w:val="008080"/>
          <w:sz w:val="20"/>
          <w:lang w:val="fr-CH"/>
        </w:rPr>
        <w:t>&lt;</w:t>
      </w:r>
      <w:r w:rsidRPr="002C4319">
        <w:rPr>
          <w:rFonts w:ascii="Consolas" w:hAnsi="Consolas" w:cs="Consolas"/>
          <w:color w:val="3F7F7F"/>
          <w:sz w:val="20"/>
          <w:lang w:val="fr-CH"/>
        </w:rPr>
        <w:t>xs:complexType</w:t>
      </w:r>
      <w:r w:rsidRPr="002C4319">
        <w:rPr>
          <w:rFonts w:ascii="Consolas" w:hAnsi="Consolas" w:cs="Consolas"/>
          <w:sz w:val="20"/>
          <w:lang w:val="fr-CH"/>
        </w:rPr>
        <w:t xml:space="preserve"> </w:t>
      </w:r>
      <w:r w:rsidRPr="002C4319">
        <w:rPr>
          <w:rFonts w:ascii="Consolas" w:hAnsi="Consolas" w:cs="Consolas"/>
          <w:color w:val="7F007F"/>
          <w:sz w:val="20"/>
          <w:lang w:val="fr-CH"/>
        </w:rPr>
        <w:t>name</w:t>
      </w:r>
      <w:r w:rsidRPr="002C4319">
        <w:rPr>
          <w:rFonts w:ascii="Consolas" w:hAnsi="Consolas" w:cs="Consolas"/>
          <w:color w:val="000000"/>
          <w:sz w:val="20"/>
          <w:lang w:val="fr-CH"/>
        </w:rPr>
        <w:t>=</w:t>
      </w:r>
      <w:r w:rsidRPr="002C4319">
        <w:rPr>
          <w:rFonts w:ascii="Consolas" w:hAnsi="Consolas" w:cs="Consolas"/>
          <w:i/>
          <w:iCs/>
          <w:color w:val="2A00FF"/>
          <w:sz w:val="20"/>
          <w:lang w:val="fr-CH"/>
        </w:rPr>
        <w:t>"attributesType"</w:t>
      </w:r>
      <w:r w:rsidRPr="002C4319">
        <w:rPr>
          <w:rFonts w:ascii="Consolas" w:hAnsi="Consolas" w:cs="Consolas"/>
          <w:color w:val="008080"/>
          <w:sz w:val="20"/>
          <w:lang w:val="fr-CH"/>
        </w:rPr>
        <w:t>&gt;</w:t>
      </w:r>
    </w:p>
    <w:p w14:paraId="74CCF2E2" w14:textId="77777777" w:rsidR="00814B07" w:rsidRPr="002C4319" w:rsidRDefault="00814B07" w:rsidP="00814B07">
      <w:pPr>
        <w:autoSpaceDE w:val="0"/>
        <w:autoSpaceDN w:val="0"/>
        <w:adjustRightInd w:val="0"/>
        <w:spacing w:after="0" w:line="240" w:lineRule="auto"/>
        <w:rPr>
          <w:rFonts w:ascii="Consolas" w:hAnsi="Consolas" w:cs="Consolas"/>
          <w:sz w:val="20"/>
          <w:lang w:val="fr-CH"/>
        </w:rPr>
      </w:pPr>
      <w:r w:rsidRPr="002C4319">
        <w:rPr>
          <w:rFonts w:ascii="Consolas" w:hAnsi="Consolas" w:cs="Consolas"/>
          <w:color w:val="000000"/>
          <w:sz w:val="20"/>
          <w:lang w:val="fr-CH"/>
        </w:rPr>
        <w:t xml:space="preserve">    </w:t>
      </w:r>
      <w:r w:rsidRPr="002C4319">
        <w:rPr>
          <w:rFonts w:ascii="Consolas" w:hAnsi="Consolas" w:cs="Consolas"/>
          <w:color w:val="008080"/>
          <w:sz w:val="20"/>
          <w:lang w:val="fr-CH"/>
        </w:rPr>
        <w:t>&lt;</w:t>
      </w:r>
      <w:r w:rsidRPr="002C4319">
        <w:rPr>
          <w:rFonts w:ascii="Consolas" w:hAnsi="Consolas" w:cs="Consolas"/>
          <w:color w:val="3F7F7F"/>
          <w:sz w:val="20"/>
          <w:lang w:val="fr-CH"/>
        </w:rPr>
        <w:t>xs:annotation</w:t>
      </w:r>
      <w:r w:rsidRPr="002C4319">
        <w:rPr>
          <w:rFonts w:ascii="Consolas" w:hAnsi="Consolas" w:cs="Consolas"/>
          <w:color w:val="008080"/>
          <w:sz w:val="20"/>
          <w:lang w:val="fr-CH"/>
        </w:rPr>
        <w:t>&gt;</w:t>
      </w:r>
    </w:p>
    <w:p w14:paraId="758EBDBC" w14:textId="77777777" w:rsidR="00814B07" w:rsidRPr="002C4319" w:rsidRDefault="00814B07" w:rsidP="00814B07">
      <w:pPr>
        <w:autoSpaceDE w:val="0"/>
        <w:autoSpaceDN w:val="0"/>
        <w:adjustRightInd w:val="0"/>
        <w:spacing w:after="0" w:line="240" w:lineRule="auto"/>
        <w:rPr>
          <w:rFonts w:ascii="Consolas" w:hAnsi="Consolas" w:cs="Consolas"/>
          <w:sz w:val="20"/>
          <w:lang w:val="fr-CH"/>
        </w:rPr>
      </w:pPr>
      <w:r w:rsidRPr="002C4319">
        <w:rPr>
          <w:rFonts w:ascii="Consolas" w:hAnsi="Consolas" w:cs="Consolas"/>
          <w:color w:val="000000"/>
          <w:sz w:val="20"/>
          <w:lang w:val="fr-CH"/>
        </w:rPr>
        <w:t xml:space="preserve">      </w:t>
      </w:r>
      <w:r w:rsidRPr="002C4319">
        <w:rPr>
          <w:rFonts w:ascii="Consolas" w:hAnsi="Consolas" w:cs="Consolas"/>
          <w:color w:val="008080"/>
          <w:sz w:val="20"/>
          <w:lang w:val="fr-CH"/>
        </w:rPr>
        <w:t>&lt;</w:t>
      </w:r>
      <w:r w:rsidRPr="002C4319">
        <w:rPr>
          <w:rFonts w:ascii="Consolas" w:hAnsi="Consolas" w:cs="Consolas"/>
          <w:color w:val="3F7F7F"/>
          <w:sz w:val="20"/>
          <w:lang w:val="fr-CH"/>
        </w:rPr>
        <w:t>xs:documentation</w:t>
      </w:r>
      <w:r w:rsidRPr="002C4319">
        <w:rPr>
          <w:rFonts w:ascii="Consolas" w:hAnsi="Consolas" w:cs="Consolas"/>
          <w:color w:val="008080"/>
          <w:sz w:val="20"/>
          <w:lang w:val="fr-CH"/>
        </w:rPr>
        <w:t>&gt;</w:t>
      </w:r>
    </w:p>
    <w:p w14:paraId="0011DC6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2C4319">
        <w:rPr>
          <w:rFonts w:ascii="Consolas" w:hAnsi="Consolas" w:cs="Consolas"/>
          <w:color w:val="000000"/>
          <w:sz w:val="20"/>
          <w:lang w:val="fr-CH"/>
        </w:rPr>
        <w:t xml:space="preserve">        </w:t>
      </w:r>
      <w:r w:rsidRPr="00F07B9E">
        <w:rPr>
          <w:rFonts w:ascii="Consolas" w:hAnsi="Consolas" w:cs="Consolas"/>
          <w:color w:val="000000"/>
          <w:sz w:val="20"/>
          <w:lang w:val="en-US"/>
        </w:rPr>
        <w:t>List of attributes of a type</w:t>
      </w:r>
    </w:p>
    <w:p w14:paraId="4840D559"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en-US"/>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7A459C2F"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xs:annotation</w:t>
      </w:r>
      <w:r w:rsidRPr="00F07B9E">
        <w:rPr>
          <w:rFonts w:ascii="Consolas" w:hAnsi="Consolas" w:cs="Consolas"/>
          <w:color w:val="008080"/>
          <w:sz w:val="20"/>
          <w:lang w:val="fr-CH"/>
        </w:rPr>
        <w:t>&gt;</w:t>
      </w:r>
    </w:p>
    <w:p w14:paraId="5B85B148"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xs:sequence</w:t>
      </w:r>
      <w:r w:rsidRPr="00F07B9E">
        <w:rPr>
          <w:rFonts w:ascii="Consolas" w:hAnsi="Consolas" w:cs="Consolas"/>
          <w:color w:val="008080"/>
          <w:sz w:val="20"/>
          <w:lang w:val="fr-CH"/>
        </w:rPr>
        <w:t>&gt;</w:t>
      </w:r>
    </w:p>
    <w:p w14:paraId="32EEFAE3"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lastRenderedPageBreak/>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xs:element</w:t>
      </w:r>
      <w:r w:rsidRPr="00F07B9E">
        <w:rPr>
          <w:rFonts w:ascii="Consolas" w:hAnsi="Consolas" w:cs="Consolas"/>
          <w:sz w:val="20"/>
          <w:lang w:val="fr-CH"/>
        </w:rPr>
        <w:t xml:space="preserve"> </w:t>
      </w:r>
      <w:r w:rsidRPr="00F07B9E">
        <w:rPr>
          <w:rFonts w:ascii="Consolas" w:hAnsi="Consolas" w:cs="Consolas"/>
          <w:color w:val="7F007F"/>
          <w:sz w:val="20"/>
          <w:lang w:val="fr-CH"/>
        </w:rPr>
        <w:t>name</w:t>
      </w:r>
      <w:r w:rsidRPr="00F07B9E">
        <w:rPr>
          <w:rFonts w:ascii="Consolas" w:hAnsi="Consolas" w:cs="Consolas"/>
          <w:color w:val="000000"/>
          <w:sz w:val="20"/>
          <w:lang w:val="fr-CH"/>
        </w:rPr>
        <w:t>=</w:t>
      </w:r>
      <w:r w:rsidRPr="00F07B9E">
        <w:rPr>
          <w:rFonts w:ascii="Consolas" w:hAnsi="Consolas" w:cs="Consolas"/>
          <w:i/>
          <w:iCs/>
          <w:color w:val="2A00FF"/>
          <w:sz w:val="20"/>
          <w:lang w:val="fr-CH"/>
        </w:rPr>
        <w:t>"attribute"</w:t>
      </w:r>
      <w:r w:rsidRPr="00F07B9E">
        <w:rPr>
          <w:rFonts w:ascii="Consolas" w:hAnsi="Consolas" w:cs="Consolas"/>
          <w:sz w:val="20"/>
          <w:lang w:val="fr-CH"/>
        </w:rPr>
        <w:t xml:space="preserve"> </w:t>
      </w:r>
      <w:r w:rsidRPr="00F07B9E">
        <w:rPr>
          <w:rFonts w:ascii="Consolas" w:hAnsi="Consolas" w:cs="Consolas"/>
          <w:color w:val="7F007F"/>
          <w:sz w:val="20"/>
          <w:lang w:val="fr-CH"/>
        </w:rPr>
        <w:t>type</w:t>
      </w:r>
      <w:r w:rsidRPr="00F07B9E">
        <w:rPr>
          <w:rFonts w:ascii="Consolas" w:hAnsi="Consolas" w:cs="Consolas"/>
          <w:color w:val="000000"/>
          <w:sz w:val="20"/>
          <w:lang w:val="fr-CH"/>
        </w:rPr>
        <w:t>=</w:t>
      </w:r>
      <w:r w:rsidRPr="00F07B9E">
        <w:rPr>
          <w:rFonts w:ascii="Consolas" w:hAnsi="Consolas" w:cs="Consolas"/>
          <w:i/>
          <w:iCs/>
          <w:color w:val="2A00FF"/>
          <w:sz w:val="20"/>
          <w:lang w:val="fr-CH"/>
        </w:rPr>
        <w:t>"attributeType"</w:t>
      </w:r>
      <w:r w:rsidRPr="00F07B9E">
        <w:rPr>
          <w:rFonts w:ascii="Consolas" w:hAnsi="Consolas" w:cs="Consolas"/>
          <w:sz w:val="20"/>
          <w:lang w:val="fr-CH"/>
        </w:rPr>
        <w:t xml:space="preserve"> </w:t>
      </w:r>
      <w:r w:rsidRPr="00F07B9E">
        <w:rPr>
          <w:rFonts w:ascii="Consolas" w:hAnsi="Consolas" w:cs="Consolas"/>
          <w:color w:val="7F007F"/>
          <w:sz w:val="20"/>
          <w:lang w:val="fr-CH"/>
        </w:rPr>
        <w:t>minOccurs</w:t>
      </w:r>
      <w:r w:rsidRPr="00F07B9E">
        <w:rPr>
          <w:rFonts w:ascii="Consolas" w:hAnsi="Consolas" w:cs="Consolas"/>
          <w:color w:val="000000"/>
          <w:sz w:val="20"/>
          <w:lang w:val="fr-CH"/>
        </w:rPr>
        <w:t>=</w:t>
      </w:r>
      <w:r w:rsidRPr="00F07B9E">
        <w:rPr>
          <w:rFonts w:ascii="Consolas" w:hAnsi="Consolas" w:cs="Consolas"/>
          <w:i/>
          <w:iCs/>
          <w:color w:val="2A00FF"/>
          <w:sz w:val="20"/>
          <w:lang w:val="fr-CH"/>
        </w:rPr>
        <w:t>"1"</w:t>
      </w:r>
      <w:r w:rsidRPr="00F07B9E">
        <w:rPr>
          <w:rFonts w:ascii="Consolas" w:hAnsi="Consolas" w:cs="Consolas"/>
          <w:sz w:val="20"/>
          <w:lang w:val="fr-CH"/>
        </w:rPr>
        <w:t xml:space="preserve"> </w:t>
      </w:r>
      <w:r w:rsidRPr="00F07B9E">
        <w:rPr>
          <w:rFonts w:ascii="Consolas" w:hAnsi="Consolas" w:cs="Consolas"/>
          <w:color w:val="7F007F"/>
          <w:sz w:val="20"/>
          <w:lang w:val="fr-CH"/>
        </w:rPr>
        <w:t>maxOccurs</w:t>
      </w:r>
      <w:r w:rsidRPr="00F07B9E">
        <w:rPr>
          <w:rFonts w:ascii="Consolas" w:hAnsi="Consolas" w:cs="Consolas"/>
          <w:color w:val="000000"/>
          <w:sz w:val="20"/>
          <w:lang w:val="fr-CH"/>
        </w:rPr>
        <w:t>=</w:t>
      </w:r>
      <w:r w:rsidRPr="00F07B9E">
        <w:rPr>
          <w:rFonts w:ascii="Consolas" w:hAnsi="Consolas" w:cs="Consolas"/>
          <w:i/>
          <w:iCs/>
          <w:color w:val="2A00FF"/>
          <w:sz w:val="20"/>
          <w:lang w:val="fr-CH"/>
        </w:rPr>
        <w:t>"unbounded"</w:t>
      </w:r>
      <w:r w:rsidRPr="00F07B9E">
        <w:rPr>
          <w:rFonts w:ascii="Consolas" w:hAnsi="Consolas" w:cs="Consolas"/>
          <w:sz w:val="20"/>
          <w:lang w:val="fr-CH"/>
        </w:rPr>
        <w:t xml:space="preserve"> </w:t>
      </w:r>
      <w:r w:rsidRPr="00F07B9E">
        <w:rPr>
          <w:rFonts w:ascii="Consolas" w:hAnsi="Consolas" w:cs="Consolas"/>
          <w:color w:val="008080"/>
          <w:sz w:val="20"/>
          <w:lang w:val="fr-CH"/>
        </w:rPr>
        <w:t>/&gt;</w:t>
      </w:r>
    </w:p>
    <w:p w14:paraId="151BA73E"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xs:sequence</w:t>
      </w:r>
      <w:r w:rsidRPr="00F07B9E">
        <w:rPr>
          <w:rFonts w:ascii="Consolas" w:hAnsi="Consolas" w:cs="Consolas"/>
          <w:color w:val="008080"/>
          <w:sz w:val="20"/>
          <w:lang w:val="fr-CH"/>
        </w:rPr>
        <w:t>&gt;</w:t>
      </w:r>
    </w:p>
    <w:p w14:paraId="60EBA1A8"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xs:complexType</w:t>
      </w:r>
      <w:r w:rsidRPr="00F07B9E">
        <w:rPr>
          <w:rFonts w:ascii="Consolas" w:hAnsi="Consolas" w:cs="Consolas"/>
          <w:color w:val="008080"/>
          <w:sz w:val="20"/>
          <w:lang w:val="fr-CH"/>
        </w:rPr>
        <w:t>&gt;</w:t>
      </w:r>
    </w:p>
    <w:p w14:paraId="4AA58358"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p>
    <w:p w14:paraId="4AACB497"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3F5FBF"/>
          <w:sz w:val="20"/>
          <w:lang w:val="fr-CH"/>
        </w:rPr>
        <w:t>&lt;!-- complex type attribute (new in version 2.0) --&gt;</w:t>
      </w:r>
    </w:p>
    <w:p w14:paraId="5E98D4BA"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xs:complexType</w:t>
      </w:r>
      <w:r w:rsidRPr="00F07B9E">
        <w:rPr>
          <w:rFonts w:ascii="Consolas" w:hAnsi="Consolas" w:cs="Consolas"/>
          <w:sz w:val="20"/>
          <w:lang w:val="fr-CH"/>
        </w:rPr>
        <w:t xml:space="preserve"> </w:t>
      </w:r>
      <w:r w:rsidRPr="00F07B9E">
        <w:rPr>
          <w:rFonts w:ascii="Consolas" w:hAnsi="Consolas" w:cs="Consolas"/>
          <w:color w:val="7F007F"/>
          <w:sz w:val="20"/>
          <w:lang w:val="fr-CH"/>
        </w:rPr>
        <w:t>name</w:t>
      </w:r>
      <w:r w:rsidRPr="00F07B9E">
        <w:rPr>
          <w:rFonts w:ascii="Consolas" w:hAnsi="Consolas" w:cs="Consolas"/>
          <w:color w:val="000000"/>
          <w:sz w:val="20"/>
          <w:lang w:val="fr-CH"/>
        </w:rPr>
        <w:t>=</w:t>
      </w:r>
      <w:r w:rsidRPr="00F07B9E">
        <w:rPr>
          <w:rFonts w:ascii="Consolas" w:hAnsi="Consolas" w:cs="Consolas"/>
          <w:i/>
          <w:iCs/>
          <w:color w:val="2A00FF"/>
          <w:sz w:val="20"/>
          <w:lang w:val="fr-CH"/>
        </w:rPr>
        <w:t>"attributeType"</w:t>
      </w:r>
      <w:r w:rsidRPr="00F07B9E">
        <w:rPr>
          <w:rFonts w:ascii="Consolas" w:hAnsi="Consolas" w:cs="Consolas"/>
          <w:color w:val="008080"/>
          <w:sz w:val="20"/>
          <w:lang w:val="fr-CH"/>
        </w:rPr>
        <w:t>&gt;</w:t>
      </w:r>
    </w:p>
    <w:p w14:paraId="2825D58A"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xs:annotation</w:t>
      </w:r>
      <w:r w:rsidRPr="00F07B9E">
        <w:rPr>
          <w:rFonts w:ascii="Consolas" w:hAnsi="Consolas" w:cs="Consolas"/>
          <w:color w:val="008080"/>
          <w:sz w:val="20"/>
          <w:lang w:val="fr-CH"/>
        </w:rPr>
        <w:t>&gt;</w:t>
      </w:r>
    </w:p>
    <w:p w14:paraId="4E7DCD2C"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4B34FA1C"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Attribute of a type</w:t>
      </w:r>
    </w:p>
    <w:p w14:paraId="4A6BD7F1"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2648153D" w14:textId="77777777" w:rsidR="00814B07" w:rsidRPr="002C4319"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2C4319">
        <w:rPr>
          <w:rFonts w:ascii="Consolas" w:hAnsi="Consolas" w:cs="Consolas"/>
          <w:color w:val="008080"/>
          <w:sz w:val="20"/>
          <w:lang w:val="fr-CH"/>
        </w:rPr>
        <w:t>&lt;/</w:t>
      </w:r>
      <w:r w:rsidRPr="002C4319">
        <w:rPr>
          <w:rFonts w:ascii="Consolas" w:hAnsi="Consolas" w:cs="Consolas"/>
          <w:color w:val="3F7F7F"/>
          <w:sz w:val="20"/>
          <w:lang w:val="fr-CH"/>
        </w:rPr>
        <w:t>xs:annotation</w:t>
      </w:r>
      <w:r w:rsidRPr="002C4319">
        <w:rPr>
          <w:rFonts w:ascii="Consolas" w:hAnsi="Consolas" w:cs="Consolas"/>
          <w:color w:val="008080"/>
          <w:sz w:val="20"/>
          <w:lang w:val="fr-CH"/>
        </w:rPr>
        <w:t>&gt;</w:t>
      </w:r>
    </w:p>
    <w:p w14:paraId="36639316" w14:textId="77777777" w:rsidR="00814B07" w:rsidRPr="002C4319" w:rsidRDefault="00814B07" w:rsidP="00814B07">
      <w:pPr>
        <w:autoSpaceDE w:val="0"/>
        <w:autoSpaceDN w:val="0"/>
        <w:adjustRightInd w:val="0"/>
        <w:spacing w:after="0" w:line="240" w:lineRule="auto"/>
        <w:rPr>
          <w:rFonts w:ascii="Consolas" w:hAnsi="Consolas" w:cs="Consolas"/>
          <w:sz w:val="20"/>
          <w:lang w:val="fr-CH"/>
        </w:rPr>
      </w:pPr>
      <w:r w:rsidRPr="002C4319">
        <w:rPr>
          <w:rFonts w:ascii="Consolas" w:hAnsi="Consolas" w:cs="Consolas"/>
          <w:color w:val="000000"/>
          <w:sz w:val="20"/>
          <w:lang w:val="fr-CH"/>
        </w:rPr>
        <w:t xml:space="preserve">    </w:t>
      </w:r>
      <w:r w:rsidRPr="002C4319">
        <w:rPr>
          <w:rFonts w:ascii="Consolas" w:hAnsi="Consolas" w:cs="Consolas"/>
          <w:color w:val="008080"/>
          <w:sz w:val="20"/>
          <w:lang w:val="fr-CH"/>
        </w:rPr>
        <w:t>&lt;</w:t>
      </w:r>
      <w:r w:rsidRPr="002C4319">
        <w:rPr>
          <w:rFonts w:ascii="Consolas" w:hAnsi="Consolas" w:cs="Consolas"/>
          <w:color w:val="3F7F7F"/>
          <w:sz w:val="20"/>
          <w:lang w:val="fr-CH"/>
        </w:rPr>
        <w:t>xs:sequence</w:t>
      </w:r>
      <w:r w:rsidRPr="002C4319">
        <w:rPr>
          <w:rFonts w:ascii="Consolas" w:hAnsi="Consolas" w:cs="Consolas"/>
          <w:color w:val="008080"/>
          <w:sz w:val="20"/>
          <w:lang w:val="fr-CH"/>
        </w:rPr>
        <w:t>&gt;</w:t>
      </w:r>
    </w:p>
    <w:p w14:paraId="250E893D" w14:textId="77777777" w:rsidR="00814B07" w:rsidRPr="002C4319" w:rsidRDefault="00814B07" w:rsidP="00814B07">
      <w:pPr>
        <w:autoSpaceDE w:val="0"/>
        <w:autoSpaceDN w:val="0"/>
        <w:adjustRightInd w:val="0"/>
        <w:spacing w:after="0" w:line="240" w:lineRule="auto"/>
        <w:rPr>
          <w:rFonts w:ascii="Consolas" w:hAnsi="Consolas" w:cs="Consolas"/>
          <w:sz w:val="20"/>
          <w:lang w:val="fr-CH"/>
        </w:rPr>
      </w:pPr>
      <w:r w:rsidRPr="002C4319">
        <w:rPr>
          <w:rFonts w:ascii="Consolas" w:hAnsi="Consolas" w:cs="Consolas"/>
          <w:color w:val="000000"/>
          <w:sz w:val="20"/>
          <w:lang w:val="fr-CH"/>
        </w:rPr>
        <w:t xml:space="preserve">      </w:t>
      </w:r>
      <w:r w:rsidRPr="002C4319">
        <w:rPr>
          <w:rFonts w:ascii="Consolas" w:hAnsi="Consolas" w:cs="Consolas"/>
          <w:color w:val="3F5FBF"/>
          <w:sz w:val="20"/>
          <w:lang w:val="fr-CH"/>
        </w:rPr>
        <w:t>&lt;!-- database name of the attribute --&gt;</w:t>
      </w:r>
    </w:p>
    <w:p w14:paraId="39B39F4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2C4319">
        <w:rPr>
          <w:rFonts w:ascii="Consolas" w:hAnsi="Consolas" w:cs="Consolas"/>
          <w:color w:val="000000"/>
          <w:sz w:val="20"/>
          <w:lang w:val="fr-CH"/>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"name"</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008080"/>
          <w:sz w:val="20"/>
          <w:lang w:val="en-US"/>
        </w:rPr>
        <w:t>/&gt;</w:t>
      </w:r>
    </w:p>
    <w:p w14:paraId="3AF1865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xs:choice</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new in version 2.0: either built-in or structured --&gt;</w:t>
      </w:r>
    </w:p>
    <w:p w14:paraId="5EBC5A0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7AD699E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SQL:2008 data type of the column --&gt;</w:t>
      </w:r>
    </w:p>
    <w:p w14:paraId="15DA36B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"type"</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"builtinTypeType"</w:t>
      </w:r>
      <w:r w:rsidRPr="00F07B9E">
        <w:rPr>
          <w:rFonts w:ascii="Consolas" w:hAnsi="Consolas" w:cs="Consolas"/>
          <w:sz w:val="20"/>
          <w:lang w:val="en-US"/>
        </w:rPr>
        <w:t xml:space="preserve"> </w:t>
      </w:r>
      <w:r w:rsidRPr="00F07B9E">
        <w:rPr>
          <w:rFonts w:ascii="Consolas" w:hAnsi="Consolas" w:cs="Consolas"/>
          <w:color w:val="008080"/>
          <w:sz w:val="20"/>
          <w:lang w:val="en-US"/>
        </w:rPr>
        <w:t>/&gt;</w:t>
      </w:r>
    </w:p>
    <w:p w14:paraId="6F70D1C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ab/>
        <w:t xml:space="preserve">        </w:t>
      </w:r>
      <w:r w:rsidRPr="00F07B9E">
        <w:rPr>
          <w:rFonts w:ascii="Consolas" w:hAnsi="Consolas" w:cs="Consolas"/>
          <w:color w:val="3F5FBF"/>
          <w:sz w:val="20"/>
          <w:lang w:val="en-US"/>
        </w:rPr>
        <w:t>&lt;!-- original data type of the column --&gt;</w:t>
      </w:r>
    </w:p>
    <w:p w14:paraId="562CC94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ab/>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"typeOriginal"</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0F33CC0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51269A0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ab/>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50EF0F6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ab/>
        <w:t xml:space="preserve">        </w:t>
      </w:r>
      <w:r w:rsidRPr="00F07B9E">
        <w:rPr>
          <w:rFonts w:ascii="Consolas" w:hAnsi="Consolas" w:cs="Consolas"/>
          <w:color w:val="3F5FBF"/>
          <w:sz w:val="20"/>
          <w:lang w:val="en-US"/>
        </w:rPr>
        <w:t>&lt;!-- SQL:2008 schema of advanced or structured data type of the a</w:t>
      </w:r>
      <w:r w:rsidRPr="00F07B9E">
        <w:rPr>
          <w:rFonts w:ascii="Consolas" w:hAnsi="Consolas" w:cs="Consolas"/>
          <w:color w:val="3F5FBF"/>
          <w:sz w:val="20"/>
          <w:lang w:val="en-US"/>
        </w:rPr>
        <w:t>t</w:t>
      </w:r>
      <w:r w:rsidRPr="00F07B9E">
        <w:rPr>
          <w:rFonts w:ascii="Consolas" w:hAnsi="Consolas" w:cs="Consolas"/>
          <w:color w:val="3F5FBF"/>
          <w:sz w:val="20"/>
          <w:lang w:val="en-US"/>
        </w:rPr>
        <w:t>tribute --&gt;</w:t>
      </w:r>
    </w:p>
    <w:p w14:paraId="7E2F941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ab/>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"typeSchema"</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008080"/>
          <w:sz w:val="20"/>
          <w:lang w:val="en-US"/>
        </w:rPr>
        <w:t>/&gt;</w:t>
      </w:r>
    </w:p>
    <w:p w14:paraId="02526D1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ab/>
        <w:t xml:space="preserve">        </w:t>
      </w:r>
      <w:r w:rsidRPr="00F07B9E">
        <w:rPr>
          <w:rFonts w:ascii="Consolas" w:hAnsi="Consolas" w:cs="Consolas"/>
          <w:color w:val="3F5FBF"/>
          <w:sz w:val="20"/>
          <w:lang w:val="en-US"/>
        </w:rPr>
        <w:t>&lt;!-- SQL:2008 name of advanced or structured data type of the a</w:t>
      </w:r>
      <w:r w:rsidRPr="00F07B9E">
        <w:rPr>
          <w:rFonts w:ascii="Consolas" w:hAnsi="Consolas" w:cs="Consolas"/>
          <w:color w:val="3F5FBF"/>
          <w:sz w:val="20"/>
          <w:lang w:val="en-US"/>
        </w:rPr>
        <w:t>t</w:t>
      </w:r>
      <w:r w:rsidRPr="00F07B9E">
        <w:rPr>
          <w:rFonts w:ascii="Consolas" w:hAnsi="Consolas" w:cs="Consolas"/>
          <w:color w:val="3F5FBF"/>
          <w:sz w:val="20"/>
          <w:lang w:val="en-US"/>
        </w:rPr>
        <w:t>tribute --&gt;</w:t>
      </w:r>
    </w:p>
    <w:p w14:paraId="2F2EC5C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ab/>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"typeName"</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008080"/>
          <w:sz w:val="20"/>
          <w:lang w:val="en-US"/>
        </w:rPr>
        <w:t>/&gt;</w:t>
      </w:r>
    </w:p>
    <w:p w14:paraId="3065F0E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ab/>
        <w:t xml:space="preserve">        </w:t>
      </w:r>
      <w:r w:rsidRPr="00F07B9E">
        <w:rPr>
          <w:rFonts w:ascii="Consolas" w:hAnsi="Consolas" w:cs="Consolas"/>
          <w:color w:val="3F5FBF"/>
          <w:sz w:val="20"/>
          <w:lang w:val="en-US"/>
        </w:rPr>
        <w:t>&lt;!-- SQL:2008 attribute list of the column (recursive) --&gt;</w:t>
      </w:r>
    </w:p>
    <w:p w14:paraId="51D8CD8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ab/>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"attributes"</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"attributesType"</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0552741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ab/>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473B5B7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xs:choice</w:t>
      </w:r>
      <w:r w:rsidRPr="00F07B9E">
        <w:rPr>
          <w:rFonts w:ascii="Consolas" w:hAnsi="Consolas" w:cs="Consolas"/>
          <w:color w:val="008080"/>
          <w:sz w:val="20"/>
          <w:lang w:val="en-US"/>
        </w:rPr>
        <w:t>&gt;</w:t>
      </w:r>
    </w:p>
    <w:p w14:paraId="4B317D7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default value --&gt;</w:t>
      </w:r>
    </w:p>
    <w:p w14:paraId="44A5FFE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"defaultValue"</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2F577FC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description of the attributes's meaning and content --&gt;</w:t>
      </w:r>
    </w:p>
    <w:p w14:paraId="4ACD27D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"description"</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3B7D5DC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5384A2B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color w:val="008080"/>
          <w:sz w:val="20"/>
          <w:lang w:val="en-US"/>
        </w:rPr>
        <w:t>&gt;</w:t>
      </w:r>
    </w:p>
    <w:p w14:paraId="2263427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p>
    <w:p w14:paraId="54FA807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complex type tables --&gt;</w:t>
      </w:r>
    </w:p>
    <w:p w14:paraId="2920156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"tablesType"</w:t>
      </w:r>
      <w:r w:rsidRPr="00F07B9E">
        <w:rPr>
          <w:rFonts w:ascii="Consolas" w:hAnsi="Consolas" w:cs="Consolas"/>
          <w:color w:val="008080"/>
          <w:sz w:val="20"/>
          <w:lang w:val="en-US"/>
        </w:rPr>
        <w:t>&gt;</w:t>
      </w:r>
    </w:p>
    <w:p w14:paraId="4EE1C9A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xs:annotation</w:t>
      </w:r>
      <w:r w:rsidRPr="00F07B9E">
        <w:rPr>
          <w:rFonts w:ascii="Consolas" w:hAnsi="Consolas" w:cs="Consolas"/>
          <w:color w:val="008080"/>
          <w:sz w:val="20"/>
          <w:lang w:val="en-US"/>
        </w:rPr>
        <w:t>&gt;</w:t>
      </w:r>
    </w:p>
    <w:p w14:paraId="47024FE8"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en-US"/>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3EC04642"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List of tables</w:t>
      </w:r>
    </w:p>
    <w:p w14:paraId="715416AF"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41F72711"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xs:annotation</w:t>
      </w:r>
      <w:r w:rsidRPr="00F07B9E">
        <w:rPr>
          <w:rFonts w:ascii="Consolas" w:hAnsi="Consolas" w:cs="Consolas"/>
          <w:color w:val="008080"/>
          <w:sz w:val="20"/>
          <w:lang w:val="fr-CH"/>
        </w:rPr>
        <w:t>&gt;</w:t>
      </w:r>
    </w:p>
    <w:p w14:paraId="41A29BCE"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xs:sequence</w:t>
      </w:r>
      <w:r w:rsidRPr="00F07B9E">
        <w:rPr>
          <w:rFonts w:ascii="Consolas" w:hAnsi="Consolas" w:cs="Consolas"/>
          <w:color w:val="008080"/>
          <w:sz w:val="20"/>
          <w:lang w:val="fr-CH"/>
        </w:rPr>
        <w:t>&gt;</w:t>
      </w:r>
    </w:p>
    <w:p w14:paraId="16400581"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xs:element</w:t>
      </w:r>
      <w:r w:rsidRPr="00F07B9E">
        <w:rPr>
          <w:rFonts w:ascii="Consolas" w:hAnsi="Consolas" w:cs="Consolas"/>
          <w:sz w:val="20"/>
          <w:lang w:val="fr-CH"/>
        </w:rPr>
        <w:t xml:space="preserve"> </w:t>
      </w:r>
      <w:r w:rsidRPr="00F07B9E">
        <w:rPr>
          <w:rFonts w:ascii="Consolas" w:hAnsi="Consolas" w:cs="Consolas"/>
          <w:color w:val="7F007F"/>
          <w:sz w:val="20"/>
          <w:lang w:val="fr-CH"/>
        </w:rPr>
        <w:t>name</w:t>
      </w:r>
      <w:r w:rsidRPr="00F07B9E">
        <w:rPr>
          <w:rFonts w:ascii="Consolas" w:hAnsi="Consolas" w:cs="Consolas"/>
          <w:color w:val="000000"/>
          <w:sz w:val="20"/>
          <w:lang w:val="fr-CH"/>
        </w:rPr>
        <w:t>=</w:t>
      </w:r>
      <w:r w:rsidRPr="00F07B9E">
        <w:rPr>
          <w:rFonts w:ascii="Consolas" w:hAnsi="Consolas" w:cs="Consolas"/>
          <w:i/>
          <w:iCs/>
          <w:color w:val="2A00FF"/>
          <w:sz w:val="20"/>
          <w:lang w:val="fr-CH"/>
        </w:rPr>
        <w:t>"table"</w:t>
      </w:r>
      <w:r w:rsidRPr="00F07B9E">
        <w:rPr>
          <w:rFonts w:ascii="Consolas" w:hAnsi="Consolas" w:cs="Consolas"/>
          <w:sz w:val="20"/>
          <w:lang w:val="fr-CH"/>
        </w:rPr>
        <w:t xml:space="preserve"> </w:t>
      </w:r>
      <w:r w:rsidRPr="00F07B9E">
        <w:rPr>
          <w:rFonts w:ascii="Consolas" w:hAnsi="Consolas" w:cs="Consolas"/>
          <w:color w:val="7F007F"/>
          <w:sz w:val="20"/>
          <w:lang w:val="fr-CH"/>
        </w:rPr>
        <w:t>type</w:t>
      </w:r>
      <w:r w:rsidRPr="00F07B9E">
        <w:rPr>
          <w:rFonts w:ascii="Consolas" w:hAnsi="Consolas" w:cs="Consolas"/>
          <w:color w:val="000000"/>
          <w:sz w:val="20"/>
          <w:lang w:val="fr-CH"/>
        </w:rPr>
        <w:t>=</w:t>
      </w:r>
      <w:r w:rsidRPr="00F07B9E">
        <w:rPr>
          <w:rFonts w:ascii="Consolas" w:hAnsi="Consolas" w:cs="Consolas"/>
          <w:i/>
          <w:iCs/>
          <w:color w:val="2A00FF"/>
          <w:sz w:val="20"/>
          <w:lang w:val="fr-CH"/>
        </w:rPr>
        <w:t>"tableType"</w:t>
      </w:r>
      <w:r w:rsidRPr="00F07B9E">
        <w:rPr>
          <w:rFonts w:ascii="Consolas" w:hAnsi="Consolas" w:cs="Consolas"/>
          <w:sz w:val="20"/>
          <w:lang w:val="fr-CH"/>
        </w:rPr>
        <w:t xml:space="preserve"> </w:t>
      </w:r>
      <w:r w:rsidRPr="00F07B9E">
        <w:rPr>
          <w:rFonts w:ascii="Consolas" w:hAnsi="Consolas" w:cs="Consolas"/>
          <w:color w:val="7F007F"/>
          <w:sz w:val="20"/>
          <w:lang w:val="fr-CH"/>
        </w:rPr>
        <w:t>minOccurs</w:t>
      </w:r>
      <w:r w:rsidRPr="00F07B9E">
        <w:rPr>
          <w:rFonts w:ascii="Consolas" w:hAnsi="Consolas" w:cs="Consolas"/>
          <w:color w:val="000000"/>
          <w:sz w:val="20"/>
          <w:lang w:val="fr-CH"/>
        </w:rPr>
        <w:t>=</w:t>
      </w:r>
      <w:r w:rsidRPr="00F07B9E">
        <w:rPr>
          <w:rFonts w:ascii="Consolas" w:hAnsi="Consolas" w:cs="Consolas"/>
          <w:i/>
          <w:iCs/>
          <w:color w:val="2A00FF"/>
          <w:sz w:val="20"/>
          <w:lang w:val="fr-CH"/>
        </w:rPr>
        <w:t>"1"</w:t>
      </w:r>
      <w:r w:rsidRPr="00F07B9E">
        <w:rPr>
          <w:rFonts w:ascii="Consolas" w:hAnsi="Consolas" w:cs="Consolas"/>
          <w:sz w:val="20"/>
          <w:lang w:val="fr-CH"/>
        </w:rPr>
        <w:t xml:space="preserve"> </w:t>
      </w:r>
      <w:r w:rsidRPr="00F07B9E">
        <w:rPr>
          <w:rFonts w:ascii="Consolas" w:hAnsi="Consolas" w:cs="Consolas"/>
          <w:color w:val="7F007F"/>
          <w:sz w:val="20"/>
          <w:lang w:val="fr-CH"/>
        </w:rPr>
        <w:t>maxOccurs</w:t>
      </w:r>
      <w:r w:rsidRPr="00F07B9E">
        <w:rPr>
          <w:rFonts w:ascii="Consolas" w:hAnsi="Consolas" w:cs="Consolas"/>
          <w:color w:val="000000"/>
          <w:sz w:val="20"/>
          <w:lang w:val="fr-CH"/>
        </w:rPr>
        <w:t>=</w:t>
      </w:r>
      <w:r w:rsidRPr="00F07B9E">
        <w:rPr>
          <w:rFonts w:ascii="Consolas" w:hAnsi="Consolas" w:cs="Consolas"/>
          <w:i/>
          <w:iCs/>
          <w:color w:val="2A00FF"/>
          <w:sz w:val="20"/>
          <w:lang w:val="fr-CH"/>
        </w:rPr>
        <w:t>"unbounded"</w:t>
      </w:r>
      <w:r w:rsidRPr="00F07B9E">
        <w:rPr>
          <w:rFonts w:ascii="Consolas" w:hAnsi="Consolas" w:cs="Consolas"/>
          <w:sz w:val="20"/>
          <w:lang w:val="fr-CH"/>
        </w:rPr>
        <w:t xml:space="preserve"> </w:t>
      </w:r>
      <w:r w:rsidRPr="00F07B9E">
        <w:rPr>
          <w:rFonts w:ascii="Consolas" w:hAnsi="Consolas" w:cs="Consolas"/>
          <w:color w:val="008080"/>
          <w:sz w:val="20"/>
          <w:lang w:val="fr-CH"/>
        </w:rPr>
        <w:t>/&gt;</w:t>
      </w:r>
    </w:p>
    <w:p w14:paraId="311FED45"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xs:sequence</w:t>
      </w:r>
      <w:r w:rsidRPr="00F07B9E">
        <w:rPr>
          <w:rFonts w:ascii="Consolas" w:hAnsi="Consolas" w:cs="Consolas"/>
          <w:color w:val="008080"/>
          <w:sz w:val="20"/>
          <w:lang w:val="fr-CH"/>
        </w:rPr>
        <w:t>&gt;</w:t>
      </w:r>
    </w:p>
    <w:p w14:paraId="30DE4DE1"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xs:complexType</w:t>
      </w:r>
      <w:r w:rsidRPr="00F07B9E">
        <w:rPr>
          <w:rFonts w:ascii="Consolas" w:hAnsi="Consolas" w:cs="Consolas"/>
          <w:color w:val="008080"/>
          <w:sz w:val="20"/>
          <w:lang w:val="fr-CH"/>
        </w:rPr>
        <w:t>&gt;</w:t>
      </w:r>
    </w:p>
    <w:p w14:paraId="5B5E7419"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p>
    <w:p w14:paraId="5198C83C"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3F5FBF"/>
          <w:sz w:val="20"/>
          <w:lang w:val="fr-CH"/>
        </w:rPr>
        <w:t>&lt;!-- complex type table --&gt;</w:t>
      </w:r>
    </w:p>
    <w:p w14:paraId="6D4687E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fr-CH"/>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"tableType"</w:t>
      </w:r>
      <w:r w:rsidRPr="00F07B9E">
        <w:rPr>
          <w:rFonts w:ascii="Consolas" w:hAnsi="Consolas" w:cs="Consolas"/>
          <w:color w:val="008080"/>
          <w:sz w:val="20"/>
          <w:lang w:val="en-US"/>
        </w:rPr>
        <w:t>&gt;</w:t>
      </w:r>
    </w:p>
    <w:p w14:paraId="45D793A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xs:annotation</w:t>
      </w:r>
      <w:r w:rsidRPr="00F07B9E">
        <w:rPr>
          <w:rFonts w:ascii="Consolas" w:hAnsi="Consolas" w:cs="Consolas"/>
          <w:color w:val="008080"/>
          <w:sz w:val="20"/>
          <w:lang w:val="en-US"/>
        </w:rPr>
        <w:t>&gt;</w:t>
      </w:r>
    </w:p>
    <w:p w14:paraId="7A489AD3"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en-US"/>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4E688816"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Table element in siardArchive</w:t>
      </w:r>
    </w:p>
    <w:p w14:paraId="1B39A284"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lastRenderedPageBreak/>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0D1C525C"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xs:annotation</w:t>
      </w:r>
      <w:r w:rsidRPr="00F07B9E">
        <w:rPr>
          <w:rFonts w:ascii="Consolas" w:hAnsi="Consolas" w:cs="Consolas"/>
          <w:color w:val="008080"/>
          <w:sz w:val="20"/>
          <w:lang w:val="fr-CH"/>
        </w:rPr>
        <w:t>&gt;</w:t>
      </w:r>
    </w:p>
    <w:p w14:paraId="129053F0"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xs:sequence</w:t>
      </w:r>
      <w:r w:rsidRPr="00F07B9E">
        <w:rPr>
          <w:rFonts w:ascii="Consolas" w:hAnsi="Consolas" w:cs="Consolas"/>
          <w:color w:val="008080"/>
          <w:sz w:val="20"/>
          <w:lang w:val="fr-CH"/>
        </w:rPr>
        <w:t>&gt;</w:t>
      </w:r>
    </w:p>
    <w:p w14:paraId="45F0E0B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fr-CH"/>
        </w:rPr>
        <w:t xml:space="preserve">      </w:t>
      </w:r>
      <w:r w:rsidRPr="00F07B9E">
        <w:rPr>
          <w:rFonts w:ascii="Consolas" w:hAnsi="Consolas" w:cs="Consolas"/>
          <w:color w:val="3F5FBF"/>
          <w:sz w:val="20"/>
          <w:lang w:val="en-US"/>
        </w:rPr>
        <w:t>&lt;!-- database name of the table --&gt;</w:t>
      </w:r>
    </w:p>
    <w:p w14:paraId="44E9FE6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"name"</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color w:val="008080"/>
          <w:sz w:val="20"/>
          <w:lang w:val="en-US"/>
        </w:rPr>
        <w:t>/&gt;</w:t>
      </w:r>
    </w:p>
    <w:p w14:paraId="5FD2D15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archive name of the table folder --&gt;</w:t>
      </w:r>
    </w:p>
    <w:p w14:paraId="35B71CA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"folder"</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"fsName"</w:t>
      </w:r>
      <w:r w:rsidRPr="00F07B9E">
        <w:rPr>
          <w:rFonts w:ascii="Consolas" w:hAnsi="Consolas" w:cs="Consolas"/>
          <w:color w:val="008080"/>
          <w:sz w:val="20"/>
          <w:lang w:val="en-US"/>
        </w:rPr>
        <w:t>/&gt;</w:t>
      </w:r>
    </w:p>
    <w:p w14:paraId="4CD3F9A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description of the table's meaning and content --&gt;</w:t>
      </w:r>
    </w:p>
    <w:p w14:paraId="7B1D6F9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"description"</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334E80E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list of columns of the table --&gt;</w:t>
      </w:r>
    </w:p>
    <w:p w14:paraId="65B39C0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"columns"</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"columnsType"</w:t>
      </w:r>
      <w:r w:rsidRPr="00F07B9E">
        <w:rPr>
          <w:rFonts w:ascii="Consolas" w:hAnsi="Consolas" w:cs="Consolas"/>
          <w:color w:val="008080"/>
          <w:sz w:val="20"/>
          <w:lang w:val="en-US"/>
        </w:rPr>
        <w:t>/&gt;</w:t>
      </w:r>
    </w:p>
    <w:p w14:paraId="36763D7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primary key --&gt;</w:t>
      </w:r>
    </w:p>
    <w:p w14:paraId="7120040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"primaryKey"</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"primaryKeyType"</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74472A3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foreign keys  --&gt;</w:t>
      </w:r>
    </w:p>
    <w:p w14:paraId="692AE66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"foreignKeys"</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"foreignKeysType"</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2DD6E63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candidate keys (unique constraints)  --&gt;</w:t>
      </w:r>
    </w:p>
    <w:p w14:paraId="2849FD0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"candidateKeys"</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"candidateKeysType"</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397BFE5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list of (check) constraints --&gt;</w:t>
      </w:r>
    </w:p>
    <w:p w14:paraId="64D8DD1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"checkConstraints"</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"checkConstraintsType"</w:t>
      </w:r>
      <w:r w:rsidRPr="00F07B9E">
        <w:rPr>
          <w:rFonts w:ascii="Consolas" w:hAnsi="Consolas" w:cs="Consolas"/>
          <w:sz w:val="20"/>
          <w:lang w:val="en-US"/>
        </w:rPr>
        <w:t xml:space="preserve"> </w:t>
      </w:r>
      <w:r w:rsidRPr="00F07B9E">
        <w:rPr>
          <w:rFonts w:ascii="Consolas" w:hAnsi="Consolas" w:cs="Consolas"/>
          <w:color w:val="7F007F"/>
          <w:sz w:val="20"/>
          <w:lang w:val="en-US"/>
        </w:rPr>
        <w:t>minO</w:t>
      </w:r>
      <w:r w:rsidRPr="00F07B9E">
        <w:rPr>
          <w:rFonts w:ascii="Consolas" w:hAnsi="Consolas" w:cs="Consolas"/>
          <w:color w:val="7F007F"/>
          <w:sz w:val="20"/>
          <w:lang w:val="en-US"/>
        </w:rPr>
        <w:t>c</w:t>
      </w:r>
      <w:r w:rsidRPr="00F07B9E">
        <w:rPr>
          <w:rFonts w:ascii="Consolas" w:hAnsi="Consolas" w:cs="Consolas"/>
          <w:color w:val="7F007F"/>
          <w:sz w:val="20"/>
          <w:lang w:val="en-US"/>
        </w:rPr>
        <w:t>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6EA6AFD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list of triggers  --&gt;</w:t>
      </w:r>
    </w:p>
    <w:p w14:paraId="0BB5C2C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"triggers"</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"triggersType"</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56FEDC5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number of rows in the table --&gt;</w:t>
      </w:r>
    </w:p>
    <w:p w14:paraId="0A587D8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"rows"</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"xs:integer"</w:t>
      </w:r>
      <w:r w:rsidRPr="00F07B9E">
        <w:rPr>
          <w:rFonts w:ascii="Consolas" w:hAnsi="Consolas" w:cs="Consolas"/>
          <w:color w:val="008080"/>
          <w:sz w:val="20"/>
          <w:lang w:val="en-US"/>
        </w:rPr>
        <w:t>/&gt;</w:t>
      </w:r>
    </w:p>
    <w:p w14:paraId="7FD38DA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71EE776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color w:val="008080"/>
          <w:sz w:val="20"/>
          <w:lang w:val="en-US"/>
        </w:rPr>
        <w:t>&gt;</w:t>
      </w:r>
    </w:p>
    <w:p w14:paraId="64671FD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p>
    <w:p w14:paraId="633DD70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complex type views --&gt;</w:t>
      </w:r>
    </w:p>
    <w:p w14:paraId="566EB91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"viewsType"</w:t>
      </w:r>
      <w:r w:rsidRPr="00F07B9E">
        <w:rPr>
          <w:rFonts w:ascii="Consolas" w:hAnsi="Consolas" w:cs="Consolas"/>
          <w:color w:val="008080"/>
          <w:sz w:val="20"/>
          <w:lang w:val="en-US"/>
        </w:rPr>
        <w:t>&gt;</w:t>
      </w:r>
    </w:p>
    <w:p w14:paraId="70BEFB1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xs:annotation</w:t>
      </w:r>
      <w:r w:rsidRPr="00F07B9E">
        <w:rPr>
          <w:rFonts w:ascii="Consolas" w:hAnsi="Consolas" w:cs="Consolas"/>
          <w:color w:val="008080"/>
          <w:sz w:val="20"/>
          <w:lang w:val="en-US"/>
        </w:rPr>
        <w:t>&gt;</w:t>
      </w:r>
    </w:p>
    <w:p w14:paraId="69B2D45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xs:documentation</w:t>
      </w:r>
      <w:r w:rsidRPr="00F07B9E">
        <w:rPr>
          <w:rFonts w:ascii="Consolas" w:hAnsi="Consolas" w:cs="Consolas"/>
          <w:color w:val="008080"/>
          <w:sz w:val="20"/>
          <w:lang w:val="en-US"/>
        </w:rPr>
        <w:t>&gt;</w:t>
      </w:r>
    </w:p>
    <w:p w14:paraId="0C887ED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List of views</w:t>
      </w:r>
    </w:p>
    <w:p w14:paraId="6B77069F" w14:textId="77777777" w:rsidR="00814B07" w:rsidRPr="002C4319"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2C4319">
        <w:rPr>
          <w:rFonts w:ascii="Consolas" w:hAnsi="Consolas" w:cs="Consolas"/>
          <w:color w:val="008080"/>
          <w:sz w:val="20"/>
          <w:lang w:val="en-US"/>
        </w:rPr>
        <w:t>&lt;/</w:t>
      </w:r>
      <w:r w:rsidRPr="002C4319">
        <w:rPr>
          <w:rFonts w:ascii="Consolas" w:hAnsi="Consolas" w:cs="Consolas"/>
          <w:color w:val="3F7F7F"/>
          <w:sz w:val="20"/>
          <w:lang w:val="en-US"/>
        </w:rPr>
        <w:t>xs:documentation</w:t>
      </w:r>
      <w:r w:rsidRPr="002C4319">
        <w:rPr>
          <w:rFonts w:ascii="Consolas" w:hAnsi="Consolas" w:cs="Consolas"/>
          <w:color w:val="008080"/>
          <w:sz w:val="20"/>
          <w:lang w:val="en-US"/>
        </w:rPr>
        <w:t>&gt;</w:t>
      </w:r>
    </w:p>
    <w:p w14:paraId="50460004" w14:textId="77777777" w:rsidR="00814B07" w:rsidRPr="002C4319" w:rsidRDefault="00814B07" w:rsidP="00814B07">
      <w:pPr>
        <w:autoSpaceDE w:val="0"/>
        <w:autoSpaceDN w:val="0"/>
        <w:adjustRightInd w:val="0"/>
        <w:spacing w:after="0" w:line="240" w:lineRule="auto"/>
        <w:rPr>
          <w:rFonts w:ascii="Consolas" w:hAnsi="Consolas" w:cs="Consolas"/>
          <w:sz w:val="20"/>
          <w:lang w:val="en-US"/>
        </w:rPr>
      </w:pPr>
      <w:r w:rsidRPr="002C4319">
        <w:rPr>
          <w:rFonts w:ascii="Consolas" w:hAnsi="Consolas" w:cs="Consolas"/>
          <w:color w:val="000000"/>
          <w:sz w:val="20"/>
          <w:lang w:val="en-US"/>
        </w:rPr>
        <w:t xml:space="preserve">    </w:t>
      </w:r>
      <w:r w:rsidRPr="002C4319">
        <w:rPr>
          <w:rFonts w:ascii="Consolas" w:hAnsi="Consolas" w:cs="Consolas"/>
          <w:color w:val="008080"/>
          <w:sz w:val="20"/>
          <w:lang w:val="en-US"/>
        </w:rPr>
        <w:t>&lt;/</w:t>
      </w:r>
      <w:r w:rsidRPr="002C4319">
        <w:rPr>
          <w:rFonts w:ascii="Consolas" w:hAnsi="Consolas" w:cs="Consolas"/>
          <w:color w:val="3F7F7F"/>
          <w:sz w:val="20"/>
          <w:lang w:val="en-US"/>
        </w:rPr>
        <w:t>xs:annotation</w:t>
      </w:r>
      <w:r w:rsidRPr="002C4319">
        <w:rPr>
          <w:rFonts w:ascii="Consolas" w:hAnsi="Consolas" w:cs="Consolas"/>
          <w:color w:val="008080"/>
          <w:sz w:val="20"/>
          <w:lang w:val="en-US"/>
        </w:rPr>
        <w:t>&gt;</w:t>
      </w:r>
    </w:p>
    <w:p w14:paraId="287B75D7" w14:textId="77777777" w:rsidR="00814B07" w:rsidRPr="002C4319" w:rsidRDefault="00814B07" w:rsidP="00814B07">
      <w:pPr>
        <w:autoSpaceDE w:val="0"/>
        <w:autoSpaceDN w:val="0"/>
        <w:adjustRightInd w:val="0"/>
        <w:spacing w:after="0" w:line="240" w:lineRule="auto"/>
        <w:rPr>
          <w:rFonts w:ascii="Consolas" w:hAnsi="Consolas" w:cs="Consolas"/>
          <w:sz w:val="20"/>
          <w:lang w:val="en-US"/>
        </w:rPr>
      </w:pPr>
      <w:r w:rsidRPr="002C4319">
        <w:rPr>
          <w:rFonts w:ascii="Consolas" w:hAnsi="Consolas" w:cs="Consolas"/>
          <w:color w:val="000000"/>
          <w:sz w:val="20"/>
          <w:lang w:val="en-US"/>
        </w:rPr>
        <w:t xml:space="preserve">    </w:t>
      </w:r>
      <w:r w:rsidRPr="002C4319">
        <w:rPr>
          <w:rFonts w:ascii="Consolas" w:hAnsi="Consolas" w:cs="Consolas"/>
          <w:color w:val="008080"/>
          <w:sz w:val="20"/>
          <w:lang w:val="en-US"/>
        </w:rPr>
        <w:t>&lt;</w:t>
      </w:r>
      <w:r w:rsidRPr="002C4319">
        <w:rPr>
          <w:rFonts w:ascii="Consolas" w:hAnsi="Consolas" w:cs="Consolas"/>
          <w:color w:val="3F7F7F"/>
          <w:sz w:val="20"/>
          <w:lang w:val="en-US"/>
        </w:rPr>
        <w:t>xs:sequence</w:t>
      </w:r>
      <w:r w:rsidRPr="002C4319">
        <w:rPr>
          <w:rFonts w:ascii="Consolas" w:hAnsi="Consolas" w:cs="Consolas"/>
          <w:color w:val="008080"/>
          <w:sz w:val="20"/>
          <w:lang w:val="en-US"/>
        </w:rPr>
        <w:t>&gt;</w:t>
      </w:r>
    </w:p>
    <w:p w14:paraId="2364918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2C4319">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"view"</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"viewType"</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"1"</w:t>
      </w:r>
      <w:r w:rsidRPr="00F07B9E">
        <w:rPr>
          <w:rFonts w:ascii="Consolas" w:hAnsi="Consolas" w:cs="Consolas"/>
          <w:sz w:val="20"/>
          <w:lang w:val="en-US"/>
        </w:rPr>
        <w:t xml:space="preserve"> </w:t>
      </w:r>
      <w:r w:rsidRPr="00F07B9E">
        <w:rPr>
          <w:rFonts w:ascii="Consolas" w:hAnsi="Consolas" w:cs="Consolas"/>
          <w:color w:val="7F007F"/>
          <w:sz w:val="20"/>
          <w:lang w:val="en-US"/>
        </w:rPr>
        <w:t>maxOccurs</w:t>
      </w:r>
      <w:r w:rsidRPr="00F07B9E">
        <w:rPr>
          <w:rFonts w:ascii="Consolas" w:hAnsi="Consolas" w:cs="Consolas"/>
          <w:color w:val="000000"/>
          <w:sz w:val="20"/>
          <w:lang w:val="en-US"/>
        </w:rPr>
        <w:t>=</w:t>
      </w:r>
      <w:r w:rsidRPr="00F07B9E">
        <w:rPr>
          <w:rFonts w:ascii="Consolas" w:hAnsi="Consolas" w:cs="Consolas"/>
          <w:i/>
          <w:iCs/>
          <w:color w:val="2A00FF"/>
          <w:sz w:val="20"/>
          <w:lang w:val="en-US"/>
        </w:rPr>
        <w:t>"unbounded"</w:t>
      </w:r>
      <w:r w:rsidRPr="00F07B9E">
        <w:rPr>
          <w:rFonts w:ascii="Consolas" w:hAnsi="Consolas" w:cs="Consolas"/>
          <w:sz w:val="20"/>
          <w:lang w:val="en-US"/>
        </w:rPr>
        <w:t xml:space="preserve"> </w:t>
      </w:r>
      <w:r w:rsidRPr="00F07B9E">
        <w:rPr>
          <w:rFonts w:ascii="Consolas" w:hAnsi="Consolas" w:cs="Consolas"/>
          <w:color w:val="008080"/>
          <w:sz w:val="20"/>
          <w:lang w:val="en-US"/>
        </w:rPr>
        <w:t>/&gt;</w:t>
      </w:r>
    </w:p>
    <w:p w14:paraId="642F820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0D9CBAF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color w:val="008080"/>
          <w:sz w:val="20"/>
          <w:lang w:val="en-US"/>
        </w:rPr>
        <w:t>&gt;</w:t>
      </w:r>
    </w:p>
    <w:p w14:paraId="50BD367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p>
    <w:p w14:paraId="05DFA84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complex type view --&gt;</w:t>
      </w:r>
    </w:p>
    <w:p w14:paraId="7046BFD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"viewType"</w:t>
      </w:r>
      <w:r w:rsidRPr="00F07B9E">
        <w:rPr>
          <w:rFonts w:ascii="Consolas" w:hAnsi="Consolas" w:cs="Consolas"/>
          <w:color w:val="008080"/>
          <w:sz w:val="20"/>
          <w:lang w:val="en-US"/>
        </w:rPr>
        <w:t>&gt;</w:t>
      </w:r>
    </w:p>
    <w:p w14:paraId="6539BEF1" w14:textId="77777777" w:rsidR="00814B07" w:rsidRPr="002C4319"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2C4319">
        <w:rPr>
          <w:rFonts w:ascii="Consolas" w:hAnsi="Consolas" w:cs="Consolas"/>
          <w:color w:val="008080"/>
          <w:sz w:val="20"/>
          <w:lang w:val="en-US"/>
        </w:rPr>
        <w:t>&lt;</w:t>
      </w:r>
      <w:r w:rsidRPr="002C4319">
        <w:rPr>
          <w:rFonts w:ascii="Consolas" w:hAnsi="Consolas" w:cs="Consolas"/>
          <w:color w:val="3F7F7F"/>
          <w:sz w:val="20"/>
          <w:lang w:val="en-US"/>
        </w:rPr>
        <w:t>xs:annotation</w:t>
      </w:r>
      <w:r w:rsidRPr="002C4319">
        <w:rPr>
          <w:rFonts w:ascii="Consolas" w:hAnsi="Consolas" w:cs="Consolas"/>
          <w:color w:val="008080"/>
          <w:sz w:val="20"/>
          <w:lang w:val="en-US"/>
        </w:rPr>
        <w:t>&gt;</w:t>
      </w:r>
    </w:p>
    <w:p w14:paraId="735F13DE"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2C4319">
        <w:rPr>
          <w:rFonts w:ascii="Consolas" w:hAnsi="Consolas" w:cs="Consolas"/>
          <w:color w:val="000000"/>
          <w:sz w:val="20"/>
          <w:lang w:val="en-US"/>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218A1034"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View element in siardArchive</w:t>
      </w:r>
    </w:p>
    <w:p w14:paraId="489C6BBD"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33DE0B2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fr-CH"/>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xs:annotation</w:t>
      </w:r>
      <w:r w:rsidRPr="00F07B9E">
        <w:rPr>
          <w:rFonts w:ascii="Consolas" w:hAnsi="Consolas" w:cs="Consolas"/>
          <w:color w:val="008080"/>
          <w:sz w:val="20"/>
          <w:lang w:val="en-US"/>
        </w:rPr>
        <w:t>&gt;</w:t>
      </w:r>
    </w:p>
    <w:p w14:paraId="685D9FD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6AC902E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database name of the view --&gt;</w:t>
      </w:r>
    </w:p>
    <w:p w14:paraId="3C81E41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"name"</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008080"/>
          <w:sz w:val="20"/>
          <w:lang w:val="en-US"/>
        </w:rPr>
        <w:t>/&gt;</w:t>
      </w:r>
    </w:p>
    <w:p w14:paraId="5E17FD6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SQL query string defining the view --&gt;</w:t>
      </w:r>
    </w:p>
    <w:p w14:paraId="59622BD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"query"</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2638D0D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original query string defining the view --&gt;</w:t>
      </w:r>
    </w:p>
    <w:p w14:paraId="6CB18E7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"queryOriginal"</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72B45A4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description of the view's meaning and content --&gt;</w:t>
      </w:r>
    </w:p>
    <w:p w14:paraId="0BF936C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"description"</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72B7656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list of columns of the view --&gt;</w:t>
      </w:r>
    </w:p>
    <w:p w14:paraId="00BA1CF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"columns"</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"columnsType"</w:t>
      </w:r>
      <w:r w:rsidRPr="00F07B9E">
        <w:rPr>
          <w:rFonts w:ascii="Consolas" w:hAnsi="Consolas" w:cs="Consolas"/>
          <w:color w:val="008080"/>
          <w:sz w:val="20"/>
          <w:lang w:val="en-US"/>
        </w:rPr>
        <w:t>/&gt;</w:t>
      </w:r>
    </w:p>
    <w:p w14:paraId="7EF56BE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lastRenderedPageBreak/>
        <w:t xml:space="preserve">      </w:t>
      </w:r>
      <w:r w:rsidRPr="00F07B9E">
        <w:rPr>
          <w:rFonts w:ascii="Consolas" w:hAnsi="Consolas" w:cs="Consolas"/>
          <w:color w:val="3F5FBF"/>
          <w:sz w:val="20"/>
          <w:lang w:val="en-US"/>
        </w:rPr>
        <w:t>&lt;!--  number of rows in the view - added in 2014! --&gt;</w:t>
      </w:r>
    </w:p>
    <w:p w14:paraId="283A07D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"rows"</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"xs:integer"</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554A9C1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2A52FCE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color w:val="008080"/>
          <w:sz w:val="20"/>
          <w:lang w:val="en-US"/>
        </w:rPr>
        <w:t>&gt;</w:t>
      </w:r>
    </w:p>
    <w:p w14:paraId="4CBD7FB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p>
    <w:p w14:paraId="1CD8653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complex type columns --&gt;</w:t>
      </w:r>
    </w:p>
    <w:p w14:paraId="34B0E15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"columnsType"</w:t>
      </w:r>
      <w:r w:rsidRPr="00F07B9E">
        <w:rPr>
          <w:rFonts w:ascii="Consolas" w:hAnsi="Consolas" w:cs="Consolas"/>
          <w:color w:val="008080"/>
          <w:sz w:val="20"/>
          <w:lang w:val="en-US"/>
        </w:rPr>
        <w:t>&gt;</w:t>
      </w:r>
    </w:p>
    <w:p w14:paraId="00C20DC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xs:annotation</w:t>
      </w:r>
      <w:r w:rsidRPr="00F07B9E">
        <w:rPr>
          <w:rFonts w:ascii="Consolas" w:hAnsi="Consolas" w:cs="Consolas"/>
          <w:color w:val="008080"/>
          <w:sz w:val="20"/>
          <w:lang w:val="en-US"/>
        </w:rPr>
        <w:t>&gt;</w:t>
      </w:r>
    </w:p>
    <w:p w14:paraId="2F96EA67" w14:textId="77777777" w:rsidR="00814B07" w:rsidRPr="002C4319"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en-US"/>
        </w:rPr>
        <w:t xml:space="preserve">      </w:t>
      </w:r>
      <w:r w:rsidRPr="002C4319">
        <w:rPr>
          <w:rFonts w:ascii="Consolas" w:hAnsi="Consolas" w:cs="Consolas"/>
          <w:color w:val="008080"/>
          <w:sz w:val="20"/>
          <w:lang w:val="fr-CH"/>
        </w:rPr>
        <w:t>&lt;</w:t>
      </w:r>
      <w:r w:rsidRPr="002C4319">
        <w:rPr>
          <w:rFonts w:ascii="Consolas" w:hAnsi="Consolas" w:cs="Consolas"/>
          <w:color w:val="3F7F7F"/>
          <w:sz w:val="20"/>
          <w:lang w:val="fr-CH"/>
        </w:rPr>
        <w:t>xs:documentation</w:t>
      </w:r>
      <w:r w:rsidRPr="002C4319">
        <w:rPr>
          <w:rFonts w:ascii="Consolas" w:hAnsi="Consolas" w:cs="Consolas"/>
          <w:color w:val="008080"/>
          <w:sz w:val="20"/>
          <w:lang w:val="fr-CH"/>
        </w:rPr>
        <w:t>&gt;</w:t>
      </w:r>
    </w:p>
    <w:p w14:paraId="4BAB2EDC" w14:textId="77777777" w:rsidR="00814B07" w:rsidRPr="002C4319" w:rsidRDefault="00814B07" w:rsidP="00814B07">
      <w:pPr>
        <w:autoSpaceDE w:val="0"/>
        <w:autoSpaceDN w:val="0"/>
        <w:adjustRightInd w:val="0"/>
        <w:spacing w:after="0" w:line="240" w:lineRule="auto"/>
        <w:rPr>
          <w:rFonts w:ascii="Consolas" w:hAnsi="Consolas" w:cs="Consolas"/>
          <w:sz w:val="20"/>
          <w:lang w:val="fr-CH"/>
        </w:rPr>
      </w:pPr>
      <w:r w:rsidRPr="002C4319">
        <w:rPr>
          <w:rFonts w:ascii="Consolas" w:hAnsi="Consolas" w:cs="Consolas"/>
          <w:color w:val="000000"/>
          <w:sz w:val="20"/>
          <w:lang w:val="fr-CH"/>
        </w:rPr>
        <w:t xml:space="preserve">        List of columns</w:t>
      </w:r>
    </w:p>
    <w:p w14:paraId="0131912B" w14:textId="77777777" w:rsidR="00814B07" w:rsidRPr="002C4319" w:rsidRDefault="00814B07" w:rsidP="00814B07">
      <w:pPr>
        <w:autoSpaceDE w:val="0"/>
        <w:autoSpaceDN w:val="0"/>
        <w:adjustRightInd w:val="0"/>
        <w:spacing w:after="0" w:line="240" w:lineRule="auto"/>
        <w:rPr>
          <w:rFonts w:ascii="Consolas" w:hAnsi="Consolas" w:cs="Consolas"/>
          <w:sz w:val="20"/>
          <w:lang w:val="fr-CH"/>
        </w:rPr>
      </w:pPr>
      <w:r w:rsidRPr="002C4319">
        <w:rPr>
          <w:rFonts w:ascii="Consolas" w:hAnsi="Consolas" w:cs="Consolas"/>
          <w:color w:val="000000"/>
          <w:sz w:val="20"/>
          <w:lang w:val="fr-CH"/>
        </w:rPr>
        <w:t xml:space="preserve">      </w:t>
      </w:r>
      <w:r w:rsidRPr="002C4319">
        <w:rPr>
          <w:rFonts w:ascii="Consolas" w:hAnsi="Consolas" w:cs="Consolas"/>
          <w:color w:val="008080"/>
          <w:sz w:val="20"/>
          <w:lang w:val="fr-CH"/>
        </w:rPr>
        <w:t>&lt;/</w:t>
      </w:r>
      <w:r w:rsidRPr="002C4319">
        <w:rPr>
          <w:rFonts w:ascii="Consolas" w:hAnsi="Consolas" w:cs="Consolas"/>
          <w:color w:val="3F7F7F"/>
          <w:sz w:val="20"/>
          <w:lang w:val="fr-CH"/>
        </w:rPr>
        <w:t>xs:documentation</w:t>
      </w:r>
      <w:r w:rsidRPr="002C4319">
        <w:rPr>
          <w:rFonts w:ascii="Consolas" w:hAnsi="Consolas" w:cs="Consolas"/>
          <w:color w:val="008080"/>
          <w:sz w:val="20"/>
          <w:lang w:val="fr-CH"/>
        </w:rPr>
        <w:t>&gt;</w:t>
      </w:r>
    </w:p>
    <w:p w14:paraId="659AD55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2C4319">
        <w:rPr>
          <w:rFonts w:ascii="Consolas" w:hAnsi="Consolas" w:cs="Consolas"/>
          <w:color w:val="000000"/>
          <w:sz w:val="20"/>
          <w:lang w:val="fr-CH"/>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xs:annotation</w:t>
      </w:r>
      <w:r w:rsidRPr="00F07B9E">
        <w:rPr>
          <w:rFonts w:ascii="Consolas" w:hAnsi="Consolas" w:cs="Consolas"/>
          <w:color w:val="008080"/>
          <w:sz w:val="20"/>
          <w:lang w:val="en-US"/>
        </w:rPr>
        <w:t>&gt;</w:t>
      </w:r>
    </w:p>
    <w:p w14:paraId="7FF6753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2CFACC4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"column"</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"columnType"</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"1"</w:t>
      </w:r>
      <w:r w:rsidRPr="00F07B9E">
        <w:rPr>
          <w:rFonts w:ascii="Consolas" w:hAnsi="Consolas" w:cs="Consolas"/>
          <w:sz w:val="20"/>
          <w:lang w:val="en-US"/>
        </w:rPr>
        <w:t xml:space="preserve"> </w:t>
      </w:r>
      <w:r w:rsidRPr="00F07B9E">
        <w:rPr>
          <w:rFonts w:ascii="Consolas" w:hAnsi="Consolas" w:cs="Consolas"/>
          <w:color w:val="7F007F"/>
          <w:sz w:val="20"/>
          <w:lang w:val="en-US"/>
        </w:rPr>
        <w:t>ma</w:t>
      </w:r>
      <w:r w:rsidRPr="00F07B9E">
        <w:rPr>
          <w:rFonts w:ascii="Consolas" w:hAnsi="Consolas" w:cs="Consolas"/>
          <w:color w:val="7F007F"/>
          <w:sz w:val="20"/>
          <w:lang w:val="en-US"/>
        </w:rPr>
        <w:t>x</w:t>
      </w:r>
      <w:r w:rsidRPr="00F07B9E">
        <w:rPr>
          <w:rFonts w:ascii="Consolas" w:hAnsi="Consolas" w:cs="Consolas"/>
          <w:color w:val="7F007F"/>
          <w:sz w:val="20"/>
          <w:lang w:val="en-US"/>
        </w:rPr>
        <w:t>Occurs</w:t>
      </w:r>
      <w:r w:rsidRPr="00F07B9E">
        <w:rPr>
          <w:rFonts w:ascii="Consolas" w:hAnsi="Consolas" w:cs="Consolas"/>
          <w:color w:val="000000"/>
          <w:sz w:val="20"/>
          <w:lang w:val="en-US"/>
        </w:rPr>
        <w:t>=</w:t>
      </w:r>
      <w:r w:rsidRPr="00F07B9E">
        <w:rPr>
          <w:rFonts w:ascii="Consolas" w:hAnsi="Consolas" w:cs="Consolas"/>
          <w:i/>
          <w:iCs/>
          <w:color w:val="2A00FF"/>
          <w:sz w:val="20"/>
          <w:lang w:val="en-US"/>
        </w:rPr>
        <w:t>"unbounded"</w:t>
      </w:r>
      <w:r w:rsidRPr="00F07B9E">
        <w:rPr>
          <w:rFonts w:ascii="Consolas" w:hAnsi="Consolas" w:cs="Consolas"/>
          <w:sz w:val="20"/>
          <w:lang w:val="en-US"/>
        </w:rPr>
        <w:t xml:space="preserve"> </w:t>
      </w:r>
      <w:r w:rsidRPr="00F07B9E">
        <w:rPr>
          <w:rFonts w:ascii="Consolas" w:hAnsi="Consolas" w:cs="Consolas"/>
          <w:color w:val="008080"/>
          <w:sz w:val="20"/>
          <w:lang w:val="en-US"/>
        </w:rPr>
        <w:t>/&gt;</w:t>
      </w:r>
    </w:p>
    <w:p w14:paraId="2C7B231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0AFE3A1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color w:val="008080"/>
          <w:sz w:val="20"/>
          <w:lang w:val="en-US"/>
        </w:rPr>
        <w:t>&gt;</w:t>
      </w:r>
    </w:p>
    <w:p w14:paraId="5608680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p>
    <w:p w14:paraId="1B8C2AF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complex type column --&gt;</w:t>
      </w:r>
    </w:p>
    <w:p w14:paraId="6B5A003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"columnType"</w:t>
      </w:r>
      <w:r w:rsidRPr="00F07B9E">
        <w:rPr>
          <w:rFonts w:ascii="Consolas" w:hAnsi="Consolas" w:cs="Consolas"/>
          <w:color w:val="008080"/>
          <w:sz w:val="20"/>
          <w:lang w:val="en-US"/>
        </w:rPr>
        <w:t>&gt;</w:t>
      </w:r>
    </w:p>
    <w:p w14:paraId="76C6B1F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xs:annotation</w:t>
      </w:r>
      <w:r w:rsidRPr="00F07B9E">
        <w:rPr>
          <w:rFonts w:ascii="Consolas" w:hAnsi="Consolas" w:cs="Consolas"/>
          <w:color w:val="008080"/>
          <w:sz w:val="20"/>
          <w:lang w:val="en-US"/>
        </w:rPr>
        <w:t>&gt;</w:t>
      </w:r>
    </w:p>
    <w:p w14:paraId="3FA734B7" w14:textId="77777777" w:rsidR="00814B07" w:rsidRPr="002C4319"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en-US"/>
        </w:rPr>
        <w:t xml:space="preserve">      </w:t>
      </w:r>
      <w:r w:rsidRPr="002C4319">
        <w:rPr>
          <w:rFonts w:ascii="Consolas" w:hAnsi="Consolas" w:cs="Consolas"/>
          <w:color w:val="008080"/>
          <w:sz w:val="20"/>
          <w:lang w:val="fr-CH"/>
        </w:rPr>
        <w:t>&lt;</w:t>
      </w:r>
      <w:r w:rsidRPr="002C4319">
        <w:rPr>
          <w:rFonts w:ascii="Consolas" w:hAnsi="Consolas" w:cs="Consolas"/>
          <w:color w:val="3F7F7F"/>
          <w:sz w:val="20"/>
          <w:lang w:val="fr-CH"/>
        </w:rPr>
        <w:t>xs:documentation</w:t>
      </w:r>
      <w:r w:rsidRPr="002C4319">
        <w:rPr>
          <w:rFonts w:ascii="Consolas" w:hAnsi="Consolas" w:cs="Consolas"/>
          <w:color w:val="008080"/>
          <w:sz w:val="20"/>
          <w:lang w:val="fr-CH"/>
        </w:rPr>
        <w:t>&gt;</w:t>
      </w:r>
    </w:p>
    <w:p w14:paraId="0C9E296C" w14:textId="77777777" w:rsidR="00814B07" w:rsidRPr="002C4319" w:rsidRDefault="00814B07" w:rsidP="00814B07">
      <w:pPr>
        <w:autoSpaceDE w:val="0"/>
        <w:autoSpaceDN w:val="0"/>
        <w:adjustRightInd w:val="0"/>
        <w:spacing w:after="0" w:line="240" w:lineRule="auto"/>
        <w:rPr>
          <w:rFonts w:ascii="Consolas" w:hAnsi="Consolas" w:cs="Consolas"/>
          <w:sz w:val="20"/>
          <w:lang w:val="fr-CH"/>
        </w:rPr>
      </w:pPr>
      <w:r w:rsidRPr="002C4319">
        <w:rPr>
          <w:rFonts w:ascii="Consolas" w:hAnsi="Consolas" w:cs="Consolas"/>
          <w:color w:val="000000"/>
          <w:sz w:val="20"/>
          <w:lang w:val="fr-CH"/>
        </w:rPr>
        <w:t xml:space="preserve">        Column element in siardArchive</w:t>
      </w:r>
    </w:p>
    <w:p w14:paraId="2AA7DF04" w14:textId="77777777" w:rsidR="00814B07" w:rsidRPr="002C4319" w:rsidRDefault="00814B07" w:rsidP="00814B07">
      <w:pPr>
        <w:autoSpaceDE w:val="0"/>
        <w:autoSpaceDN w:val="0"/>
        <w:adjustRightInd w:val="0"/>
        <w:spacing w:after="0" w:line="240" w:lineRule="auto"/>
        <w:rPr>
          <w:rFonts w:ascii="Consolas" w:hAnsi="Consolas" w:cs="Consolas"/>
          <w:sz w:val="20"/>
          <w:lang w:val="fr-CH"/>
        </w:rPr>
      </w:pPr>
      <w:r w:rsidRPr="002C4319">
        <w:rPr>
          <w:rFonts w:ascii="Consolas" w:hAnsi="Consolas" w:cs="Consolas"/>
          <w:color w:val="000000"/>
          <w:sz w:val="20"/>
          <w:lang w:val="fr-CH"/>
        </w:rPr>
        <w:t xml:space="preserve">      </w:t>
      </w:r>
      <w:r w:rsidRPr="002C4319">
        <w:rPr>
          <w:rFonts w:ascii="Consolas" w:hAnsi="Consolas" w:cs="Consolas"/>
          <w:color w:val="008080"/>
          <w:sz w:val="20"/>
          <w:lang w:val="fr-CH"/>
        </w:rPr>
        <w:t>&lt;/</w:t>
      </w:r>
      <w:r w:rsidRPr="002C4319">
        <w:rPr>
          <w:rFonts w:ascii="Consolas" w:hAnsi="Consolas" w:cs="Consolas"/>
          <w:color w:val="3F7F7F"/>
          <w:sz w:val="20"/>
          <w:lang w:val="fr-CH"/>
        </w:rPr>
        <w:t>xs:documentation</w:t>
      </w:r>
      <w:r w:rsidRPr="002C4319">
        <w:rPr>
          <w:rFonts w:ascii="Consolas" w:hAnsi="Consolas" w:cs="Consolas"/>
          <w:color w:val="008080"/>
          <w:sz w:val="20"/>
          <w:lang w:val="fr-CH"/>
        </w:rPr>
        <w:t>&gt;</w:t>
      </w:r>
    </w:p>
    <w:p w14:paraId="05235A93" w14:textId="77777777" w:rsidR="00814B07" w:rsidRPr="002C4319" w:rsidRDefault="00814B07" w:rsidP="00814B07">
      <w:pPr>
        <w:autoSpaceDE w:val="0"/>
        <w:autoSpaceDN w:val="0"/>
        <w:adjustRightInd w:val="0"/>
        <w:spacing w:after="0" w:line="240" w:lineRule="auto"/>
        <w:rPr>
          <w:rFonts w:ascii="Consolas" w:hAnsi="Consolas" w:cs="Consolas"/>
          <w:sz w:val="20"/>
          <w:lang w:val="fr-CH"/>
        </w:rPr>
      </w:pPr>
      <w:r w:rsidRPr="002C4319">
        <w:rPr>
          <w:rFonts w:ascii="Consolas" w:hAnsi="Consolas" w:cs="Consolas"/>
          <w:color w:val="000000"/>
          <w:sz w:val="20"/>
          <w:lang w:val="fr-CH"/>
        </w:rPr>
        <w:t xml:space="preserve">    </w:t>
      </w:r>
      <w:r w:rsidRPr="002C4319">
        <w:rPr>
          <w:rFonts w:ascii="Consolas" w:hAnsi="Consolas" w:cs="Consolas"/>
          <w:color w:val="008080"/>
          <w:sz w:val="20"/>
          <w:lang w:val="fr-CH"/>
        </w:rPr>
        <w:t>&lt;/</w:t>
      </w:r>
      <w:r w:rsidRPr="002C4319">
        <w:rPr>
          <w:rFonts w:ascii="Consolas" w:hAnsi="Consolas" w:cs="Consolas"/>
          <w:color w:val="3F7F7F"/>
          <w:sz w:val="20"/>
          <w:lang w:val="fr-CH"/>
        </w:rPr>
        <w:t>xs:annotation</w:t>
      </w:r>
      <w:r w:rsidRPr="002C4319">
        <w:rPr>
          <w:rFonts w:ascii="Consolas" w:hAnsi="Consolas" w:cs="Consolas"/>
          <w:color w:val="008080"/>
          <w:sz w:val="20"/>
          <w:lang w:val="fr-CH"/>
        </w:rPr>
        <w:t>&gt;</w:t>
      </w:r>
    </w:p>
    <w:p w14:paraId="38565CC5" w14:textId="77777777" w:rsidR="00814B07" w:rsidRPr="002C4319" w:rsidRDefault="00814B07" w:rsidP="00814B07">
      <w:pPr>
        <w:autoSpaceDE w:val="0"/>
        <w:autoSpaceDN w:val="0"/>
        <w:adjustRightInd w:val="0"/>
        <w:spacing w:after="0" w:line="240" w:lineRule="auto"/>
        <w:rPr>
          <w:rFonts w:ascii="Consolas" w:hAnsi="Consolas" w:cs="Consolas"/>
          <w:sz w:val="20"/>
          <w:lang w:val="fr-CH"/>
        </w:rPr>
      </w:pPr>
      <w:r w:rsidRPr="002C4319">
        <w:rPr>
          <w:rFonts w:ascii="Consolas" w:hAnsi="Consolas" w:cs="Consolas"/>
          <w:color w:val="000000"/>
          <w:sz w:val="20"/>
          <w:lang w:val="fr-CH"/>
        </w:rPr>
        <w:t xml:space="preserve">    </w:t>
      </w:r>
      <w:r w:rsidRPr="002C4319">
        <w:rPr>
          <w:rFonts w:ascii="Consolas" w:hAnsi="Consolas" w:cs="Consolas"/>
          <w:color w:val="008080"/>
          <w:sz w:val="20"/>
          <w:lang w:val="fr-CH"/>
        </w:rPr>
        <w:t>&lt;</w:t>
      </w:r>
      <w:r w:rsidRPr="002C4319">
        <w:rPr>
          <w:rFonts w:ascii="Consolas" w:hAnsi="Consolas" w:cs="Consolas"/>
          <w:color w:val="3F7F7F"/>
          <w:sz w:val="20"/>
          <w:lang w:val="fr-CH"/>
        </w:rPr>
        <w:t>xs:sequence</w:t>
      </w:r>
      <w:r w:rsidRPr="002C4319">
        <w:rPr>
          <w:rFonts w:ascii="Consolas" w:hAnsi="Consolas" w:cs="Consolas"/>
          <w:color w:val="008080"/>
          <w:sz w:val="20"/>
          <w:lang w:val="fr-CH"/>
        </w:rPr>
        <w:t>&gt;</w:t>
      </w:r>
    </w:p>
    <w:p w14:paraId="6431C13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2C4319">
        <w:rPr>
          <w:rFonts w:ascii="Consolas" w:hAnsi="Consolas" w:cs="Consolas"/>
          <w:color w:val="000000"/>
          <w:sz w:val="20"/>
          <w:lang w:val="fr-CH"/>
        </w:rPr>
        <w:t xml:space="preserve">      </w:t>
      </w:r>
      <w:r w:rsidRPr="00F07B9E">
        <w:rPr>
          <w:rFonts w:ascii="Consolas" w:hAnsi="Consolas" w:cs="Consolas"/>
          <w:color w:val="3F5FBF"/>
          <w:sz w:val="20"/>
          <w:lang w:val="en-US"/>
        </w:rPr>
        <w:t>&lt;!-- database name of the column --&gt;</w:t>
      </w:r>
    </w:p>
    <w:p w14:paraId="63CE380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"name"</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008080"/>
          <w:sz w:val="20"/>
          <w:lang w:val="en-US"/>
        </w:rPr>
        <w:t>/&gt;</w:t>
      </w:r>
    </w:p>
    <w:p w14:paraId="7948C86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 xml:space="preserve">&lt;!-- archive name of the internally stored LOBs within containing </w:t>
      </w:r>
    </w:p>
    <w:p w14:paraId="783CD90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3F5FBF"/>
          <w:sz w:val="20"/>
          <w:lang w:val="en-US"/>
        </w:rPr>
        <w:t xml:space="preserve">           element --&gt;</w:t>
      </w:r>
    </w:p>
    <w:p w14:paraId="515FCC6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"folder"</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"fsName"</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6332191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 xml:space="preserve">&lt;!--  folder for LOBs relative to lobFolder of nearest containing </w:t>
      </w:r>
    </w:p>
    <w:p w14:paraId="13F9304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3F5FBF"/>
          <w:sz w:val="20"/>
          <w:lang w:val="en-US"/>
        </w:rPr>
        <w:t xml:space="preserve">            element for internally or externally stored LOBs </w:t>
      </w:r>
    </w:p>
    <w:p w14:paraId="59BD814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3F5FBF"/>
          <w:sz w:val="20"/>
          <w:lang w:val="en-US"/>
        </w:rPr>
        <w:t xml:space="preserve">            (new in version 2.0) --&gt;</w:t>
      </w:r>
    </w:p>
    <w:p w14:paraId="5615AC8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"lobFolder"</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"xs:anyURI"</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18889D2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xs:choice</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new in version 2.0: either built-in or structured --&gt;</w:t>
      </w:r>
    </w:p>
    <w:p w14:paraId="4C026A9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13BEFE6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SQL:2008 data type of the column --&gt;</w:t>
      </w:r>
    </w:p>
    <w:p w14:paraId="2132014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"type"</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"builtinTypeType"</w:t>
      </w:r>
      <w:r w:rsidRPr="00F07B9E">
        <w:rPr>
          <w:rFonts w:ascii="Consolas" w:hAnsi="Consolas" w:cs="Consolas"/>
          <w:sz w:val="20"/>
          <w:lang w:val="en-US"/>
        </w:rPr>
        <w:t xml:space="preserve"> </w:t>
      </w:r>
      <w:r w:rsidRPr="00F07B9E">
        <w:rPr>
          <w:rFonts w:ascii="Consolas" w:hAnsi="Consolas" w:cs="Consolas"/>
          <w:color w:val="008080"/>
          <w:sz w:val="20"/>
          <w:lang w:val="en-US"/>
        </w:rPr>
        <w:t>/&gt;</w:t>
      </w:r>
    </w:p>
    <w:p w14:paraId="16677DB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ab/>
        <w:t xml:space="preserve">        </w:t>
      </w:r>
      <w:r w:rsidRPr="00F07B9E">
        <w:rPr>
          <w:rFonts w:ascii="Consolas" w:hAnsi="Consolas" w:cs="Consolas"/>
          <w:color w:val="3F5FBF"/>
          <w:sz w:val="20"/>
          <w:lang w:val="en-US"/>
        </w:rPr>
        <w:t>&lt;!-- original data type of the column --&gt;</w:t>
      </w:r>
    </w:p>
    <w:p w14:paraId="1B4EEAE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ab/>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"typeOriginal"</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3D95E7A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ab/>
      </w:r>
      <w:r w:rsidRPr="00F07B9E">
        <w:rPr>
          <w:rFonts w:ascii="Consolas" w:hAnsi="Consolas" w:cs="Consolas"/>
          <w:color w:val="000000"/>
          <w:sz w:val="20"/>
          <w:lang w:val="en-US"/>
        </w:rPr>
        <w:tab/>
        <w:t xml:space="preserve">      </w:t>
      </w:r>
      <w:r w:rsidRPr="00F07B9E">
        <w:rPr>
          <w:rFonts w:ascii="Consolas" w:hAnsi="Consolas" w:cs="Consolas"/>
          <w:color w:val="3F5FBF"/>
          <w:sz w:val="20"/>
          <w:lang w:val="en-US"/>
        </w:rPr>
        <w:t>&lt;!-- nullability (default: true) --&gt;</w:t>
      </w:r>
    </w:p>
    <w:p w14:paraId="3AE4955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ab/>
      </w:r>
      <w:r w:rsidRPr="00F07B9E">
        <w:rPr>
          <w:rFonts w:ascii="Consolas" w:hAnsi="Consolas" w:cs="Consolas"/>
          <w:color w:val="000000"/>
          <w:sz w:val="20"/>
          <w:lang w:val="en-US"/>
        </w:rPr>
        <w:tab/>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"nullable"</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"xs:boolean"</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6E41C96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6CD840F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ab/>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new in version 2.0 --&gt;</w:t>
      </w:r>
    </w:p>
    <w:p w14:paraId="3F4242B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ab/>
        <w:t xml:space="preserve">        </w:t>
      </w:r>
      <w:r w:rsidRPr="00F07B9E">
        <w:rPr>
          <w:rFonts w:ascii="Consolas" w:hAnsi="Consolas" w:cs="Consolas"/>
          <w:color w:val="3F5FBF"/>
          <w:sz w:val="20"/>
          <w:lang w:val="en-US"/>
        </w:rPr>
        <w:t>&lt;!-- SQL:2008 schema of UDT name of the column (new in version 2.0) --&gt;</w:t>
      </w:r>
    </w:p>
    <w:p w14:paraId="6C0541D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ab/>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"typeSchema"</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008080"/>
          <w:sz w:val="20"/>
          <w:lang w:val="en-US"/>
        </w:rPr>
        <w:t>/&gt;</w:t>
      </w:r>
    </w:p>
    <w:p w14:paraId="20BC92A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ab/>
        <w:t xml:space="preserve">        </w:t>
      </w:r>
      <w:r w:rsidRPr="00F07B9E">
        <w:rPr>
          <w:rFonts w:ascii="Consolas" w:hAnsi="Consolas" w:cs="Consolas"/>
          <w:color w:val="3F5FBF"/>
          <w:sz w:val="20"/>
          <w:lang w:val="en-US"/>
        </w:rPr>
        <w:t>&lt;!-- SQL:2008 name of UDT of the column (new in version 2.0) --&gt;</w:t>
      </w:r>
    </w:p>
    <w:p w14:paraId="7D52E2B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ab/>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"typeName"</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008080"/>
          <w:sz w:val="20"/>
          <w:lang w:val="en-US"/>
        </w:rPr>
        <w:t>/&gt;</w:t>
      </w:r>
    </w:p>
    <w:p w14:paraId="6FD05C5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ab/>
        <w:t xml:space="preserve">        </w:t>
      </w:r>
      <w:r w:rsidRPr="00F07B9E">
        <w:rPr>
          <w:rFonts w:ascii="Consolas" w:hAnsi="Consolas" w:cs="Consolas"/>
          <w:color w:val="3F5FBF"/>
          <w:sz w:val="20"/>
          <w:lang w:val="en-US"/>
        </w:rPr>
        <w:t>&lt;!-- SQL:2008 attribute list of the column (new in version 2.0) --&gt;</w:t>
      </w:r>
    </w:p>
    <w:p w14:paraId="2773A27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ab/>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"fields"</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"fieldsType"</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1A2C8AD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ab/>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39D8461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xs:choice</w:t>
      </w:r>
      <w:r w:rsidRPr="00F07B9E">
        <w:rPr>
          <w:rFonts w:ascii="Consolas" w:hAnsi="Consolas" w:cs="Consolas"/>
          <w:color w:val="008080"/>
          <w:sz w:val="20"/>
          <w:lang w:val="en-US"/>
        </w:rPr>
        <w:t>&gt;</w:t>
      </w:r>
    </w:p>
    <w:p w14:paraId="3906636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default value --&gt;</w:t>
      </w:r>
    </w:p>
    <w:p w14:paraId="451F7DD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"defaultValue"</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642AA53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 xml:space="preserve">&lt;!-- unique, references, check column constraints </w:t>
      </w:r>
    </w:p>
    <w:p w14:paraId="5312586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3F5FBF"/>
          <w:sz w:val="20"/>
          <w:lang w:val="en-US"/>
        </w:rPr>
        <w:t xml:space="preserve">           are stored as table constraints --&gt;</w:t>
      </w:r>
    </w:p>
    <w:p w14:paraId="01D70EB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lastRenderedPageBreak/>
        <w:t xml:space="preserve">      </w:t>
      </w:r>
      <w:r w:rsidRPr="00F07B9E">
        <w:rPr>
          <w:rFonts w:ascii="Consolas" w:hAnsi="Consolas" w:cs="Consolas"/>
          <w:color w:val="3F5FBF"/>
          <w:sz w:val="20"/>
          <w:lang w:val="en-US"/>
        </w:rPr>
        <w:t>&lt;!--  mimeType makes sense only for LOBs and is only informatory--&gt;</w:t>
      </w:r>
    </w:p>
    <w:p w14:paraId="325C300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"mimeType"</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15ABB3E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description of the column's meaning and content --&gt;</w:t>
      </w:r>
    </w:p>
    <w:p w14:paraId="772134E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"description"</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4FF669A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3B40750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color w:val="008080"/>
          <w:sz w:val="20"/>
          <w:lang w:val="en-US"/>
        </w:rPr>
        <w:t>&gt;</w:t>
      </w:r>
    </w:p>
    <w:p w14:paraId="32D55D7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p>
    <w:p w14:paraId="3E6F574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complex type fields --&gt;</w:t>
      </w:r>
    </w:p>
    <w:p w14:paraId="507314D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"fieldsType"</w:t>
      </w:r>
      <w:r w:rsidRPr="00F07B9E">
        <w:rPr>
          <w:rFonts w:ascii="Consolas" w:hAnsi="Consolas" w:cs="Consolas"/>
          <w:color w:val="008080"/>
          <w:sz w:val="20"/>
          <w:lang w:val="en-US"/>
        </w:rPr>
        <w:t>&gt;</w:t>
      </w:r>
    </w:p>
    <w:p w14:paraId="69F3F0E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xs:annotation</w:t>
      </w:r>
      <w:r w:rsidRPr="00F07B9E">
        <w:rPr>
          <w:rFonts w:ascii="Consolas" w:hAnsi="Consolas" w:cs="Consolas"/>
          <w:color w:val="008080"/>
          <w:sz w:val="20"/>
          <w:lang w:val="en-US"/>
        </w:rPr>
        <w:t>&gt;</w:t>
      </w:r>
    </w:p>
    <w:p w14:paraId="4E6D6B2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xs:documentation</w:t>
      </w:r>
      <w:r w:rsidRPr="00F07B9E">
        <w:rPr>
          <w:rFonts w:ascii="Consolas" w:hAnsi="Consolas" w:cs="Consolas"/>
          <w:color w:val="008080"/>
          <w:sz w:val="20"/>
          <w:lang w:val="en-US"/>
        </w:rPr>
        <w:t>&gt;</w:t>
      </w:r>
    </w:p>
    <w:p w14:paraId="56B417C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List of fields of a column or field</w:t>
      </w:r>
    </w:p>
    <w:p w14:paraId="5600DCA6"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en-US"/>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7A1D9E59"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xs:annotation</w:t>
      </w:r>
      <w:r w:rsidRPr="00F07B9E">
        <w:rPr>
          <w:rFonts w:ascii="Consolas" w:hAnsi="Consolas" w:cs="Consolas"/>
          <w:color w:val="008080"/>
          <w:sz w:val="20"/>
          <w:lang w:val="fr-CH"/>
        </w:rPr>
        <w:t>&gt;</w:t>
      </w:r>
    </w:p>
    <w:p w14:paraId="5D50B890"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xs:sequence</w:t>
      </w:r>
      <w:r w:rsidRPr="00F07B9E">
        <w:rPr>
          <w:rFonts w:ascii="Consolas" w:hAnsi="Consolas" w:cs="Consolas"/>
          <w:color w:val="008080"/>
          <w:sz w:val="20"/>
          <w:lang w:val="fr-CH"/>
        </w:rPr>
        <w:t>&gt;</w:t>
      </w:r>
    </w:p>
    <w:p w14:paraId="7CC54C7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fr-CH"/>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"field"</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"fieldType"</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"1"</w:t>
      </w:r>
      <w:r w:rsidRPr="00F07B9E">
        <w:rPr>
          <w:rFonts w:ascii="Consolas" w:hAnsi="Consolas" w:cs="Consolas"/>
          <w:sz w:val="20"/>
          <w:lang w:val="en-US"/>
        </w:rPr>
        <w:t xml:space="preserve"> </w:t>
      </w:r>
      <w:r w:rsidRPr="00F07B9E">
        <w:rPr>
          <w:rFonts w:ascii="Consolas" w:hAnsi="Consolas" w:cs="Consolas"/>
          <w:color w:val="7F007F"/>
          <w:sz w:val="20"/>
          <w:lang w:val="en-US"/>
        </w:rPr>
        <w:t>ma</w:t>
      </w:r>
      <w:r w:rsidRPr="00F07B9E">
        <w:rPr>
          <w:rFonts w:ascii="Consolas" w:hAnsi="Consolas" w:cs="Consolas"/>
          <w:color w:val="7F007F"/>
          <w:sz w:val="20"/>
          <w:lang w:val="en-US"/>
        </w:rPr>
        <w:t>x</w:t>
      </w:r>
      <w:r w:rsidRPr="00F07B9E">
        <w:rPr>
          <w:rFonts w:ascii="Consolas" w:hAnsi="Consolas" w:cs="Consolas"/>
          <w:color w:val="7F007F"/>
          <w:sz w:val="20"/>
          <w:lang w:val="en-US"/>
        </w:rPr>
        <w:t>Occurs</w:t>
      </w:r>
      <w:r w:rsidRPr="00F07B9E">
        <w:rPr>
          <w:rFonts w:ascii="Consolas" w:hAnsi="Consolas" w:cs="Consolas"/>
          <w:color w:val="000000"/>
          <w:sz w:val="20"/>
          <w:lang w:val="en-US"/>
        </w:rPr>
        <w:t>=</w:t>
      </w:r>
      <w:r w:rsidRPr="00F07B9E">
        <w:rPr>
          <w:rFonts w:ascii="Consolas" w:hAnsi="Consolas" w:cs="Consolas"/>
          <w:i/>
          <w:iCs/>
          <w:color w:val="2A00FF"/>
          <w:sz w:val="20"/>
          <w:lang w:val="en-US"/>
        </w:rPr>
        <w:t>"unbounded"</w:t>
      </w:r>
      <w:r w:rsidRPr="00F07B9E">
        <w:rPr>
          <w:rFonts w:ascii="Consolas" w:hAnsi="Consolas" w:cs="Consolas"/>
          <w:sz w:val="20"/>
          <w:lang w:val="en-US"/>
        </w:rPr>
        <w:t xml:space="preserve"> </w:t>
      </w:r>
      <w:r w:rsidRPr="00F07B9E">
        <w:rPr>
          <w:rFonts w:ascii="Consolas" w:hAnsi="Consolas" w:cs="Consolas"/>
          <w:color w:val="008080"/>
          <w:sz w:val="20"/>
          <w:lang w:val="en-US"/>
        </w:rPr>
        <w:t>/&gt;</w:t>
      </w:r>
    </w:p>
    <w:p w14:paraId="38128CF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3AB72B7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color w:val="008080"/>
          <w:sz w:val="20"/>
          <w:lang w:val="en-US"/>
        </w:rPr>
        <w:t>&gt;</w:t>
      </w:r>
    </w:p>
    <w:p w14:paraId="200B232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p>
    <w:p w14:paraId="664FC45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complex type for type of a column or a field --&gt;</w:t>
      </w:r>
    </w:p>
    <w:p w14:paraId="1D2B1FA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"fieldType"</w:t>
      </w:r>
      <w:r w:rsidRPr="00F07B9E">
        <w:rPr>
          <w:rFonts w:ascii="Consolas" w:hAnsi="Consolas" w:cs="Consolas"/>
          <w:color w:val="008080"/>
          <w:sz w:val="20"/>
          <w:lang w:val="en-US"/>
        </w:rPr>
        <w:t>&gt;</w:t>
      </w:r>
    </w:p>
    <w:p w14:paraId="1A6A4DC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xs:annotation</w:t>
      </w:r>
      <w:r w:rsidRPr="00F07B9E">
        <w:rPr>
          <w:rFonts w:ascii="Consolas" w:hAnsi="Consolas" w:cs="Consolas"/>
          <w:color w:val="008080"/>
          <w:sz w:val="20"/>
          <w:lang w:val="en-US"/>
        </w:rPr>
        <w:t>&gt;</w:t>
      </w:r>
    </w:p>
    <w:p w14:paraId="7B363AF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xs:documentation</w:t>
      </w:r>
      <w:r w:rsidRPr="00F07B9E">
        <w:rPr>
          <w:rFonts w:ascii="Consolas" w:hAnsi="Consolas" w:cs="Consolas"/>
          <w:color w:val="008080"/>
          <w:sz w:val="20"/>
          <w:lang w:val="en-US"/>
        </w:rPr>
        <w:t>&gt;</w:t>
      </w:r>
    </w:p>
    <w:p w14:paraId="6A80B24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Field element describing the type of a field</w:t>
      </w:r>
    </w:p>
    <w:p w14:paraId="66442F93"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en-US"/>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60E1F5D0"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xs:annotation</w:t>
      </w:r>
      <w:r w:rsidRPr="00F07B9E">
        <w:rPr>
          <w:rFonts w:ascii="Consolas" w:hAnsi="Consolas" w:cs="Consolas"/>
          <w:color w:val="008080"/>
          <w:sz w:val="20"/>
          <w:lang w:val="fr-CH"/>
        </w:rPr>
        <w:t>&gt;</w:t>
      </w:r>
    </w:p>
    <w:p w14:paraId="57A01D7A"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xs:sequence</w:t>
      </w:r>
      <w:r w:rsidRPr="00F07B9E">
        <w:rPr>
          <w:rFonts w:ascii="Consolas" w:hAnsi="Consolas" w:cs="Consolas"/>
          <w:color w:val="008080"/>
          <w:sz w:val="20"/>
          <w:lang w:val="fr-CH"/>
        </w:rPr>
        <w:t>&gt;</w:t>
      </w:r>
    </w:p>
    <w:p w14:paraId="3497C74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fr-CH"/>
        </w:rPr>
        <w:t xml:space="preserve">      </w:t>
      </w:r>
      <w:r w:rsidRPr="00F07B9E">
        <w:rPr>
          <w:rFonts w:ascii="Consolas" w:hAnsi="Consolas" w:cs="Consolas"/>
          <w:color w:val="3F5FBF"/>
          <w:sz w:val="20"/>
          <w:lang w:val="en-US"/>
        </w:rPr>
        <w:t xml:space="preserve">&lt;!-- archive name of the internally stored LOBs within containing </w:t>
      </w:r>
    </w:p>
    <w:p w14:paraId="3DC4051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3F5FBF"/>
          <w:sz w:val="20"/>
          <w:lang w:val="en-US"/>
        </w:rPr>
        <w:t xml:space="preserve">           element --&gt;</w:t>
      </w:r>
    </w:p>
    <w:p w14:paraId="2403521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"folder"</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"fsName"</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2E70177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 xml:space="preserve">&lt;!--  folder for LOBs relative to lobFolder of nearest containing </w:t>
      </w:r>
    </w:p>
    <w:p w14:paraId="1D40058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3F5FBF"/>
          <w:sz w:val="20"/>
          <w:lang w:val="en-US"/>
        </w:rPr>
        <w:t xml:space="preserve">            element for internally or externally stored LOBs </w:t>
      </w:r>
    </w:p>
    <w:p w14:paraId="3C2187E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3F5FBF"/>
          <w:sz w:val="20"/>
          <w:lang w:val="en-US"/>
        </w:rPr>
        <w:t xml:space="preserve">            (new in version 2.0) --&gt;</w:t>
      </w:r>
    </w:p>
    <w:p w14:paraId="6D66892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"lobFolder"</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"xs:anyURI"</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11A92CF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SQL:2008 attribute list of the column (new in version 2.0) --&gt;</w:t>
      </w:r>
    </w:p>
    <w:p w14:paraId="222D9F7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"fields"</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"fieldsType"</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4B4BA5D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mimeType makes sense only for LOBs and is only informatory--&gt;</w:t>
      </w:r>
    </w:p>
    <w:p w14:paraId="302634D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"mimeType"</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44C6397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description of the field's meaning and content --&gt;</w:t>
      </w:r>
    </w:p>
    <w:p w14:paraId="0397021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"description"</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5337015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003C600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color w:val="008080"/>
          <w:sz w:val="20"/>
          <w:lang w:val="en-US"/>
        </w:rPr>
        <w:t>&gt;</w:t>
      </w:r>
    </w:p>
    <w:p w14:paraId="273C76B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p>
    <w:p w14:paraId="55A3D8B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complex type primaryKey --&gt;</w:t>
      </w:r>
    </w:p>
    <w:p w14:paraId="09BF066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"primaryKeyType"</w:t>
      </w:r>
      <w:r w:rsidRPr="00F07B9E">
        <w:rPr>
          <w:rFonts w:ascii="Consolas" w:hAnsi="Consolas" w:cs="Consolas"/>
          <w:color w:val="008080"/>
          <w:sz w:val="20"/>
          <w:lang w:val="en-US"/>
        </w:rPr>
        <w:t>&gt;</w:t>
      </w:r>
    </w:p>
    <w:p w14:paraId="00668B2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xs:annotation</w:t>
      </w:r>
      <w:r w:rsidRPr="00F07B9E">
        <w:rPr>
          <w:rFonts w:ascii="Consolas" w:hAnsi="Consolas" w:cs="Consolas"/>
          <w:color w:val="008080"/>
          <w:sz w:val="20"/>
          <w:lang w:val="en-US"/>
        </w:rPr>
        <w:t>&gt;</w:t>
      </w:r>
    </w:p>
    <w:p w14:paraId="78F4D478"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en-US"/>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6387EB1E"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primaryKey element in siardArchive</w:t>
      </w:r>
    </w:p>
    <w:p w14:paraId="7053B8EF"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56EA9D4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fr-CH"/>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xs:annotation</w:t>
      </w:r>
      <w:r w:rsidRPr="00F07B9E">
        <w:rPr>
          <w:rFonts w:ascii="Consolas" w:hAnsi="Consolas" w:cs="Consolas"/>
          <w:color w:val="008080"/>
          <w:sz w:val="20"/>
          <w:lang w:val="en-US"/>
        </w:rPr>
        <w:t>&gt;</w:t>
      </w:r>
    </w:p>
    <w:p w14:paraId="019FF7A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70ED3D4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database name of the primary key --&gt;</w:t>
      </w:r>
    </w:p>
    <w:p w14:paraId="5854A4A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"name"</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008080"/>
          <w:sz w:val="20"/>
          <w:lang w:val="en-US"/>
        </w:rPr>
        <w:t>/&gt;</w:t>
      </w:r>
    </w:p>
    <w:p w14:paraId="423EB58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description of the primary key's meaning and content --&gt;</w:t>
      </w:r>
    </w:p>
    <w:p w14:paraId="7AC5C6D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"description"</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106B048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columns belonging to the primary key --&gt;</w:t>
      </w:r>
    </w:p>
    <w:p w14:paraId="749A36D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lastRenderedPageBreak/>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"column"</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"1"</w:t>
      </w:r>
      <w:r w:rsidRPr="00F07B9E">
        <w:rPr>
          <w:rFonts w:ascii="Consolas" w:hAnsi="Consolas" w:cs="Consolas"/>
          <w:sz w:val="20"/>
          <w:lang w:val="en-US"/>
        </w:rPr>
        <w:t xml:space="preserve"> </w:t>
      </w:r>
      <w:r w:rsidRPr="00F07B9E">
        <w:rPr>
          <w:rFonts w:ascii="Consolas" w:hAnsi="Consolas" w:cs="Consolas"/>
          <w:color w:val="7F007F"/>
          <w:sz w:val="20"/>
          <w:lang w:val="en-US"/>
        </w:rPr>
        <w:t>ma</w:t>
      </w:r>
      <w:r w:rsidRPr="00F07B9E">
        <w:rPr>
          <w:rFonts w:ascii="Consolas" w:hAnsi="Consolas" w:cs="Consolas"/>
          <w:color w:val="7F007F"/>
          <w:sz w:val="20"/>
          <w:lang w:val="en-US"/>
        </w:rPr>
        <w:t>x</w:t>
      </w:r>
      <w:r w:rsidRPr="00F07B9E">
        <w:rPr>
          <w:rFonts w:ascii="Consolas" w:hAnsi="Consolas" w:cs="Consolas"/>
          <w:color w:val="7F007F"/>
          <w:sz w:val="20"/>
          <w:lang w:val="en-US"/>
        </w:rPr>
        <w:t>Occurs</w:t>
      </w:r>
      <w:r w:rsidRPr="00F07B9E">
        <w:rPr>
          <w:rFonts w:ascii="Consolas" w:hAnsi="Consolas" w:cs="Consolas"/>
          <w:color w:val="000000"/>
          <w:sz w:val="20"/>
          <w:lang w:val="en-US"/>
        </w:rPr>
        <w:t>=</w:t>
      </w:r>
      <w:r w:rsidRPr="00F07B9E">
        <w:rPr>
          <w:rFonts w:ascii="Consolas" w:hAnsi="Consolas" w:cs="Consolas"/>
          <w:i/>
          <w:iCs/>
          <w:color w:val="2A00FF"/>
          <w:sz w:val="20"/>
          <w:lang w:val="en-US"/>
        </w:rPr>
        <w:t>"unbounded"</w:t>
      </w:r>
      <w:r w:rsidRPr="00F07B9E">
        <w:rPr>
          <w:rFonts w:ascii="Consolas" w:hAnsi="Consolas" w:cs="Consolas"/>
          <w:color w:val="008080"/>
          <w:sz w:val="20"/>
          <w:lang w:val="en-US"/>
        </w:rPr>
        <w:t>/&gt;</w:t>
      </w:r>
    </w:p>
    <w:p w14:paraId="5B37AB7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01BA567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color w:val="008080"/>
          <w:sz w:val="20"/>
          <w:lang w:val="en-US"/>
        </w:rPr>
        <w:t>&gt;</w:t>
      </w:r>
    </w:p>
    <w:p w14:paraId="6492EED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p>
    <w:p w14:paraId="73E1740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complex type foreignKeys --&gt;</w:t>
      </w:r>
    </w:p>
    <w:p w14:paraId="2B2C99F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"foreignKeysType"</w:t>
      </w:r>
      <w:r w:rsidRPr="00F07B9E">
        <w:rPr>
          <w:rFonts w:ascii="Consolas" w:hAnsi="Consolas" w:cs="Consolas"/>
          <w:color w:val="008080"/>
          <w:sz w:val="20"/>
          <w:lang w:val="en-US"/>
        </w:rPr>
        <w:t>&gt;</w:t>
      </w:r>
    </w:p>
    <w:p w14:paraId="691C655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xs:annotation</w:t>
      </w:r>
      <w:r w:rsidRPr="00F07B9E">
        <w:rPr>
          <w:rFonts w:ascii="Consolas" w:hAnsi="Consolas" w:cs="Consolas"/>
          <w:color w:val="008080"/>
          <w:sz w:val="20"/>
          <w:lang w:val="en-US"/>
        </w:rPr>
        <w:t>&gt;</w:t>
      </w:r>
    </w:p>
    <w:p w14:paraId="016879B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xs:documentation</w:t>
      </w:r>
      <w:r w:rsidRPr="00F07B9E">
        <w:rPr>
          <w:rFonts w:ascii="Consolas" w:hAnsi="Consolas" w:cs="Consolas"/>
          <w:color w:val="008080"/>
          <w:sz w:val="20"/>
          <w:lang w:val="en-US"/>
        </w:rPr>
        <w:t>&gt;</w:t>
      </w:r>
    </w:p>
    <w:p w14:paraId="2011794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List of foreign key constraints</w:t>
      </w:r>
    </w:p>
    <w:p w14:paraId="5965996A"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en-US"/>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29BB64F1"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xs:annotation</w:t>
      </w:r>
      <w:r w:rsidRPr="00F07B9E">
        <w:rPr>
          <w:rFonts w:ascii="Consolas" w:hAnsi="Consolas" w:cs="Consolas"/>
          <w:color w:val="008080"/>
          <w:sz w:val="20"/>
          <w:lang w:val="fr-CH"/>
        </w:rPr>
        <w:t>&gt;</w:t>
      </w:r>
    </w:p>
    <w:p w14:paraId="151C433A"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xs:sequence</w:t>
      </w:r>
      <w:r w:rsidRPr="00F07B9E">
        <w:rPr>
          <w:rFonts w:ascii="Consolas" w:hAnsi="Consolas" w:cs="Consolas"/>
          <w:color w:val="008080"/>
          <w:sz w:val="20"/>
          <w:lang w:val="fr-CH"/>
        </w:rPr>
        <w:t>&gt;</w:t>
      </w:r>
    </w:p>
    <w:p w14:paraId="784BBB1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fr-CH"/>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"foreignKey"</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"foreignKeyType"</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"1"</w:t>
      </w:r>
      <w:r w:rsidRPr="00F07B9E">
        <w:rPr>
          <w:rFonts w:ascii="Consolas" w:hAnsi="Consolas" w:cs="Consolas"/>
          <w:sz w:val="20"/>
          <w:lang w:val="en-US"/>
        </w:rPr>
        <w:t xml:space="preserve"> </w:t>
      </w:r>
      <w:r w:rsidRPr="00F07B9E">
        <w:rPr>
          <w:rFonts w:ascii="Consolas" w:hAnsi="Consolas" w:cs="Consolas"/>
          <w:color w:val="7F007F"/>
          <w:sz w:val="20"/>
          <w:lang w:val="en-US"/>
        </w:rPr>
        <w:t>ma</w:t>
      </w:r>
      <w:r w:rsidRPr="00F07B9E">
        <w:rPr>
          <w:rFonts w:ascii="Consolas" w:hAnsi="Consolas" w:cs="Consolas"/>
          <w:color w:val="7F007F"/>
          <w:sz w:val="20"/>
          <w:lang w:val="en-US"/>
        </w:rPr>
        <w:t>x</w:t>
      </w:r>
      <w:r w:rsidRPr="00F07B9E">
        <w:rPr>
          <w:rFonts w:ascii="Consolas" w:hAnsi="Consolas" w:cs="Consolas"/>
          <w:color w:val="7F007F"/>
          <w:sz w:val="20"/>
          <w:lang w:val="en-US"/>
        </w:rPr>
        <w:t>Occurs</w:t>
      </w:r>
      <w:r w:rsidRPr="00F07B9E">
        <w:rPr>
          <w:rFonts w:ascii="Consolas" w:hAnsi="Consolas" w:cs="Consolas"/>
          <w:color w:val="000000"/>
          <w:sz w:val="20"/>
          <w:lang w:val="en-US"/>
        </w:rPr>
        <w:t>=</w:t>
      </w:r>
      <w:r w:rsidRPr="00F07B9E">
        <w:rPr>
          <w:rFonts w:ascii="Consolas" w:hAnsi="Consolas" w:cs="Consolas"/>
          <w:i/>
          <w:iCs/>
          <w:color w:val="2A00FF"/>
          <w:sz w:val="20"/>
          <w:lang w:val="en-US"/>
        </w:rPr>
        <w:t>"unbounded"</w:t>
      </w:r>
      <w:r w:rsidRPr="00F07B9E">
        <w:rPr>
          <w:rFonts w:ascii="Consolas" w:hAnsi="Consolas" w:cs="Consolas"/>
          <w:sz w:val="20"/>
          <w:lang w:val="en-US"/>
        </w:rPr>
        <w:t xml:space="preserve"> </w:t>
      </w:r>
      <w:r w:rsidRPr="00F07B9E">
        <w:rPr>
          <w:rFonts w:ascii="Consolas" w:hAnsi="Consolas" w:cs="Consolas"/>
          <w:color w:val="008080"/>
          <w:sz w:val="20"/>
          <w:lang w:val="en-US"/>
        </w:rPr>
        <w:t>/&gt;</w:t>
      </w:r>
    </w:p>
    <w:p w14:paraId="0C557C5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468EAE7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color w:val="008080"/>
          <w:sz w:val="20"/>
          <w:lang w:val="en-US"/>
        </w:rPr>
        <w:t>&gt;</w:t>
      </w:r>
    </w:p>
    <w:p w14:paraId="6AC7641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p>
    <w:p w14:paraId="7E58B3C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complex type foreignKey --&gt;</w:t>
      </w:r>
    </w:p>
    <w:p w14:paraId="2BF5D44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"foreignKeyType"</w:t>
      </w:r>
      <w:r w:rsidRPr="00F07B9E">
        <w:rPr>
          <w:rFonts w:ascii="Consolas" w:hAnsi="Consolas" w:cs="Consolas"/>
          <w:color w:val="008080"/>
          <w:sz w:val="20"/>
          <w:lang w:val="en-US"/>
        </w:rPr>
        <w:t>&gt;</w:t>
      </w:r>
    </w:p>
    <w:p w14:paraId="10DC77F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xs:annotation</w:t>
      </w:r>
      <w:r w:rsidRPr="00F07B9E">
        <w:rPr>
          <w:rFonts w:ascii="Consolas" w:hAnsi="Consolas" w:cs="Consolas"/>
          <w:color w:val="008080"/>
          <w:sz w:val="20"/>
          <w:lang w:val="en-US"/>
        </w:rPr>
        <w:t>&gt;</w:t>
      </w:r>
    </w:p>
    <w:p w14:paraId="74F2001C"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en-US"/>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02FB2EC8"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foreignKey element in siardArchive</w:t>
      </w:r>
    </w:p>
    <w:p w14:paraId="793E64D4"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69AEFF5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fr-CH"/>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xs:annotation</w:t>
      </w:r>
      <w:r w:rsidRPr="00F07B9E">
        <w:rPr>
          <w:rFonts w:ascii="Consolas" w:hAnsi="Consolas" w:cs="Consolas"/>
          <w:color w:val="008080"/>
          <w:sz w:val="20"/>
          <w:lang w:val="en-US"/>
        </w:rPr>
        <w:t>&gt;</w:t>
      </w:r>
    </w:p>
    <w:p w14:paraId="7987AEB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654655B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database name of the foreign key --&gt;</w:t>
      </w:r>
    </w:p>
    <w:p w14:paraId="5653CA1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"name"</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008080"/>
          <w:sz w:val="20"/>
          <w:lang w:val="en-US"/>
        </w:rPr>
        <w:t>/&gt;</w:t>
      </w:r>
    </w:p>
    <w:p w14:paraId="677BAD9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referenced schema --&gt;</w:t>
      </w:r>
    </w:p>
    <w:p w14:paraId="0EBE60C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"referencedSchema"</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color w:val="008080"/>
          <w:sz w:val="20"/>
          <w:lang w:val="en-US"/>
        </w:rPr>
        <w:t>/&gt;</w:t>
      </w:r>
    </w:p>
    <w:p w14:paraId="3893889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referenced table --&gt;</w:t>
      </w:r>
    </w:p>
    <w:p w14:paraId="0EECAC1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"referencedTable"</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color w:val="008080"/>
          <w:sz w:val="20"/>
          <w:lang w:val="en-US"/>
        </w:rPr>
        <w:t>/&gt;</w:t>
      </w:r>
    </w:p>
    <w:p w14:paraId="28933CB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references --&gt;</w:t>
      </w:r>
    </w:p>
    <w:p w14:paraId="338CCEB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"reference"</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"referenceType"</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"1"</w:t>
      </w:r>
      <w:r w:rsidRPr="00F07B9E">
        <w:rPr>
          <w:rFonts w:ascii="Consolas" w:hAnsi="Consolas" w:cs="Consolas"/>
          <w:sz w:val="20"/>
          <w:lang w:val="en-US"/>
        </w:rPr>
        <w:t xml:space="preserve"> </w:t>
      </w:r>
      <w:r w:rsidRPr="00F07B9E">
        <w:rPr>
          <w:rFonts w:ascii="Consolas" w:hAnsi="Consolas" w:cs="Consolas"/>
          <w:color w:val="7F007F"/>
          <w:sz w:val="20"/>
          <w:lang w:val="en-US"/>
        </w:rPr>
        <w:t>ma</w:t>
      </w:r>
      <w:r w:rsidRPr="00F07B9E">
        <w:rPr>
          <w:rFonts w:ascii="Consolas" w:hAnsi="Consolas" w:cs="Consolas"/>
          <w:color w:val="7F007F"/>
          <w:sz w:val="20"/>
          <w:lang w:val="en-US"/>
        </w:rPr>
        <w:t>x</w:t>
      </w:r>
      <w:r w:rsidRPr="00F07B9E">
        <w:rPr>
          <w:rFonts w:ascii="Consolas" w:hAnsi="Consolas" w:cs="Consolas"/>
          <w:color w:val="7F007F"/>
          <w:sz w:val="20"/>
          <w:lang w:val="en-US"/>
        </w:rPr>
        <w:t>Occurs</w:t>
      </w:r>
      <w:r w:rsidRPr="00F07B9E">
        <w:rPr>
          <w:rFonts w:ascii="Consolas" w:hAnsi="Consolas" w:cs="Consolas"/>
          <w:color w:val="000000"/>
          <w:sz w:val="20"/>
          <w:lang w:val="en-US"/>
        </w:rPr>
        <w:t>=</w:t>
      </w:r>
      <w:r w:rsidRPr="00F07B9E">
        <w:rPr>
          <w:rFonts w:ascii="Consolas" w:hAnsi="Consolas" w:cs="Consolas"/>
          <w:i/>
          <w:iCs/>
          <w:color w:val="2A00FF"/>
          <w:sz w:val="20"/>
          <w:lang w:val="en-US"/>
        </w:rPr>
        <w:t>"unbounded"</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p>
    <w:p w14:paraId="3BE3DA1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match type (FULL, PARTIAL, SIMPLE) --&gt;</w:t>
      </w:r>
    </w:p>
    <w:p w14:paraId="2F335FE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"matchType"</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"matchTypeType"</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60F2104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ON DELETE action e.g. ON DELETE CASCADE --&gt;</w:t>
      </w:r>
    </w:p>
    <w:p w14:paraId="41686AC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"deleteAction"</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5DD6654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ON UPDATE action e.g. ON UPDATE SET DEFAULT --&gt;</w:t>
      </w:r>
    </w:p>
    <w:p w14:paraId="04F966F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"updateAction"</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6EEEB37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description of the foreign key's meaning and content --&gt;</w:t>
      </w:r>
    </w:p>
    <w:p w14:paraId="5668CC5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"description"</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0D7481F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49AAE8C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color w:val="008080"/>
          <w:sz w:val="20"/>
          <w:lang w:val="en-US"/>
        </w:rPr>
        <w:t>&gt;</w:t>
      </w:r>
    </w:p>
    <w:p w14:paraId="3CB1D4E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p>
    <w:p w14:paraId="0D420A0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complex type reference --&gt;</w:t>
      </w:r>
    </w:p>
    <w:p w14:paraId="39883D8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"referenceType"</w:t>
      </w:r>
      <w:r w:rsidRPr="00F07B9E">
        <w:rPr>
          <w:rFonts w:ascii="Consolas" w:hAnsi="Consolas" w:cs="Consolas"/>
          <w:color w:val="008080"/>
          <w:sz w:val="20"/>
          <w:lang w:val="en-US"/>
        </w:rPr>
        <w:t>&gt;</w:t>
      </w:r>
    </w:p>
    <w:p w14:paraId="3AAE709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xs:annotation</w:t>
      </w:r>
      <w:r w:rsidRPr="00F07B9E">
        <w:rPr>
          <w:rFonts w:ascii="Consolas" w:hAnsi="Consolas" w:cs="Consolas"/>
          <w:color w:val="008080"/>
          <w:sz w:val="20"/>
          <w:lang w:val="en-US"/>
        </w:rPr>
        <w:t>&gt;</w:t>
      </w:r>
    </w:p>
    <w:p w14:paraId="51212771"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en-US"/>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7FF2FFCD"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reference element in siardArchive</w:t>
      </w:r>
    </w:p>
    <w:p w14:paraId="284C4EF0"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127D239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fr-CH"/>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xs:annotation</w:t>
      </w:r>
      <w:r w:rsidRPr="00F07B9E">
        <w:rPr>
          <w:rFonts w:ascii="Consolas" w:hAnsi="Consolas" w:cs="Consolas"/>
          <w:color w:val="008080"/>
          <w:sz w:val="20"/>
          <w:lang w:val="en-US"/>
        </w:rPr>
        <w:t>&gt;</w:t>
      </w:r>
    </w:p>
    <w:p w14:paraId="65CACF2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307A556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referencing column --&gt;</w:t>
      </w:r>
    </w:p>
    <w:p w14:paraId="602B0D6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"column"</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color w:val="008080"/>
          <w:sz w:val="20"/>
          <w:lang w:val="en-US"/>
        </w:rPr>
        <w:t>/&gt;</w:t>
      </w:r>
    </w:p>
    <w:p w14:paraId="6EAE497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referenced column (table.column) --&gt;</w:t>
      </w:r>
    </w:p>
    <w:p w14:paraId="2F4434C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"referenced"</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color w:val="008080"/>
          <w:sz w:val="20"/>
          <w:lang w:val="en-US"/>
        </w:rPr>
        <w:t>/&gt;</w:t>
      </w:r>
    </w:p>
    <w:p w14:paraId="66AA00D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lastRenderedPageBreak/>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22EE778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color w:val="008080"/>
          <w:sz w:val="20"/>
          <w:lang w:val="en-US"/>
        </w:rPr>
        <w:t>&gt;</w:t>
      </w:r>
    </w:p>
    <w:p w14:paraId="316BED2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p>
    <w:p w14:paraId="1474CD3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complex type candidateKeys --&gt;</w:t>
      </w:r>
    </w:p>
    <w:p w14:paraId="5FF1F36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"candidateKeysType"</w:t>
      </w:r>
      <w:r w:rsidRPr="00F07B9E">
        <w:rPr>
          <w:rFonts w:ascii="Consolas" w:hAnsi="Consolas" w:cs="Consolas"/>
          <w:color w:val="008080"/>
          <w:sz w:val="20"/>
          <w:lang w:val="en-US"/>
        </w:rPr>
        <w:t>&gt;</w:t>
      </w:r>
    </w:p>
    <w:p w14:paraId="60146FC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xs:annotation</w:t>
      </w:r>
      <w:r w:rsidRPr="00F07B9E">
        <w:rPr>
          <w:rFonts w:ascii="Consolas" w:hAnsi="Consolas" w:cs="Consolas"/>
          <w:color w:val="008080"/>
          <w:sz w:val="20"/>
          <w:lang w:val="en-US"/>
        </w:rPr>
        <w:t>&gt;</w:t>
      </w:r>
    </w:p>
    <w:p w14:paraId="0B10A3D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xs:documentation</w:t>
      </w:r>
      <w:r w:rsidRPr="00F07B9E">
        <w:rPr>
          <w:rFonts w:ascii="Consolas" w:hAnsi="Consolas" w:cs="Consolas"/>
          <w:color w:val="008080"/>
          <w:sz w:val="20"/>
          <w:lang w:val="en-US"/>
        </w:rPr>
        <w:t>&gt;</w:t>
      </w:r>
    </w:p>
    <w:p w14:paraId="186B6A8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List of candidate key (unique) constraints</w:t>
      </w:r>
    </w:p>
    <w:p w14:paraId="6BE329BD" w14:textId="77777777" w:rsidR="00814B07" w:rsidRPr="002C4319"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2C4319">
        <w:rPr>
          <w:rFonts w:ascii="Consolas" w:hAnsi="Consolas" w:cs="Consolas"/>
          <w:color w:val="008080"/>
          <w:sz w:val="20"/>
          <w:lang w:val="en-US"/>
        </w:rPr>
        <w:t>&lt;/</w:t>
      </w:r>
      <w:r w:rsidRPr="002C4319">
        <w:rPr>
          <w:rFonts w:ascii="Consolas" w:hAnsi="Consolas" w:cs="Consolas"/>
          <w:color w:val="3F7F7F"/>
          <w:sz w:val="20"/>
          <w:lang w:val="en-US"/>
        </w:rPr>
        <w:t>xs:documentation</w:t>
      </w:r>
      <w:r w:rsidRPr="002C4319">
        <w:rPr>
          <w:rFonts w:ascii="Consolas" w:hAnsi="Consolas" w:cs="Consolas"/>
          <w:color w:val="008080"/>
          <w:sz w:val="20"/>
          <w:lang w:val="en-US"/>
        </w:rPr>
        <w:t>&gt;</w:t>
      </w:r>
    </w:p>
    <w:p w14:paraId="04C5304C" w14:textId="77777777" w:rsidR="00814B07" w:rsidRPr="002C4319" w:rsidRDefault="00814B07" w:rsidP="00814B07">
      <w:pPr>
        <w:autoSpaceDE w:val="0"/>
        <w:autoSpaceDN w:val="0"/>
        <w:adjustRightInd w:val="0"/>
        <w:spacing w:after="0" w:line="240" w:lineRule="auto"/>
        <w:rPr>
          <w:rFonts w:ascii="Consolas" w:hAnsi="Consolas" w:cs="Consolas"/>
          <w:sz w:val="20"/>
          <w:lang w:val="en-US"/>
        </w:rPr>
      </w:pPr>
      <w:r w:rsidRPr="002C4319">
        <w:rPr>
          <w:rFonts w:ascii="Consolas" w:hAnsi="Consolas" w:cs="Consolas"/>
          <w:color w:val="000000"/>
          <w:sz w:val="20"/>
          <w:lang w:val="en-US"/>
        </w:rPr>
        <w:t xml:space="preserve">    </w:t>
      </w:r>
      <w:r w:rsidRPr="002C4319">
        <w:rPr>
          <w:rFonts w:ascii="Consolas" w:hAnsi="Consolas" w:cs="Consolas"/>
          <w:color w:val="008080"/>
          <w:sz w:val="20"/>
          <w:lang w:val="en-US"/>
        </w:rPr>
        <w:t>&lt;/</w:t>
      </w:r>
      <w:r w:rsidRPr="002C4319">
        <w:rPr>
          <w:rFonts w:ascii="Consolas" w:hAnsi="Consolas" w:cs="Consolas"/>
          <w:color w:val="3F7F7F"/>
          <w:sz w:val="20"/>
          <w:lang w:val="en-US"/>
        </w:rPr>
        <w:t>xs:annotation</w:t>
      </w:r>
      <w:r w:rsidRPr="002C4319">
        <w:rPr>
          <w:rFonts w:ascii="Consolas" w:hAnsi="Consolas" w:cs="Consolas"/>
          <w:color w:val="008080"/>
          <w:sz w:val="20"/>
          <w:lang w:val="en-US"/>
        </w:rPr>
        <w:t>&gt;</w:t>
      </w:r>
    </w:p>
    <w:p w14:paraId="1BDA982C" w14:textId="77777777" w:rsidR="00814B07" w:rsidRPr="002C4319" w:rsidRDefault="00814B07" w:rsidP="00814B07">
      <w:pPr>
        <w:autoSpaceDE w:val="0"/>
        <w:autoSpaceDN w:val="0"/>
        <w:adjustRightInd w:val="0"/>
        <w:spacing w:after="0" w:line="240" w:lineRule="auto"/>
        <w:rPr>
          <w:rFonts w:ascii="Consolas" w:hAnsi="Consolas" w:cs="Consolas"/>
          <w:sz w:val="20"/>
          <w:lang w:val="en-US"/>
        </w:rPr>
      </w:pPr>
      <w:r w:rsidRPr="002C4319">
        <w:rPr>
          <w:rFonts w:ascii="Consolas" w:hAnsi="Consolas" w:cs="Consolas"/>
          <w:color w:val="000000"/>
          <w:sz w:val="20"/>
          <w:lang w:val="en-US"/>
        </w:rPr>
        <w:t xml:space="preserve">    </w:t>
      </w:r>
      <w:r w:rsidRPr="002C4319">
        <w:rPr>
          <w:rFonts w:ascii="Consolas" w:hAnsi="Consolas" w:cs="Consolas"/>
          <w:color w:val="008080"/>
          <w:sz w:val="20"/>
          <w:lang w:val="en-US"/>
        </w:rPr>
        <w:t>&lt;</w:t>
      </w:r>
      <w:r w:rsidRPr="002C4319">
        <w:rPr>
          <w:rFonts w:ascii="Consolas" w:hAnsi="Consolas" w:cs="Consolas"/>
          <w:color w:val="3F7F7F"/>
          <w:sz w:val="20"/>
          <w:lang w:val="en-US"/>
        </w:rPr>
        <w:t>xs:sequence</w:t>
      </w:r>
      <w:r w:rsidRPr="002C4319">
        <w:rPr>
          <w:rFonts w:ascii="Consolas" w:hAnsi="Consolas" w:cs="Consolas"/>
          <w:color w:val="008080"/>
          <w:sz w:val="20"/>
          <w:lang w:val="en-US"/>
        </w:rPr>
        <w:t>&gt;</w:t>
      </w:r>
    </w:p>
    <w:p w14:paraId="2C0C8B2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2C4319">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"candidateKey"</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"candidateKeyType"</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"1"</w:t>
      </w:r>
      <w:r w:rsidRPr="00F07B9E">
        <w:rPr>
          <w:rFonts w:ascii="Consolas" w:hAnsi="Consolas" w:cs="Consolas"/>
          <w:sz w:val="20"/>
          <w:lang w:val="en-US"/>
        </w:rPr>
        <w:t xml:space="preserve"> </w:t>
      </w:r>
      <w:r w:rsidRPr="00F07B9E">
        <w:rPr>
          <w:rFonts w:ascii="Consolas" w:hAnsi="Consolas" w:cs="Consolas"/>
          <w:color w:val="7F007F"/>
          <w:sz w:val="20"/>
          <w:lang w:val="en-US"/>
        </w:rPr>
        <w:t>ma</w:t>
      </w:r>
      <w:r w:rsidRPr="00F07B9E">
        <w:rPr>
          <w:rFonts w:ascii="Consolas" w:hAnsi="Consolas" w:cs="Consolas"/>
          <w:color w:val="7F007F"/>
          <w:sz w:val="20"/>
          <w:lang w:val="en-US"/>
        </w:rPr>
        <w:t>x</w:t>
      </w:r>
      <w:r w:rsidRPr="00F07B9E">
        <w:rPr>
          <w:rFonts w:ascii="Consolas" w:hAnsi="Consolas" w:cs="Consolas"/>
          <w:color w:val="7F007F"/>
          <w:sz w:val="20"/>
          <w:lang w:val="en-US"/>
        </w:rPr>
        <w:t>Occurs</w:t>
      </w:r>
      <w:r w:rsidRPr="00F07B9E">
        <w:rPr>
          <w:rFonts w:ascii="Consolas" w:hAnsi="Consolas" w:cs="Consolas"/>
          <w:color w:val="000000"/>
          <w:sz w:val="20"/>
          <w:lang w:val="en-US"/>
        </w:rPr>
        <w:t>=</w:t>
      </w:r>
      <w:r w:rsidRPr="00F07B9E">
        <w:rPr>
          <w:rFonts w:ascii="Consolas" w:hAnsi="Consolas" w:cs="Consolas"/>
          <w:i/>
          <w:iCs/>
          <w:color w:val="2A00FF"/>
          <w:sz w:val="20"/>
          <w:lang w:val="en-US"/>
        </w:rPr>
        <w:t>"unbounded"</w:t>
      </w:r>
      <w:r w:rsidRPr="00F07B9E">
        <w:rPr>
          <w:rFonts w:ascii="Consolas" w:hAnsi="Consolas" w:cs="Consolas"/>
          <w:sz w:val="20"/>
          <w:lang w:val="en-US"/>
        </w:rPr>
        <w:t xml:space="preserve"> </w:t>
      </w:r>
      <w:r w:rsidRPr="00F07B9E">
        <w:rPr>
          <w:rFonts w:ascii="Consolas" w:hAnsi="Consolas" w:cs="Consolas"/>
          <w:color w:val="008080"/>
          <w:sz w:val="20"/>
          <w:lang w:val="en-US"/>
        </w:rPr>
        <w:t>/&gt;</w:t>
      </w:r>
    </w:p>
    <w:p w14:paraId="78442A3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6A147D4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color w:val="008080"/>
          <w:sz w:val="20"/>
          <w:lang w:val="en-US"/>
        </w:rPr>
        <w:t>&gt;</w:t>
      </w:r>
    </w:p>
    <w:p w14:paraId="2F1641C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p>
    <w:p w14:paraId="03E6C30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complex type candidateKey --&gt;</w:t>
      </w:r>
    </w:p>
    <w:p w14:paraId="46D53C9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"candidateKeyType"</w:t>
      </w:r>
      <w:r w:rsidRPr="00F07B9E">
        <w:rPr>
          <w:rFonts w:ascii="Consolas" w:hAnsi="Consolas" w:cs="Consolas"/>
          <w:color w:val="008080"/>
          <w:sz w:val="20"/>
          <w:lang w:val="en-US"/>
        </w:rPr>
        <w:t>&gt;</w:t>
      </w:r>
    </w:p>
    <w:p w14:paraId="7D830EA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xs:annotation</w:t>
      </w:r>
      <w:r w:rsidRPr="00F07B9E">
        <w:rPr>
          <w:rFonts w:ascii="Consolas" w:hAnsi="Consolas" w:cs="Consolas"/>
          <w:color w:val="008080"/>
          <w:sz w:val="20"/>
          <w:lang w:val="en-US"/>
        </w:rPr>
        <w:t>&gt;</w:t>
      </w:r>
    </w:p>
    <w:p w14:paraId="27D6F32B" w14:textId="77777777" w:rsidR="00814B07" w:rsidRPr="002C4319"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en-US"/>
        </w:rPr>
        <w:t xml:space="preserve">      </w:t>
      </w:r>
      <w:r w:rsidRPr="002C4319">
        <w:rPr>
          <w:rFonts w:ascii="Consolas" w:hAnsi="Consolas" w:cs="Consolas"/>
          <w:color w:val="008080"/>
          <w:sz w:val="20"/>
          <w:lang w:val="fr-CH"/>
        </w:rPr>
        <w:t>&lt;</w:t>
      </w:r>
      <w:r w:rsidRPr="002C4319">
        <w:rPr>
          <w:rFonts w:ascii="Consolas" w:hAnsi="Consolas" w:cs="Consolas"/>
          <w:color w:val="3F7F7F"/>
          <w:sz w:val="20"/>
          <w:lang w:val="fr-CH"/>
        </w:rPr>
        <w:t>xs:documentation</w:t>
      </w:r>
      <w:r w:rsidRPr="002C4319">
        <w:rPr>
          <w:rFonts w:ascii="Consolas" w:hAnsi="Consolas" w:cs="Consolas"/>
          <w:color w:val="008080"/>
          <w:sz w:val="20"/>
          <w:lang w:val="fr-CH"/>
        </w:rPr>
        <w:t>&gt;</w:t>
      </w:r>
    </w:p>
    <w:p w14:paraId="7C3B76E2" w14:textId="77777777" w:rsidR="00814B07" w:rsidRPr="002C4319" w:rsidRDefault="00814B07" w:rsidP="00814B07">
      <w:pPr>
        <w:autoSpaceDE w:val="0"/>
        <w:autoSpaceDN w:val="0"/>
        <w:adjustRightInd w:val="0"/>
        <w:spacing w:after="0" w:line="240" w:lineRule="auto"/>
        <w:rPr>
          <w:rFonts w:ascii="Consolas" w:hAnsi="Consolas" w:cs="Consolas"/>
          <w:sz w:val="20"/>
          <w:lang w:val="fr-CH"/>
        </w:rPr>
      </w:pPr>
      <w:r w:rsidRPr="002C4319">
        <w:rPr>
          <w:rFonts w:ascii="Consolas" w:hAnsi="Consolas" w:cs="Consolas"/>
          <w:color w:val="000000"/>
          <w:sz w:val="20"/>
          <w:lang w:val="fr-CH"/>
        </w:rPr>
        <w:t xml:space="preserve">        candiate key (unique) element in siardArchive</w:t>
      </w:r>
    </w:p>
    <w:p w14:paraId="104CBA22"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2C4319">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6A8D71E8" w14:textId="77777777" w:rsidR="00814B07" w:rsidRPr="002C4319"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fr-CH"/>
        </w:rPr>
        <w:t xml:space="preserve">    </w:t>
      </w:r>
      <w:r w:rsidRPr="002C4319">
        <w:rPr>
          <w:rFonts w:ascii="Consolas" w:hAnsi="Consolas" w:cs="Consolas"/>
          <w:color w:val="008080"/>
          <w:sz w:val="20"/>
          <w:lang w:val="en-US"/>
        </w:rPr>
        <w:t>&lt;/</w:t>
      </w:r>
      <w:r w:rsidRPr="002C4319">
        <w:rPr>
          <w:rFonts w:ascii="Consolas" w:hAnsi="Consolas" w:cs="Consolas"/>
          <w:color w:val="3F7F7F"/>
          <w:sz w:val="20"/>
          <w:lang w:val="en-US"/>
        </w:rPr>
        <w:t>xs:annotation</w:t>
      </w:r>
      <w:r w:rsidRPr="002C4319">
        <w:rPr>
          <w:rFonts w:ascii="Consolas" w:hAnsi="Consolas" w:cs="Consolas"/>
          <w:color w:val="008080"/>
          <w:sz w:val="20"/>
          <w:lang w:val="en-US"/>
        </w:rPr>
        <w:t>&gt;</w:t>
      </w:r>
    </w:p>
    <w:p w14:paraId="4F57BD07" w14:textId="77777777" w:rsidR="00814B07" w:rsidRPr="002C4319" w:rsidRDefault="00814B07" w:rsidP="00814B07">
      <w:pPr>
        <w:autoSpaceDE w:val="0"/>
        <w:autoSpaceDN w:val="0"/>
        <w:adjustRightInd w:val="0"/>
        <w:spacing w:after="0" w:line="240" w:lineRule="auto"/>
        <w:rPr>
          <w:rFonts w:ascii="Consolas" w:hAnsi="Consolas" w:cs="Consolas"/>
          <w:sz w:val="20"/>
          <w:lang w:val="en-US"/>
        </w:rPr>
      </w:pPr>
      <w:r w:rsidRPr="002C4319">
        <w:rPr>
          <w:rFonts w:ascii="Consolas" w:hAnsi="Consolas" w:cs="Consolas"/>
          <w:color w:val="000000"/>
          <w:sz w:val="20"/>
          <w:lang w:val="en-US"/>
        </w:rPr>
        <w:t xml:space="preserve">    </w:t>
      </w:r>
      <w:r w:rsidRPr="002C4319">
        <w:rPr>
          <w:rFonts w:ascii="Consolas" w:hAnsi="Consolas" w:cs="Consolas"/>
          <w:color w:val="008080"/>
          <w:sz w:val="20"/>
          <w:lang w:val="en-US"/>
        </w:rPr>
        <w:t>&lt;</w:t>
      </w:r>
      <w:r w:rsidRPr="002C4319">
        <w:rPr>
          <w:rFonts w:ascii="Consolas" w:hAnsi="Consolas" w:cs="Consolas"/>
          <w:color w:val="3F7F7F"/>
          <w:sz w:val="20"/>
          <w:lang w:val="en-US"/>
        </w:rPr>
        <w:t>xs:sequence</w:t>
      </w:r>
      <w:r w:rsidRPr="002C4319">
        <w:rPr>
          <w:rFonts w:ascii="Consolas" w:hAnsi="Consolas" w:cs="Consolas"/>
          <w:color w:val="008080"/>
          <w:sz w:val="20"/>
          <w:lang w:val="en-US"/>
        </w:rPr>
        <w:t>&gt;</w:t>
      </w:r>
    </w:p>
    <w:p w14:paraId="73FB970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2C4319">
        <w:rPr>
          <w:rFonts w:ascii="Consolas" w:hAnsi="Consolas" w:cs="Consolas"/>
          <w:color w:val="000000"/>
          <w:sz w:val="20"/>
          <w:lang w:val="en-US"/>
        </w:rPr>
        <w:t xml:space="preserve">      </w:t>
      </w:r>
      <w:r w:rsidRPr="00F07B9E">
        <w:rPr>
          <w:rFonts w:ascii="Consolas" w:hAnsi="Consolas" w:cs="Consolas"/>
          <w:color w:val="3F5FBF"/>
          <w:sz w:val="20"/>
          <w:lang w:val="en-US"/>
        </w:rPr>
        <w:t>&lt;!-- database name of the candidate key --&gt;</w:t>
      </w:r>
    </w:p>
    <w:p w14:paraId="15DDA71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"name"</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color w:val="008080"/>
          <w:sz w:val="20"/>
          <w:lang w:val="en-US"/>
        </w:rPr>
        <w:t>/&gt;</w:t>
      </w:r>
    </w:p>
    <w:p w14:paraId="735FABA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description of the candidate key's meaning and content --&gt;</w:t>
      </w:r>
    </w:p>
    <w:p w14:paraId="38498D3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"description"</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78BA9B7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columns belonging to the candidate key --&gt;</w:t>
      </w:r>
    </w:p>
    <w:p w14:paraId="29EC12E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"column"</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"1"</w:t>
      </w:r>
      <w:r w:rsidRPr="00F07B9E">
        <w:rPr>
          <w:rFonts w:ascii="Consolas" w:hAnsi="Consolas" w:cs="Consolas"/>
          <w:sz w:val="20"/>
          <w:lang w:val="en-US"/>
        </w:rPr>
        <w:t xml:space="preserve"> </w:t>
      </w:r>
      <w:r w:rsidRPr="00F07B9E">
        <w:rPr>
          <w:rFonts w:ascii="Consolas" w:hAnsi="Consolas" w:cs="Consolas"/>
          <w:color w:val="7F007F"/>
          <w:sz w:val="20"/>
          <w:lang w:val="en-US"/>
        </w:rPr>
        <w:t>ma</w:t>
      </w:r>
      <w:r w:rsidRPr="00F07B9E">
        <w:rPr>
          <w:rFonts w:ascii="Consolas" w:hAnsi="Consolas" w:cs="Consolas"/>
          <w:color w:val="7F007F"/>
          <w:sz w:val="20"/>
          <w:lang w:val="en-US"/>
        </w:rPr>
        <w:t>x</w:t>
      </w:r>
      <w:r w:rsidRPr="00F07B9E">
        <w:rPr>
          <w:rFonts w:ascii="Consolas" w:hAnsi="Consolas" w:cs="Consolas"/>
          <w:color w:val="7F007F"/>
          <w:sz w:val="20"/>
          <w:lang w:val="en-US"/>
        </w:rPr>
        <w:t>Occurs</w:t>
      </w:r>
      <w:r w:rsidRPr="00F07B9E">
        <w:rPr>
          <w:rFonts w:ascii="Consolas" w:hAnsi="Consolas" w:cs="Consolas"/>
          <w:color w:val="000000"/>
          <w:sz w:val="20"/>
          <w:lang w:val="en-US"/>
        </w:rPr>
        <w:t>=</w:t>
      </w:r>
      <w:r w:rsidRPr="00F07B9E">
        <w:rPr>
          <w:rFonts w:ascii="Consolas" w:hAnsi="Consolas" w:cs="Consolas"/>
          <w:i/>
          <w:iCs/>
          <w:color w:val="2A00FF"/>
          <w:sz w:val="20"/>
          <w:lang w:val="en-US"/>
        </w:rPr>
        <w:t>"unbounded"</w:t>
      </w:r>
      <w:r w:rsidRPr="00F07B9E">
        <w:rPr>
          <w:rFonts w:ascii="Consolas" w:hAnsi="Consolas" w:cs="Consolas"/>
          <w:color w:val="008080"/>
          <w:sz w:val="20"/>
          <w:lang w:val="en-US"/>
        </w:rPr>
        <w:t>/&gt;</w:t>
      </w:r>
    </w:p>
    <w:p w14:paraId="609F0C8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50AF74B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color w:val="008080"/>
          <w:sz w:val="20"/>
          <w:lang w:val="en-US"/>
        </w:rPr>
        <w:t>&gt;</w:t>
      </w:r>
    </w:p>
    <w:p w14:paraId="761EB2F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p>
    <w:p w14:paraId="12C4263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complex type check constraints --&gt;</w:t>
      </w:r>
    </w:p>
    <w:p w14:paraId="09FBC5B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"checkConstraintsType"</w:t>
      </w:r>
      <w:r w:rsidRPr="00F07B9E">
        <w:rPr>
          <w:rFonts w:ascii="Consolas" w:hAnsi="Consolas" w:cs="Consolas"/>
          <w:color w:val="008080"/>
          <w:sz w:val="20"/>
          <w:lang w:val="en-US"/>
        </w:rPr>
        <w:t>&gt;</w:t>
      </w:r>
    </w:p>
    <w:p w14:paraId="1ADC788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xs:annotation</w:t>
      </w:r>
      <w:r w:rsidRPr="00F07B9E">
        <w:rPr>
          <w:rFonts w:ascii="Consolas" w:hAnsi="Consolas" w:cs="Consolas"/>
          <w:color w:val="008080"/>
          <w:sz w:val="20"/>
          <w:lang w:val="en-US"/>
        </w:rPr>
        <w:t>&gt;</w:t>
      </w:r>
    </w:p>
    <w:p w14:paraId="1708FA1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xs:documentation</w:t>
      </w:r>
      <w:r w:rsidRPr="00F07B9E">
        <w:rPr>
          <w:rFonts w:ascii="Consolas" w:hAnsi="Consolas" w:cs="Consolas"/>
          <w:color w:val="008080"/>
          <w:sz w:val="20"/>
          <w:lang w:val="en-US"/>
        </w:rPr>
        <w:t>&gt;</w:t>
      </w:r>
    </w:p>
    <w:p w14:paraId="4E6DE69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List of check constraints</w:t>
      </w:r>
    </w:p>
    <w:p w14:paraId="69332FB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xs:documentation</w:t>
      </w:r>
      <w:r w:rsidRPr="00F07B9E">
        <w:rPr>
          <w:rFonts w:ascii="Consolas" w:hAnsi="Consolas" w:cs="Consolas"/>
          <w:color w:val="008080"/>
          <w:sz w:val="20"/>
          <w:lang w:val="en-US"/>
        </w:rPr>
        <w:t>&gt;</w:t>
      </w:r>
    </w:p>
    <w:p w14:paraId="6BB9DCD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xs:annotation</w:t>
      </w:r>
      <w:r w:rsidRPr="00F07B9E">
        <w:rPr>
          <w:rFonts w:ascii="Consolas" w:hAnsi="Consolas" w:cs="Consolas"/>
          <w:color w:val="008080"/>
          <w:sz w:val="20"/>
          <w:lang w:val="en-US"/>
        </w:rPr>
        <w:t>&gt;</w:t>
      </w:r>
    </w:p>
    <w:p w14:paraId="545AE74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3E672BF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"checkConstraint"</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"checkConstraintType"</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"1"</w:t>
      </w:r>
      <w:r w:rsidRPr="00F07B9E">
        <w:rPr>
          <w:rFonts w:ascii="Consolas" w:hAnsi="Consolas" w:cs="Consolas"/>
          <w:sz w:val="20"/>
          <w:lang w:val="en-US"/>
        </w:rPr>
        <w:t xml:space="preserve"> </w:t>
      </w:r>
      <w:r w:rsidRPr="00F07B9E">
        <w:rPr>
          <w:rFonts w:ascii="Consolas" w:hAnsi="Consolas" w:cs="Consolas"/>
          <w:color w:val="7F007F"/>
          <w:sz w:val="20"/>
          <w:lang w:val="en-US"/>
        </w:rPr>
        <w:t>maxOccurs</w:t>
      </w:r>
      <w:r w:rsidRPr="00F07B9E">
        <w:rPr>
          <w:rFonts w:ascii="Consolas" w:hAnsi="Consolas" w:cs="Consolas"/>
          <w:color w:val="000000"/>
          <w:sz w:val="20"/>
          <w:lang w:val="en-US"/>
        </w:rPr>
        <w:t>=</w:t>
      </w:r>
      <w:r w:rsidRPr="00F07B9E">
        <w:rPr>
          <w:rFonts w:ascii="Consolas" w:hAnsi="Consolas" w:cs="Consolas"/>
          <w:i/>
          <w:iCs/>
          <w:color w:val="2A00FF"/>
          <w:sz w:val="20"/>
          <w:lang w:val="en-US"/>
        </w:rPr>
        <w:t>"unbounded"</w:t>
      </w:r>
      <w:r w:rsidRPr="00F07B9E">
        <w:rPr>
          <w:rFonts w:ascii="Consolas" w:hAnsi="Consolas" w:cs="Consolas"/>
          <w:sz w:val="20"/>
          <w:lang w:val="en-US"/>
        </w:rPr>
        <w:t xml:space="preserve"> </w:t>
      </w:r>
      <w:r w:rsidRPr="00F07B9E">
        <w:rPr>
          <w:rFonts w:ascii="Consolas" w:hAnsi="Consolas" w:cs="Consolas"/>
          <w:color w:val="008080"/>
          <w:sz w:val="20"/>
          <w:lang w:val="en-US"/>
        </w:rPr>
        <w:t>/&gt;</w:t>
      </w:r>
    </w:p>
    <w:p w14:paraId="170D894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7D5842A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color w:val="008080"/>
          <w:sz w:val="20"/>
          <w:lang w:val="en-US"/>
        </w:rPr>
        <w:t>&gt;</w:t>
      </w:r>
    </w:p>
    <w:p w14:paraId="3E01128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p>
    <w:p w14:paraId="4A30783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complex type check constraint --&gt;</w:t>
      </w:r>
    </w:p>
    <w:p w14:paraId="4080D881"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en-US"/>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xs:complexType</w:t>
      </w:r>
      <w:r w:rsidRPr="00F07B9E">
        <w:rPr>
          <w:rFonts w:ascii="Consolas" w:hAnsi="Consolas" w:cs="Consolas"/>
          <w:sz w:val="20"/>
          <w:lang w:val="fr-CH"/>
        </w:rPr>
        <w:t xml:space="preserve"> </w:t>
      </w:r>
      <w:r w:rsidRPr="00F07B9E">
        <w:rPr>
          <w:rFonts w:ascii="Consolas" w:hAnsi="Consolas" w:cs="Consolas"/>
          <w:color w:val="7F007F"/>
          <w:sz w:val="20"/>
          <w:lang w:val="fr-CH"/>
        </w:rPr>
        <w:t>name</w:t>
      </w:r>
      <w:r w:rsidRPr="00F07B9E">
        <w:rPr>
          <w:rFonts w:ascii="Consolas" w:hAnsi="Consolas" w:cs="Consolas"/>
          <w:color w:val="000000"/>
          <w:sz w:val="20"/>
          <w:lang w:val="fr-CH"/>
        </w:rPr>
        <w:t>=</w:t>
      </w:r>
      <w:r w:rsidRPr="00F07B9E">
        <w:rPr>
          <w:rFonts w:ascii="Consolas" w:hAnsi="Consolas" w:cs="Consolas"/>
          <w:i/>
          <w:iCs/>
          <w:color w:val="2A00FF"/>
          <w:sz w:val="20"/>
          <w:lang w:val="fr-CH"/>
        </w:rPr>
        <w:t>"checkConstraintType"</w:t>
      </w:r>
      <w:r w:rsidRPr="00F07B9E">
        <w:rPr>
          <w:rFonts w:ascii="Consolas" w:hAnsi="Consolas" w:cs="Consolas"/>
          <w:color w:val="008080"/>
          <w:sz w:val="20"/>
          <w:lang w:val="fr-CH"/>
        </w:rPr>
        <w:t>&gt;</w:t>
      </w:r>
    </w:p>
    <w:p w14:paraId="29FEB6BD"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xs:annotation</w:t>
      </w:r>
      <w:r w:rsidRPr="00F07B9E">
        <w:rPr>
          <w:rFonts w:ascii="Consolas" w:hAnsi="Consolas" w:cs="Consolas"/>
          <w:color w:val="008080"/>
          <w:sz w:val="20"/>
          <w:lang w:val="fr-CH"/>
        </w:rPr>
        <w:t>&gt;</w:t>
      </w:r>
    </w:p>
    <w:p w14:paraId="2BB53D63"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6300D8CD"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Check constraint element in siardArchive</w:t>
      </w:r>
    </w:p>
    <w:p w14:paraId="328A2882"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7940DC9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fr-CH"/>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xs:annotation</w:t>
      </w:r>
      <w:r w:rsidRPr="00F07B9E">
        <w:rPr>
          <w:rFonts w:ascii="Consolas" w:hAnsi="Consolas" w:cs="Consolas"/>
          <w:color w:val="008080"/>
          <w:sz w:val="20"/>
          <w:lang w:val="en-US"/>
        </w:rPr>
        <w:t>&gt;</w:t>
      </w:r>
    </w:p>
    <w:p w14:paraId="485C67A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1C0030E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database name of the constraint --&gt;</w:t>
      </w:r>
    </w:p>
    <w:p w14:paraId="4E5FF3B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"name"</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color w:val="008080"/>
          <w:sz w:val="20"/>
          <w:lang w:val="en-US"/>
        </w:rPr>
        <w:t>/&gt;</w:t>
      </w:r>
    </w:p>
    <w:p w14:paraId="5215945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check condition --&gt;</w:t>
      </w:r>
    </w:p>
    <w:p w14:paraId="20E9884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lastRenderedPageBreak/>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"condition"</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color w:val="008080"/>
          <w:sz w:val="20"/>
          <w:lang w:val="en-US"/>
        </w:rPr>
        <w:t>/&gt;</w:t>
      </w:r>
    </w:p>
    <w:p w14:paraId="3A1EEDF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description of the constraint's meaning and content --&gt;</w:t>
      </w:r>
    </w:p>
    <w:p w14:paraId="4F9C814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"description"</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4217C15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2460932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color w:val="008080"/>
          <w:sz w:val="20"/>
          <w:lang w:val="en-US"/>
        </w:rPr>
        <w:t>&gt;</w:t>
      </w:r>
    </w:p>
    <w:p w14:paraId="27F903C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p>
    <w:p w14:paraId="171291E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complex type triggers --&gt;</w:t>
      </w:r>
    </w:p>
    <w:p w14:paraId="3E7435F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"triggersType"</w:t>
      </w:r>
      <w:r w:rsidRPr="00F07B9E">
        <w:rPr>
          <w:rFonts w:ascii="Consolas" w:hAnsi="Consolas" w:cs="Consolas"/>
          <w:color w:val="008080"/>
          <w:sz w:val="20"/>
          <w:lang w:val="en-US"/>
        </w:rPr>
        <w:t>&gt;</w:t>
      </w:r>
    </w:p>
    <w:p w14:paraId="0B481A6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xs:annotation</w:t>
      </w:r>
      <w:r w:rsidRPr="00F07B9E">
        <w:rPr>
          <w:rFonts w:ascii="Consolas" w:hAnsi="Consolas" w:cs="Consolas"/>
          <w:color w:val="008080"/>
          <w:sz w:val="20"/>
          <w:lang w:val="en-US"/>
        </w:rPr>
        <w:t>&gt;</w:t>
      </w:r>
    </w:p>
    <w:p w14:paraId="6829C60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xs:documentation</w:t>
      </w:r>
      <w:r w:rsidRPr="00F07B9E">
        <w:rPr>
          <w:rFonts w:ascii="Consolas" w:hAnsi="Consolas" w:cs="Consolas"/>
          <w:color w:val="008080"/>
          <w:sz w:val="20"/>
          <w:lang w:val="en-US"/>
        </w:rPr>
        <w:t>&gt;</w:t>
      </w:r>
    </w:p>
    <w:p w14:paraId="259F920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List of triggers</w:t>
      </w:r>
    </w:p>
    <w:p w14:paraId="75B1DDF2" w14:textId="77777777" w:rsidR="00814B07" w:rsidRPr="002C4319"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2C4319">
        <w:rPr>
          <w:rFonts w:ascii="Consolas" w:hAnsi="Consolas" w:cs="Consolas"/>
          <w:color w:val="008080"/>
          <w:sz w:val="20"/>
          <w:lang w:val="en-US"/>
        </w:rPr>
        <w:t>&lt;/</w:t>
      </w:r>
      <w:r w:rsidRPr="002C4319">
        <w:rPr>
          <w:rFonts w:ascii="Consolas" w:hAnsi="Consolas" w:cs="Consolas"/>
          <w:color w:val="3F7F7F"/>
          <w:sz w:val="20"/>
          <w:lang w:val="en-US"/>
        </w:rPr>
        <w:t>xs:documentation</w:t>
      </w:r>
      <w:r w:rsidRPr="002C4319">
        <w:rPr>
          <w:rFonts w:ascii="Consolas" w:hAnsi="Consolas" w:cs="Consolas"/>
          <w:color w:val="008080"/>
          <w:sz w:val="20"/>
          <w:lang w:val="en-US"/>
        </w:rPr>
        <w:t>&gt;</w:t>
      </w:r>
    </w:p>
    <w:p w14:paraId="439C9116" w14:textId="77777777" w:rsidR="00814B07" w:rsidRPr="002C4319" w:rsidRDefault="00814B07" w:rsidP="00814B07">
      <w:pPr>
        <w:autoSpaceDE w:val="0"/>
        <w:autoSpaceDN w:val="0"/>
        <w:adjustRightInd w:val="0"/>
        <w:spacing w:after="0" w:line="240" w:lineRule="auto"/>
        <w:rPr>
          <w:rFonts w:ascii="Consolas" w:hAnsi="Consolas" w:cs="Consolas"/>
          <w:sz w:val="20"/>
          <w:lang w:val="en-US"/>
        </w:rPr>
      </w:pPr>
      <w:r w:rsidRPr="002C4319">
        <w:rPr>
          <w:rFonts w:ascii="Consolas" w:hAnsi="Consolas" w:cs="Consolas"/>
          <w:color w:val="000000"/>
          <w:sz w:val="20"/>
          <w:lang w:val="en-US"/>
        </w:rPr>
        <w:t xml:space="preserve">    </w:t>
      </w:r>
      <w:r w:rsidRPr="002C4319">
        <w:rPr>
          <w:rFonts w:ascii="Consolas" w:hAnsi="Consolas" w:cs="Consolas"/>
          <w:color w:val="008080"/>
          <w:sz w:val="20"/>
          <w:lang w:val="en-US"/>
        </w:rPr>
        <w:t>&lt;/</w:t>
      </w:r>
      <w:r w:rsidRPr="002C4319">
        <w:rPr>
          <w:rFonts w:ascii="Consolas" w:hAnsi="Consolas" w:cs="Consolas"/>
          <w:color w:val="3F7F7F"/>
          <w:sz w:val="20"/>
          <w:lang w:val="en-US"/>
        </w:rPr>
        <w:t>xs:annotation</w:t>
      </w:r>
      <w:r w:rsidRPr="002C4319">
        <w:rPr>
          <w:rFonts w:ascii="Consolas" w:hAnsi="Consolas" w:cs="Consolas"/>
          <w:color w:val="008080"/>
          <w:sz w:val="20"/>
          <w:lang w:val="en-US"/>
        </w:rPr>
        <w:t>&gt;</w:t>
      </w:r>
    </w:p>
    <w:p w14:paraId="6876E2B7" w14:textId="77777777" w:rsidR="00814B07" w:rsidRPr="002C4319" w:rsidRDefault="00814B07" w:rsidP="00814B07">
      <w:pPr>
        <w:autoSpaceDE w:val="0"/>
        <w:autoSpaceDN w:val="0"/>
        <w:adjustRightInd w:val="0"/>
        <w:spacing w:after="0" w:line="240" w:lineRule="auto"/>
        <w:rPr>
          <w:rFonts w:ascii="Consolas" w:hAnsi="Consolas" w:cs="Consolas"/>
          <w:sz w:val="20"/>
          <w:lang w:val="en-US"/>
        </w:rPr>
      </w:pPr>
      <w:r w:rsidRPr="002C4319">
        <w:rPr>
          <w:rFonts w:ascii="Consolas" w:hAnsi="Consolas" w:cs="Consolas"/>
          <w:color w:val="000000"/>
          <w:sz w:val="20"/>
          <w:lang w:val="en-US"/>
        </w:rPr>
        <w:t xml:space="preserve">    </w:t>
      </w:r>
      <w:r w:rsidRPr="002C4319">
        <w:rPr>
          <w:rFonts w:ascii="Consolas" w:hAnsi="Consolas" w:cs="Consolas"/>
          <w:color w:val="008080"/>
          <w:sz w:val="20"/>
          <w:lang w:val="en-US"/>
        </w:rPr>
        <w:t>&lt;</w:t>
      </w:r>
      <w:r w:rsidRPr="002C4319">
        <w:rPr>
          <w:rFonts w:ascii="Consolas" w:hAnsi="Consolas" w:cs="Consolas"/>
          <w:color w:val="3F7F7F"/>
          <w:sz w:val="20"/>
          <w:lang w:val="en-US"/>
        </w:rPr>
        <w:t>xs:sequence</w:t>
      </w:r>
      <w:r w:rsidRPr="002C4319">
        <w:rPr>
          <w:rFonts w:ascii="Consolas" w:hAnsi="Consolas" w:cs="Consolas"/>
          <w:color w:val="008080"/>
          <w:sz w:val="20"/>
          <w:lang w:val="en-US"/>
        </w:rPr>
        <w:t>&gt;</w:t>
      </w:r>
    </w:p>
    <w:p w14:paraId="33E46BA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2C4319">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"trigger"</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"triggerType"</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"1"</w:t>
      </w:r>
      <w:r w:rsidRPr="00F07B9E">
        <w:rPr>
          <w:rFonts w:ascii="Consolas" w:hAnsi="Consolas" w:cs="Consolas"/>
          <w:sz w:val="20"/>
          <w:lang w:val="en-US"/>
        </w:rPr>
        <w:t xml:space="preserve"> </w:t>
      </w:r>
      <w:r w:rsidRPr="00F07B9E">
        <w:rPr>
          <w:rFonts w:ascii="Consolas" w:hAnsi="Consolas" w:cs="Consolas"/>
          <w:color w:val="7F007F"/>
          <w:sz w:val="20"/>
          <w:lang w:val="en-US"/>
        </w:rPr>
        <w:t>ma</w:t>
      </w:r>
      <w:r w:rsidRPr="00F07B9E">
        <w:rPr>
          <w:rFonts w:ascii="Consolas" w:hAnsi="Consolas" w:cs="Consolas"/>
          <w:color w:val="7F007F"/>
          <w:sz w:val="20"/>
          <w:lang w:val="en-US"/>
        </w:rPr>
        <w:t>x</w:t>
      </w:r>
      <w:r w:rsidRPr="00F07B9E">
        <w:rPr>
          <w:rFonts w:ascii="Consolas" w:hAnsi="Consolas" w:cs="Consolas"/>
          <w:color w:val="7F007F"/>
          <w:sz w:val="20"/>
          <w:lang w:val="en-US"/>
        </w:rPr>
        <w:t>Occurs</w:t>
      </w:r>
      <w:r w:rsidRPr="00F07B9E">
        <w:rPr>
          <w:rFonts w:ascii="Consolas" w:hAnsi="Consolas" w:cs="Consolas"/>
          <w:color w:val="000000"/>
          <w:sz w:val="20"/>
          <w:lang w:val="en-US"/>
        </w:rPr>
        <w:t>=</w:t>
      </w:r>
      <w:r w:rsidRPr="00F07B9E">
        <w:rPr>
          <w:rFonts w:ascii="Consolas" w:hAnsi="Consolas" w:cs="Consolas"/>
          <w:i/>
          <w:iCs/>
          <w:color w:val="2A00FF"/>
          <w:sz w:val="20"/>
          <w:lang w:val="en-US"/>
        </w:rPr>
        <w:t>"unbounded"</w:t>
      </w:r>
      <w:r w:rsidRPr="00F07B9E">
        <w:rPr>
          <w:rFonts w:ascii="Consolas" w:hAnsi="Consolas" w:cs="Consolas"/>
          <w:sz w:val="20"/>
          <w:lang w:val="en-US"/>
        </w:rPr>
        <w:t xml:space="preserve"> </w:t>
      </w:r>
      <w:r w:rsidRPr="00F07B9E">
        <w:rPr>
          <w:rFonts w:ascii="Consolas" w:hAnsi="Consolas" w:cs="Consolas"/>
          <w:color w:val="008080"/>
          <w:sz w:val="20"/>
          <w:lang w:val="en-US"/>
        </w:rPr>
        <w:t>/&gt;</w:t>
      </w:r>
    </w:p>
    <w:p w14:paraId="5D0207E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31F72CB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color w:val="008080"/>
          <w:sz w:val="20"/>
          <w:lang w:val="en-US"/>
        </w:rPr>
        <w:t>&gt;</w:t>
      </w:r>
    </w:p>
    <w:p w14:paraId="727C7BD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p>
    <w:p w14:paraId="2CA6F85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complex type trigger --&gt;</w:t>
      </w:r>
    </w:p>
    <w:p w14:paraId="1C92CFF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"triggerType"</w:t>
      </w:r>
      <w:r w:rsidRPr="00F07B9E">
        <w:rPr>
          <w:rFonts w:ascii="Consolas" w:hAnsi="Consolas" w:cs="Consolas"/>
          <w:color w:val="008080"/>
          <w:sz w:val="20"/>
          <w:lang w:val="en-US"/>
        </w:rPr>
        <w:t>&gt;</w:t>
      </w:r>
    </w:p>
    <w:p w14:paraId="4740275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xs:annotation</w:t>
      </w:r>
      <w:r w:rsidRPr="00F07B9E">
        <w:rPr>
          <w:rFonts w:ascii="Consolas" w:hAnsi="Consolas" w:cs="Consolas"/>
          <w:color w:val="008080"/>
          <w:sz w:val="20"/>
          <w:lang w:val="en-US"/>
        </w:rPr>
        <w:t>&gt;</w:t>
      </w:r>
    </w:p>
    <w:p w14:paraId="0331354E"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en-US"/>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11D6B3E0"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Trigger element in siardArchive</w:t>
      </w:r>
    </w:p>
    <w:p w14:paraId="74BF573D"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6B82BF3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fr-CH"/>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xs:annotation</w:t>
      </w:r>
      <w:r w:rsidRPr="00F07B9E">
        <w:rPr>
          <w:rFonts w:ascii="Consolas" w:hAnsi="Consolas" w:cs="Consolas"/>
          <w:color w:val="008080"/>
          <w:sz w:val="20"/>
          <w:lang w:val="en-US"/>
        </w:rPr>
        <w:t>&gt;</w:t>
      </w:r>
    </w:p>
    <w:p w14:paraId="11EE64C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019D821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database name of the trigger --&gt;</w:t>
      </w:r>
    </w:p>
    <w:p w14:paraId="129349C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"name"</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008080"/>
          <w:sz w:val="20"/>
          <w:lang w:val="en-US"/>
        </w:rPr>
        <w:t>/&gt;</w:t>
      </w:r>
    </w:p>
    <w:p w14:paraId="3781FFF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action time --&gt;</w:t>
      </w:r>
    </w:p>
    <w:p w14:paraId="1146175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"actionTime"</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"actionTimeType"</w:t>
      </w:r>
      <w:r w:rsidRPr="00F07B9E">
        <w:rPr>
          <w:rFonts w:ascii="Consolas" w:hAnsi="Consolas" w:cs="Consolas"/>
          <w:color w:val="008080"/>
          <w:sz w:val="20"/>
          <w:lang w:val="en-US"/>
        </w:rPr>
        <w:t>/&gt;</w:t>
      </w:r>
    </w:p>
    <w:p w14:paraId="48FB1E6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trigger event INSERT, DELETE, UPDATE [OF &lt;trigger column list&gt;] --&gt;</w:t>
      </w:r>
    </w:p>
    <w:p w14:paraId="64CA4A8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"triggerEvent"</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color w:val="008080"/>
          <w:sz w:val="20"/>
          <w:lang w:val="en-US"/>
        </w:rPr>
        <w:t>/&gt;</w:t>
      </w:r>
    </w:p>
    <w:p w14:paraId="3F9A199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alias list &lt;old or new values alias&gt; --&gt;</w:t>
      </w:r>
    </w:p>
    <w:p w14:paraId="15D3F1E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"aliasList"</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7EF3C1B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triggered action --&gt;</w:t>
      </w:r>
    </w:p>
    <w:p w14:paraId="685AABE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"triggeredAction"</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color w:val="008080"/>
          <w:sz w:val="20"/>
          <w:lang w:val="en-US"/>
        </w:rPr>
        <w:t>/&gt;</w:t>
      </w:r>
    </w:p>
    <w:p w14:paraId="79814F1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description of the trigger's meaning and content --&gt;</w:t>
      </w:r>
    </w:p>
    <w:p w14:paraId="70C55DC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"description"</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5EABB5D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7C6CFB5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color w:val="008080"/>
          <w:sz w:val="20"/>
          <w:lang w:val="en-US"/>
        </w:rPr>
        <w:t>&gt;</w:t>
      </w:r>
    </w:p>
    <w:p w14:paraId="7BF3DFF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p>
    <w:p w14:paraId="55E42E7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complex type routines --&gt;</w:t>
      </w:r>
    </w:p>
    <w:p w14:paraId="2DD88C4A" w14:textId="77777777" w:rsidR="00814B07" w:rsidRPr="00E74ABD"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E74ABD">
        <w:rPr>
          <w:rFonts w:ascii="Consolas" w:hAnsi="Consolas" w:cs="Consolas"/>
          <w:color w:val="008080"/>
          <w:sz w:val="20"/>
          <w:lang w:val="en-US"/>
        </w:rPr>
        <w:t>&lt;</w:t>
      </w:r>
      <w:r w:rsidRPr="00E74ABD">
        <w:rPr>
          <w:rFonts w:ascii="Consolas" w:hAnsi="Consolas" w:cs="Consolas"/>
          <w:color w:val="3F7F7F"/>
          <w:sz w:val="20"/>
          <w:lang w:val="en-US"/>
        </w:rPr>
        <w:t>xs:complexType</w:t>
      </w:r>
      <w:r w:rsidRPr="00E74ABD">
        <w:rPr>
          <w:rFonts w:ascii="Consolas" w:hAnsi="Consolas" w:cs="Consolas"/>
          <w:sz w:val="20"/>
          <w:lang w:val="en-US"/>
        </w:rPr>
        <w:t xml:space="preserve"> </w:t>
      </w:r>
      <w:r w:rsidRPr="00E74ABD">
        <w:rPr>
          <w:rFonts w:ascii="Consolas" w:hAnsi="Consolas" w:cs="Consolas"/>
          <w:color w:val="7F007F"/>
          <w:sz w:val="20"/>
          <w:lang w:val="en-US"/>
        </w:rPr>
        <w:t>name</w:t>
      </w:r>
      <w:r w:rsidRPr="00E74ABD">
        <w:rPr>
          <w:rFonts w:ascii="Consolas" w:hAnsi="Consolas" w:cs="Consolas"/>
          <w:color w:val="000000"/>
          <w:sz w:val="20"/>
          <w:lang w:val="en-US"/>
        </w:rPr>
        <w:t>=</w:t>
      </w:r>
      <w:r w:rsidRPr="00E74ABD">
        <w:rPr>
          <w:rFonts w:ascii="Consolas" w:hAnsi="Consolas" w:cs="Consolas"/>
          <w:i/>
          <w:iCs/>
          <w:color w:val="2A00FF"/>
          <w:sz w:val="20"/>
          <w:lang w:val="en-US"/>
        </w:rPr>
        <w:t>"routinesType"</w:t>
      </w:r>
      <w:r w:rsidRPr="00E74ABD">
        <w:rPr>
          <w:rFonts w:ascii="Consolas" w:hAnsi="Consolas" w:cs="Consolas"/>
          <w:color w:val="008080"/>
          <w:sz w:val="20"/>
          <w:lang w:val="en-US"/>
        </w:rPr>
        <w:t>&gt;</w:t>
      </w:r>
    </w:p>
    <w:p w14:paraId="678AB7AA" w14:textId="77777777" w:rsidR="00814B07" w:rsidRPr="00E74ABD" w:rsidRDefault="00814B07" w:rsidP="00814B07">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E74ABD">
        <w:rPr>
          <w:rFonts w:ascii="Consolas" w:hAnsi="Consolas" w:cs="Consolas"/>
          <w:color w:val="008080"/>
          <w:sz w:val="20"/>
          <w:lang w:val="en-US"/>
        </w:rPr>
        <w:t>&lt;</w:t>
      </w:r>
      <w:r w:rsidRPr="00E74ABD">
        <w:rPr>
          <w:rFonts w:ascii="Consolas" w:hAnsi="Consolas" w:cs="Consolas"/>
          <w:color w:val="3F7F7F"/>
          <w:sz w:val="20"/>
          <w:lang w:val="en-US"/>
        </w:rPr>
        <w:t>xs:annotation</w:t>
      </w:r>
      <w:r w:rsidRPr="00E74ABD">
        <w:rPr>
          <w:rFonts w:ascii="Consolas" w:hAnsi="Consolas" w:cs="Consolas"/>
          <w:color w:val="008080"/>
          <w:sz w:val="20"/>
          <w:lang w:val="en-US"/>
        </w:rPr>
        <w:t>&gt;</w:t>
      </w:r>
    </w:p>
    <w:p w14:paraId="4FB4EB38"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E74ABD">
        <w:rPr>
          <w:rFonts w:ascii="Consolas" w:hAnsi="Consolas" w:cs="Consolas"/>
          <w:color w:val="000000"/>
          <w:sz w:val="20"/>
          <w:lang w:val="en-US"/>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6AB0A3D9"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List of routines</w:t>
      </w:r>
    </w:p>
    <w:p w14:paraId="158ABA3D"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06177A0D"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xs:annotation</w:t>
      </w:r>
      <w:r w:rsidRPr="00F07B9E">
        <w:rPr>
          <w:rFonts w:ascii="Consolas" w:hAnsi="Consolas" w:cs="Consolas"/>
          <w:color w:val="008080"/>
          <w:sz w:val="20"/>
          <w:lang w:val="fr-CH"/>
        </w:rPr>
        <w:t>&gt;</w:t>
      </w:r>
    </w:p>
    <w:p w14:paraId="4DB1E790"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xs:sequence</w:t>
      </w:r>
      <w:r w:rsidRPr="00F07B9E">
        <w:rPr>
          <w:rFonts w:ascii="Consolas" w:hAnsi="Consolas" w:cs="Consolas"/>
          <w:color w:val="008080"/>
          <w:sz w:val="20"/>
          <w:lang w:val="fr-CH"/>
        </w:rPr>
        <w:t>&gt;</w:t>
      </w:r>
    </w:p>
    <w:p w14:paraId="3D0D6AE9"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xs:element</w:t>
      </w:r>
      <w:r w:rsidRPr="00F07B9E">
        <w:rPr>
          <w:rFonts w:ascii="Consolas" w:hAnsi="Consolas" w:cs="Consolas"/>
          <w:sz w:val="20"/>
          <w:lang w:val="fr-CH"/>
        </w:rPr>
        <w:t xml:space="preserve"> </w:t>
      </w:r>
      <w:r w:rsidRPr="00F07B9E">
        <w:rPr>
          <w:rFonts w:ascii="Consolas" w:hAnsi="Consolas" w:cs="Consolas"/>
          <w:color w:val="7F007F"/>
          <w:sz w:val="20"/>
          <w:lang w:val="fr-CH"/>
        </w:rPr>
        <w:t>name</w:t>
      </w:r>
      <w:r w:rsidRPr="00F07B9E">
        <w:rPr>
          <w:rFonts w:ascii="Consolas" w:hAnsi="Consolas" w:cs="Consolas"/>
          <w:color w:val="000000"/>
          <w:sz w:val="20"/>
          <w:lang w:val="fr-CH"/>
        </w:rPr>
        <w:t>=</w:t>
      </w:r>
      <w:r w:rsidRPr="00F07B9E">
        <w:rPr>
          <w:rFonts w:ascii="Consolas" w:hAnsi="Consolas" w:cs="Consolas"/>
          <w:i/>
          <w:iCs/>
          <w:color w:val="2A00FF"/>
          <w:sz w:val="20"/>
          <w:lang w:val="fr-CH"/>
        </w:rPr>
        <w:t>"routine"</w:t>
      </w:r>
      <w:r w:rsidRPr="00F07B9E">
        <w:rPr>
          <w:rFonts w:ascii="Consolas" w:hAnsi="Consolas" w:cs="Consolas"/>
          <w:sz w:val="20"/>
          <w:lang w:val="fr-CH"/>
        </w:rPr>
        <w:t xml:space="preserve"> </w:t>
      </w:r>
      <w:r w:rsidRPr="00F07B9E">
        <w:rPr>
          <w:rFonts w:ascii="Consolas" w:hAnsi="Consolas" w:cs="Consolas"/>
          <w:color w:val="7F007F"/>
          <w:sz w:val="20"/>
          <w:lang w:val="fr-CH"/>
        </w:rPr>
        <w:t>type</w:t>
      </w:r>
      <w:r w:rsidRPr="00F07B9E">
        <w:rPr>
          <w:rFonts w:ascii="Consolas" w:hAnsi="Consolas" w:cs="Consolas"/>
          <w:color w:val="000000"/>
          <w:sz w:val="20"/>
          <w:lang w:val="fr-CH"/>
        </w:rPr>
        <w:t>=</w:t>
      </w:r>
      <w:r w:rsidRPr="00F07B9E">
        <w:rPr>
          <w:rFonts w:ascii="Consolas" w:hAnsi="Consolas" w:cs="Consolas"/>
          <w:i/>
          <w:iCs/>
          <w:color w:val="2A00FF"/>
          <w:sz w:val="20"/>
          <w:lang w:val="fr-CH"/>
        </w:rPr>
        <w:t>"routineType"</w:t>
      </w:r>
      <w:r w:rsidRPr="00F07B9E">
        <w:rPr>
          <w:rFonts w:ascii="Consolas" w:hAnsi="Consolas" w:cs="Consolas"/>
          <w:sz w:val="20"/>
          <w:lang w:val="fr-CH"/>
        </w:rPr>
        <w:t xml:space="preserve"> </w:t>
      </w:r>
      <w:r w:rsidRPr="00F07B9E">
        <w:rPr>
          <w:rFonts w:ascii="Consolas" w:hAnsi="Consolas" w:cs="Consolas"/>
          <w:color w:val="7F007F"/>
          <w:sz w:val="20"/>
          <w:lang w:val="fr-CH"/>
        </w:rPr>
        <w:t>minOccurs</w:t>
      </w:r>
      <w:r w:rsidRPr="00F07B9E">
        <w:rPr>
          <w:rFonts w:ascii="Consolas" w:hAnsi="Consolas" w:cs="Consolas"/>
          <w:color w:val="000000"/>
          <w:sz w:val="20"/>
          <w:lang w:val="fr-CH"/>
        </w:rPr>
        <w:t>=</w:t>
      </w:r>
      <w:r w:rsidRPr="00F07B9E">
        <w:rPr>
          <w:rFonts w:ascii="Consolas" w:hAnsi="Consolas" w:cs="Consolas"/>
          <w:i/>
          <w:iCs/>
          <w:color w:val="2A00FF"/>
          <w:sz w:val="20"/>
          <w:lang w:val="fr-CH"/>
        </w:rPr>
        <w:t>"1"</w:t>
      </w:r>
      <w:r w:rsidRPr="00F07B9E">
        <w:rPr>
          <w:rFonts w:ascii="Consolas" w:hAnsi="Consolas" w:cs="Consolas"/>
          <w:sz w:val="20"/>
          <w:lang w:val="fr-CH"/>
        </w:rPr>
        <w:t xml:space="preserve"> </w:t>
      </w:r>
      <w:r w:rsidRPr="00F07B9E">
        <w:rPr>
          <w:rFonts w:ascii="Consolas" w:hAnsi="Consolas" w:cs="Consolas"/>
          <w:color w:val="7F007F"/>
          <w:sz w:val="20"/>
          <w:lang w:val="fr-CH"/>
        </w:rPr>
        <w:t>maxOccurs</w:t>
      </w:r>
      <w:r w:rsidRPr="00F07B9E">
        <w:rPr>
          <w:rFonts w:ascii="Consolas" w:hAnsi="Consolas" w:cs="Consolas"/>
          <w:color w:val="000000"/>
          <w:sz w:val="20"/>
          <w:lang w:val="fr-CH"/>
        </w:rPr>
        <w:t>=</w:t>
      </w:r>
      <w:r w:rsidRPr="00F07B9E">
        <w:rPr>
          <w:rFonts w:ascii="Consolas" w:hAnsi="Consolas" w:cs="Consolas"/>
          <w:i/>
          <w:iCs/>
          <w:color w:val="2A00FF"/>
          <w:sz w:val="20"/>
          <w:lang w:val="fr-CH"/>
        </w:rPr>
        <w:t>"unbounded"</w:t>
      </w:r>
      <w:r w:rsidRPr="00F07B9E">
        <w:rPr>
          <w:rFonts w:ascii="Consolas" w:hAnsi="Consolas" w:cs="Consolas"/>
          <w:sz w:val="20"/>
          <w:lang w:val="fr-CH"/>
        </w:rPr>
        <w:t xml:space="preserve"> </w:t>
      </w:r>
      <w:r w:rsidRPr="00F07B9E">
        <w:rPr>
          <w:rFonts w:ascii="Consolas" w:hAnsi="Consolas" w:cs="Consolas"/>
          <w:color w:val="008080"/>
          <w:sz w:val="20"/>
          <w:lang w:val="fr-CH"/>
        </w:rPr>
        <w:t>/&gt;</w:t>
      </w:r>
    </w:p>
    <w:p w14:paraId="46CB4031"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xs:sequence</w:t>
      </w:r>
      <w:r w:rsidRPr="00F07B9E">
        <w:rPr>
          <w:rFonts w:ascii="Consolas" w:hAnsi="Consolas" w:cs="Consolas"/>
          <w:color w:val="008080"/>
          <w:sz w:val="20"/>
          <w:lang w:val="fr-CH"/>
        </w:rPr>
        <w:t>&gt;</w:t>
      </w:r>
    </w:p>
    <w:p w14:paraId="7E6A5F94"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xs:complexType</w:t>
      </w:r>
      <w:r w:rsidRPr="00F07B9E">
        <w:rPr>
          <w:rFonts w:ascii="Consolas" w:hAnsi="Consolas" w:cs="Consolas"/>
          <w:color w:val="008080"/>
          <w:sz w:val="20"/>
          <w:lang w:val="fr-CH"/>
        </w:rPr>
        <w:t>&gt;</w:t>
      </w:r>
    </w:p>
    <w:p w14:paraId="51E1B16B"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p>
    <w:p w14:paraId="5A602B10"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3F5FBF"/>
          <w:sz w:val="20"/>
          <w:lang w:val="fr-CH"/>
        </w:rPr>
        <w:t>&lt;!-- complex type routine --&gt;</w:t>
      </w:r>
    </w:p>
    <w:p w14:paraId="3660F2CF"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xs:complexType</w:t>
      </w:r>
      <w:r w:rsidRPr="00F07B9E">
        <w:rPr>
          <w:rFonts w:ascii="Consolas" w:hAnsi="Consolas" w:cs="Consolas"/>
          <w:sz w:val="20"/>
          <w:lang w:val="fr-CH"/>
        </w:rPr>
        <w:t xml:space="preserve"> </w:t>
      </w:r>
      <w:r w:rsidRPr="00F07B9E">
        <w:rPr>
          <w:rFonts w:ascii="Consolas" w:hAnsi="Consolas" w:cs="Consolas"/>
          <w:color w:val="7F007F"/>
          <w:sz w:val="20"/>
          <w:lang w:val="fr-CH"/>
        </w:rPr>
        <w:t>name</w:t>
      </w:r>
      <w:r w:rsidRPr="00F07B9E">
        <w:rPr>
          <w:rFonts w:ascii="Consolas" w:hAnsi="Consolas" w:cs="Consolas"/>
          <w:color w:val="000000"/>
          <w:sz w:val="20"/>
          <w:lang w:val="fr-CH"/>
        </w:rPr>
        <w:t>=</w:t>
      </w:r>
      <w:r w:rsidRPr="00F07B9E">
        <w:rPr>
          <w:rFonts w:ascii="Consolas" w:hAnsi="Consolas" w:cs="Consolas"/>
          <w:i/>
          <w:iCs/>
          <w:color w:val="2A00FF"/>
          <w:sz w:val="20"/>
          <w:lang w:val="fr-CH"/>
        </w:rPr>
        <w:t>"routineType"</w:t>
      </w:r>
      <w:r w:rsidRPr="00F07B9E">
        <w:rPr>
          <w:rFonts w:ascii="Consolas" w:hAnsi="Consolas" w:cs="Consolas"/>
          <w:color w:val="008080"/>
          <w:sz w:val="20"/>
          <w:lang w:val="fr-CH"/>
        </w:rPr>
        <w:t>&gt;</w:t>
      </w:r>
    </w:p>
    <w:p w14:paraId="404FBB8D"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xs:annotation</w:t>
      </w:r>
      <w:r w:rsidRPr="00F07B9E">
        <w:rPr>
          <w:rFonts w:ascii="Consolas" w:hAnsi="Consolas" w:cs="Consolas"/>
          <w:color w:val="008080"/>
          <w:sz w:val="20"/>
          <w:lang w:val="fr-CH"/>
        </w:rPr>
        <w:t>&gt;</w:t>
      </w:r>
    </w:p>
    <w:p w14:paraId="4DDAED95"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lastRenderedPageBreak/>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62D95367"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Routine</w:t>
      </w:r>
    </w:p>
    <w:p w14:paraId="4661944C"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28830772"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xs:annotation</w:t>
      </w:r>
      <w:r w:rsidRPr="00F07B9E">
        <w:rPr>
          <w:rFonts w:ascii="Consolas" w:hAnsi="Consolas" w:cs="Consolas"/>
          <w:color w:val="008080"/>
          <w:sz w:val="20"/>
          <w:lang w:val="fr-CH"/>
        </w:rPr>
        <w:t>&gt;</w:t>
      </w:r>
    </w:p>
    <w:p w14:paraId="45C1601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fr-CH"/>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2690AE6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database name of routine in schema --&gt;</w:t>
      </w:r>
    </w:p>
    <w:p w14:paraId="17802B1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"name"</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color w:val="008080"/>
          <w:sz w:val="20"/>
          <w:lang w:val="en-US"/>
        </w:rPr>
        <w:t>/&gt;</w:t>
      </w:r>
    </w:p>
    <w:p w14:paraId="2B01101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description of the routines's meaning and content --&gt;</w:t>
      </w:r>
    </w:p>
    <w:p w14:paraId="62D3A8F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"description"</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6D06A8D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original source code (VBA, PL/SQL, ...) defining the routine --&gt;</w:t>
      </w:r>
    </w:p>
    <w:p w14:paraId="3387D2B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"source"</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7CAA859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SQL:2008 body of routine  --&gt;</w:t>
      </w:r>
    </w:p>
    <w:p w14:paraId="34D337D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"body"</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2612DCA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routine characteristic --&gt;</w:t>
      </w:r>
    </w:p>
    <w:p w14:paraId="3CA78B1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"characteristic"</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028FF9C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SQL:2008 data type of the return value (for functions) --&gt;</w:t>
      </w:r>
    </w:p>
    <w:p w14:paraId="686EFE6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"returnType"</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0522492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list of parameters --&gt;</w:t>
      </w:r>
    </w:p>
    <w:p w14:paraId="0F5C38B4" w14:textId="4DCA1DD0"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w:t>
      </w:r>
      <w:r w:rsidR="00897AF1">
        <w:rPr>
          <w:rFonts w:ascii="Consolas" w:hAnsi="Consolas" w:cs="Consolas"/>
          <w:i/>
          <w:iCs/>
          <w:color w:val="2A00FF"/>
          <w:sz w:val="20"/>
          <w:lang w:val="en-US"/>
        </w:rPr>
        <w:t>parameters</w:t>
      </w:r>
      <w:r w:rsidRPr="00F07B9E">
        <w:rPr>
          <w:rFonts w:ascii="Consolas" w:hAnsi="Consolas" w:cs="Consolas"/>
          <w:i/>
          <w:iCs/>
          <w:color w:val="2A00FF"/>
          <w:sz w:val="20"/>
          <w:lang w:val="en-US"/>
        </w:rPr>
        <w:t>"</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"parametersType"</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5FF8105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4A97568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color w:val="008080"/>
          <w:sz w:val="20"/>
          <w:lang w:val="en-US"/>
        </w:rPr>
        <w:t>&gt;</w:t>
      </w:r>
    </w:p>
    <w:p w14:paraId="2ADF8E7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p>
    <w:p w14:paraId="5D68B2F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complex type parameters --&gt;</w:t>
      </w:r>
    </w:p>
    <w:p w14:paraId="14A6516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"parametersType"</w:t>
      </w:r>
      <w:r w:rsidRPr="00F07B9E">
        <w:rPr>
          <w:rFonts w:ascii="Consolas" w:hAnsi="Consolas" w:cs="Consolas"/>
          <w:color w:val="008080"/>
          <w:sz w:val="20"/>
          <w:lang w:val="en-US"/>
        </w:rPr>
        <w:t>&gt;</w:t>
      </w:r>
    </w:p>
    <w:p w14:paraId="4B8D7B3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xs:annotation</w:t>
      </w:r>
      <w:r w:rsidRPr="00F07B9E">
        <w:rPr>
          <w:rFonts w:ascii="Consolas" w:hAnsi="Consolas" w:cs="Consolas"/>
          <w:color w:val="008080"/>
          <w:sz w:val="20"/>
          <w:lang w:val="en-US"/>
        </w:rPr>
        <w:t>&gt;</w:t>
      </w:r>
    </w:p>
    <w:p w14:paraId="0DBCB99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xs:documentation</w:t>
      </w:r>
      <w:r w:rsidRPr="00F07B9E">
        <w:rPr>
          <w:rFonts w:ascii="Consolas" w:hAnsi="Consolas" w:cs="Consolas"/>
          <w:color w:val="008080"/>
          <w:sz w:val="20"/>
          <w:lang w:val="en-US"/>
        </w:rPr>
        <w:t>&gt;</w:t>
      </w:r>
    </w:p>
    <w:p w14:paraId="1C276ED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List of parameters of a routine</w:t>
      </w:r>
    </w:p>
    <w:p w14:paraId="2FD47B1C"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en-US"/>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0583B9D1"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xs:annotation</w:t>
      </w:r>
      <w:r w:rsidRPr="00F07B9E">
        <w:rPr>
          <w:rFonts w:ascii="Consolas" w:hAnsi="Consolas" w:cs="Consolas"/>
          <w:color w:val="008080"/>
          <w:sz w:val="20"/>
          <w:lang w:val="fr-CH"/>
        </w:rPr>
        <w:t>&gt;</w:t>
      </w:r>
    </w:p>
    <w:p w14:paraId="297C35D5"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xs:sequence</w:t>
      </w:r>
      <w:r w:rsidRPr="00F07B9E">
        <w:rPr>
          <w:rFonts w:ascii="Consolas" w:hAnsi="Consolas" w:cs="Consolas"/>
          <w:color w:val="008080"/>
          <w:sz w:val="20"/>
          <w:lang w:val="fr-CH"/>
        </w:rPr>
        <w:t>&gt;</w:t>
      </w:r>
    </w:p>
    <w:p w14:paraId="1D29FAF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fr-CH"/>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"parameter"</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"parameterType"</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"1"</w:t>
      </w:r>
      <w:r w:rsidRPr="00F07B9E">
        <w:rPr>
          <w:rFonts w:ascii="Consolas" w:hAnsi="Consolas" w:cs="Consolas"/>
          <w:sz w:val="20"/>
          <w:lang w:val="en-US"/>
        </w:rPr>
        <w:t xml:space="preserve"> </w:t>
      </w:r>
      <w:r w:rsidRPr="00F07B9E">
        <w:rPr>
          <w:rFonts w:ascii="Consolas" w:hAnsi="Consolas" w:cs="Consolas"/>
          <w:color w:val="7F007F"/>
          <w:sz w:val="20"/>
          <w:lang w:val="en-US"/>
        </w:rPr>
        <w:t>ma</w:t>
      </w:r>
      <w:r w:rsidRPr="00F07B9E">
        <w:rPr>
          <w:rFonts w:ascii="Consolas" w:hAnsi="Consolas" w:cs="Consolas"/>
          <w:color w:val="7F007F"/>
          <w:sz w:val="20"/>
          <w:lang w:val="en-US"/>
        </w:rPr>
        <w:t>x</w:t>
      </w:r>
      <w:r w:rsidRPr="00F07B9E">
        <w:rPr>
          <w:rFonts w:ascii="Consolas" w:hAnsi="Consolas" w:cs="Consolas"/>
          <w:color w:val="7F007F"/>
          <w:sz w:val="20"/>
          <w:lang w:val="en-US"/>
        </w:rPr>
        <w:t>Occurs</w:t>
      </w:r>
      <w:r w:rsidRPr="00F07B9E">
        <w:rPr>
          <w:rFonts w:ascii="Consolas" w:hAnsi="Consolas" w:cs="Consolas"/>
          <w:color w:val="000000"/>
          <w:sz w:val="20"/>
          <w:lang w:val="en-US"/>
        </w:rPr>
        <w:t>=</w:t>
      </w:r>
      <w:r w:rsidRPr="00F07B9E">
        <w:rPr>
          <w:rFonts w:ascii="Consolas" w:hAnsi="Consolas" w:cs="Consolas"/>
          <w:i/>
          <w:iCs/>
          <w:color w:val="2A00FF"/>
          <w:sz w:val="20"/>
          <w:lang w:val="en-US"/>
        </w:rPr>
        <w:t>"unbounded"</w:t>
      </w:r>
      <w:r w:rsidRPr="00F07B9E">
        <w:rPr>
          <w:rFonts w:ascii="Consolas" w:hAnsi="Consolas" w:cs="Consolas"/>
          <w:sz w:val="20"/>
          <w:lang w:val="en-US"/>
        </w:rPr>
        <w:t xml:space="preserve"> </w:t>
      </w:r>
      <w:r w:rsidRPr="00F07B9E">
        <w:rPr>
          <w:rFonts w:ascii="Consolas" w:hAnsi="Consolas" w:cs="Consolas"/>
          <w:color w:val="008080"/>
          <w:sz w:val="20"/>
          <w:lang w:val="en-US"/>
        </w:rPr>
        <w:t>/&gt;</w:t>
      </w:r>
    </w:p>
    <w:p w14:paraId="6E8E376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60F0BB3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color w:val="008080"/>
          <w:sz w:val="20"/>
          <w:lang w:val="en-US"/>
        </w:rPr>
        <w:t>&gt;</w:t>
      </w:r>
    </w:p>
    <w:p w14:paraId="0E4C1C5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p>
    <w:p w14:paraId="18E898F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complex type parameter --&gt;</w:t>
      </w:r>
    </w:p>
    <w:p w14:paraId="2E400CC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"parameterType"</w:t>
      </w:r>
      <w:r w:rsidRPr="00F07B9E">
        <w:rPr>
          <w:rFonts w:ascii="Consolas" w:hAnsi="Consolas" w:cs="Consolas"/>
          <w:color w:val="008080"/>
          <w:sz w:val="20"/>
          <w:lang w:val="en-US"/>
        </w:rPr>
        <w:t>&gt;</w:t>
      </w:r>
    </w:p>
    <w:p w14:paraId="6A36DCB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xs:annotation</w:t>
      </w:r>
      <w:r w:rsidRPr="00F07B9E">
        <w:rPr>
          <w:rFonts w:ascii="Consolas" w:hAnsi="Consolas" w:cs="Consolas"/>
          <w:color w:val="008080"/>
          <w:sz w:val="20"/>
          <w:lang w:val="en-US"/>
        </w:rPr>
        <w:t>&gt;</w:t>
      </w:r>
    </w:p>
    <w:p w14:paraId="55BF7CE7" w14:textId="77777777" w:rsidR="00814B07" w:rsidRPr="00E74ABD"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E74ABD">
        <w:rPr>
          <w:rFonts w:ascii="Consolas" w:hAnsi="Consolas" w:cs="Consolas"/>
          <w:color w:val="008080"/>
          <w:sz w:val="20"/>
          <w:lang w:val="en-US"/>
        </w:rPr>
        <w:t>&lt;</w:t>
      </w:r>
      <w:r w:rsidRPr="00E74ABD">
        <w:rPr>
          <w:rFonts w:ascii="Consolas" w:hAnsi="Consolas" w:cs="Consolas"/>
          <w:color w:val="3F7F7F"/>
          <w:sz w:val="20"/>
          <w:lang w:val="en-US"/>
        </w:rPr>
        <w:t>xs:documentation</w:t>
      </w:r>
      <w:r w:rsidRPr="00E74ABD">
        <w:rPr>
          <w:rFonts w:ascii="Consolas" w:hAnsi="Consolas" w:cs="Consolas"/>
          <w:color w:val="008080"/>
          <w:sz w:val="20"/>
          <w:lang w:val="en-US"/>
        </w:rPr>
        <w:t>&gt;</w:t>
      </w:r>
    </w:p>
    <w:p w14:paraId="2E278AE0" w14:textId="77777777" w:rsidR="00814B07" w:rsidRPr="00E74ABD" w:rsidRDefault="00814B07" w:rsidP="00814B07">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Parameter of a routine</w:t>
      </w:r>
    </w:p>
    <w:p w14:paraId="3E078EDD" w14:textId="77777777" w:rsidR="00814B07" w:rsidRPr="00E74ABD" w:rsidRDefault="00814B07" w:rsidP="00814B07">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E74ABD">
        <w:rPr>
          <w:rFonts w:ascii="Consolas" w:hAnsi="Consolas" w:cs="Consolas"/>
          <w:color w:val="008080"/>
          <w:sz w:val="20"/>
          <w:lang w:val="en-US"/>
        </w:rPr>
        <w:t>&lt;/</w:t>
      </w:r>
      <w:r w:rsidRPr="00E74ABD">
        <w:rPr>
          <w:rFonts w:ascii="Consolas" w:hAnsi="Consolas" w:cs="Consolas"/>
          <w:color w:val="3F7F7F"/>
          <w:sz w:val="20"/>
          <w:lang w:val="en-US"/>
        </w:rPr>
        <w:t>xs:documentation</w:t>
      </w:r>
      <w:r w:rsidRPr="00E74ABD">
        <w:rPr>
          <w:rFonts w:ascii="Consolas" w:hAnsi="Consolas" w:cs="Consolas"/>
          <w:color w:val="008080"/>
          <w:sz w:val="20"/>
          <w:lang w:val="en-US"/>
        </w:rPr>
        <w:t>&gt;</w:t>
      </w:r>
    </w:p>
    <w:p w14:paraId="430085C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xs:annotation</w:t>
      </w:r>
      <w:r w:rsidRPr="00F07B9E">
        <w:rPr>
          <w:rFonts w:ascii="Consolas" w:hAnsi="Consolas" w:cs="Consolas"/>
          <w:color w:val="008080"/>
          <w:sz w:val="20"/>
          <w:lang w:val="en-US"/>
        </w:rPr>
        <w:t>&gt;</w:t>
      </w:r>
    </w:p>
    <w:p w14:paraId="061A21A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3389DA2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name of parameter  --&gt;</w:t>
      </w:r>
    </w:p>
    <w:p w14:paraId="4A823BB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"name"</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color w:val="008080"/>
          <w:sz w:val="20"/>
          <w:lang w:val="en-US"/>
        </w:rPr>
        <w:t>/&gt;</w:t>
      </w:r>
    </w:p>
    <w:p w14:paraId="0139D4D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mode of parameter (IN, OUT, INOUT) --&gt;</w:t>
      </w:r>
    </w:p>
    <w:p w14:paraId="22A8060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"mode"</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color w:val="008080"/>
          <w:sz w:val="20"/>
          <w:lang w:val="en-US"/>
        </w:rPr>
        <w:t>/&gt;</w:t>
      </w:r>
    </w:p>
    <w:p w14:paraId="22FB983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xs:choice</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new in version 2.0: either built-in or structured --&gt;</w:t>
      </w:r>
    </w:p>
    <w:p w14:paraId="290BC71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43E0BF2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SQL:2008 data type of the column --&gt;</w:t>
      </w:r>
    </w:p>
    <w:p w14:paraId="20118FC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"type"</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"builtinTypeType"</w:t>
      </w:r>
      <w:r w:rsidRPr="00F07B9E">
        <w:rPr>
          <w:rFonts w:ascii="Consolas" w:hAnsi="Consolas" w:cs="Consolas"/>
          <w:sz w:val="20"/>
          <w:lang w:val="en-US"/>
        </w:rPr>
        <w:t xml:space="preserve"> </w:t>
      </w:r>
      <w:r w:rsidRPr="00F07B9E">
        <w:rPr>
          <w:rFonts w:ascii="Consolas" w:hAnsi="Consolas" w:cs="Consolas"/>
          <w:color w:val="008080"/>
          <w:sz w:val="20"/>
          <w:lang w:val="en-US"/>
        </w:rPr>
        <w:t>/&gt;</w:t>
      </w:r>
    </w:p>
    <w:p w14:paraId="5CC4757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ab/>
        <w:t xml:space="preserve">        </w:t>
      </w:r>
      <w:r w:rsidRPr="00F07B9E">
        <w:rPr>
          <w:rFonts w:ascii="Consolas" w:hAnsi="Consolas" w:cs="Consolas"/>
          <w:color w:val="3F5FBF"/>
          <w:sz w:val="20"/>
          <w:lang w:val="en-US"/>
        </w:rPr>
        <w:t>&lt;!-- original data type of the column --&gt;</w:t>
      </w:r>
    </w:p>
    <w:p w14:paraId="77DA4ED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ab/>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"typeOriginal"</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0D0F38F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1C0931A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ab/>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new in version 2.0 --&gt;</w:t>
      </w:r>
    </w:p>
    <w:p w14:paraId="27C37A7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ab/>
        <w:t xml:space="preserve">        </w:t>
      </w:r>
      <w:r w:rsidRPr="00F07B9E">
        <w:rPr>
          <w:rFonts w:ascii="Consolas" w:hAnsi="Consolas" w:cs="Consolas"/>
          <w:color w:val="3F5FBF"/>
          <w:sz w:val="20"/>
          <w:lang w:val="en-US"/>
        </w:rPr>
        <w:t>&lt;!-- SQL:2008 schema of UDT name of the column (new in version 2.0) --&gt;</w:t>
      </w:r>
    </w:p>
    <w:p w14:paraId="113CE43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ab/>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"typeSchema"</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008080"/>
          <w:sz w:val="20"/>
          <w:lang w:val="en-US"/>
        </w:rPr>
        <w:t>/&gt;</w:t>
      </w:r>
    </w:p>
    <w:p w14:paraId="680B0CE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lastRenderedPageBreak/>
        <w:tab/>
        <w:t xml:space="preserve">        </w:t>
      </w:r>
      <w:r w:rsidRPr="00F07B9E">
        <w:rPr>
          <w:rFonts w:ascii="Consolas" w:hAnsi="Consolas" w:cs="Consolas"/>
          <w:color w:val="3F5FBF"/>
          <w:sz w:val="20"/>
          <w:lang w:val="en-US"/>
        </w:rPr>
        <w:t>&lt;!-- SQL:2008 name of UDT of the column (new in version 2.0) --&gt;</w:t>
      </w:r>
    </w:p>
    <w:p w14:paraId="0AFB09B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ab/>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"typeName"</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008080"/>
          <w:sz w:val="20"/>
          <w:lang w:val="en-US"/>
        </w:rPr>
        <w:t>/&gt;</w:t>
      </w:r>
    </w:p>
    <w:p w14:paraId="5BB02E0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ab/>
        <w:t xml:space="preserve">        </w:t>
      </w:r>
      <w:r w:rsidRPr="00F07B9E">
        <w:rPr>
          <w:rFonts w:ascii="Consolas" w:hAnsi="Consolas" w:cs="Consolas"/>
          <w:color w:val="3F5FBF"/>
          <w:sz w:val="20"/>
          <w:lang w:val="en-US"/>
        </w:rPr>
        <w:t>&lt;!-- SQL:2008 attribute list of the column (new in version 2.0) --&gt;</w:t>
      </w:r>
    </w:p>
    <w:p w14:paraId="10E2DB7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ab/>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"parameterFields"</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"parameterFieldsType"</w:t>
      </w:r>
      <w:r w:rsidRPr="00F07B9E">
        <w:rPr>
          <w:rFonts w:ascii="Consolas" w:hAnsi="Consolas" w:cs="Consolas"/>
          <w:sz w:val="20"/>
          <w:lang w:val="en-US"/>
        </w:rPr>
        <w:t xml:space="preserve"> </w:t>
      </w:r>
      <w:r w:rsidRPr="00F07B9E">
        <w:rPr>
          <w:rFonts w:ascii="Consolas" w:hAnsi="Consolas" w:cs="Consolas"/>
          <w:color w:val="7F007F"/>
          <w:sz w:val="20"/>
          <w:lang w:val="en-US"/>
        </w:rPr>
        <w:t>minO</w:t>
      </w:r>
      <w:r w:rsidRPr="00F07B9E">
        <w:rPr>
          <w:rFonts w:ascii="Consolas" w:hAnsi="Consolas" w:cs="Consolas"/>
          <w:color w:val="7F007F"/>
          <w:sz w:val="20"/>
          <w:lang w:val="en-US"/>
        </w:rPr>
        <w:t>c</w:t>
      </w:r>
      <w:r w:rsidRPr="00F07B9E">
        <w:rPr>
          <w:rFonts w:ascii="Consolas" w:hAnsi="Consolas" w:cs="Consolas"/>
          <w:color w:val="7F007F"/>
          <w:sz w:val="20"/>
          <w:lang w:val="en-US"/>
        </w:rPr>
        <w:t>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6A0A806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ab/>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2FEBF7C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xs:choice</w:t>
      </w:r>
      <w:r w:rsidRPr="00F07B9E">
        <w:rPr>
          <w:rFonts w:ascii="Consolas" w:hAnsi="Consolas" w:cs="Consolas"/>
          <w:color w:val="008080"/>
          <w:sz w:val="20"/>
          <w:lang w:val="en-US"/>
        </w:rPr>
        <w:t>&gt;</w:t>
      </w:r>
    </w:p>
    <w:p w14:paraId="0A8CA43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description of the parameter's meaning and content --&gt;</w:t>
      </w:r>
    </w:p>
    <w:p w14:paraId="5085C56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"description"</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36F2C2F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1A2DEFD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color w:val="008080"/>
          <w:sz w:val="20"/>
          <w:lang w:val="en-US"/>
        </w:rPr>
        <w:t>&gt;</w:t>
      </w:r>
    </w:p>
    <w:p w14:paraId="6F5800B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p>
    <w:p w14:paraId="1E1F9FD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complex type parameterFields (new in version 2.0) --&gt;</w:t>
      </w:r>
    </w:p>
    <w:p w14:paraId="3E4368E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 xml:space="preserve">xs:complexType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"parameterFieldsType"</w:t>
      </w:r>
      <w:r w:rsidRPr="00F07B9E">
        <w:rPr>
          <w:rFonts w:ascii="Consolas" w:hAnsi="Consolas" w:cs="Consolas"/>
          <w:color w:val="008080"/>
          <w:sz w:val="20"/>
          <w:lang w:val="en-US"/>
        </w:rPr>
        <w:t>&gt;</w:t>
      </w:r>
    </w:p>
    <w:p w14:paraId="3B1C141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xs:annotation</w:t>
      </w:r>
      <w:r w:rsidRPr="00F07B9E">
        <w:rPr>
          <w:rFonts w:ascii="Consolas" w:hAnsi="Consolas" w:cs="Consolas"/>
          <w:color w:val="008080"/>
          <w:sz w:val="20"/>
          <w:lang w:val="en-US"/>
        </w:rPr>
        <w:t>&gt;</w:t>
      </w:r>
    </w:p>
    <w:p w14:paraId="3F3AF28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xs:documentation</w:t>
      </w:r>
      <w:r w:rsidRPr="00F07B9E">
        <w:rPr>
          <w:rFonts w:ascii="Consolas" w:hAnsi="Consolas" w:cs="Consolas"/>
          <w:color w:val="008080"/>
          <w:sz w:val="20"/>
          <w:lang w:val="en-US"/>
        </w:rPr>
        <w:t>&gt;</w:t>
      </w:r>
    </w:p>
    <w:p w14:paraId="5377AFF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List of fields of a parameter</w:t>
      </w:r>
    </w:p>
    <w:p w14:paraId="31A5642D"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en-US"/>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3100F1F5"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xs:annotation</w:t>
      </w:r>
      <w:r w:rsidRPr="00F07B9E">
        <w:rPr>
          <w:rFonts w:ascii="Consolas" w:hAnsi="Consolas" w:cs="Consolas"/>
          <w:color w:val="008080"/>
          <w:sz w:val="20"/>
          <w:lang w:val="fr-CH"/>
        </w:rPr>
        <w:t>&gt;</w:t>
      </w:r>
    </w:p>
    <w:p w14:paraId="0C4F1528"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xs:sequence</w:t>
      </w:r>
      <w:r w:rsidRPr="00F07B9E">
        <w:rPr>
          <w:rFonts w:ascii="Consolas" w:hAnsi="Consolas" w:cs="Consolas"/>
          <w:color w:val="008080"/>
          <w:sz w:val="20"/>
          <w:lang w:val="fr-CH"/>
        </w:rPr>
        <w:t>&gt;</w:t>
      </w:r>
    </w:p>
    <w:p w14:paraId="50EB482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fr-CH"/>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"parameterField"</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"parameterFieldType"</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"1"</w:t>
      </w:r>
      <w:r w:rsidRPr="00F07B9E">
        <w:rPr>
          <w:rFonts w:ascii="Consolas" w:hAnsi="Consolas" w:cs="Consolas"/>
          <w:sz w:val="20"/>
          <w:lang w:val="en-US"/>
        </w:rPr>
        <w:t xml:space="preserve"> </w:t>
      </w:r>
      <w:r w:rsidRPr="00F07B9E">
        <w:rPr>
          <w:rFonts w:ascii="Consolas" w:hAnsi="Consolas" w:cs="Consolas"/>
          <w:color w:val="7F007F"/>
          <w:sz w:val="20"/>
          <w:lang w:val="en-US"/>
        </w:rPr>
        <w:t>maxOccurs</w:t>
      </w:r>
      <w:r w:rsidRPr="00F07B9E">
        <w:rPr>
          <w:rFonts w:ascii="Consolas" w:hAnsi="Consolas" w:cs="Consolas"/>
          <w:color w:val="000000"/>
          <w:sz w:val="20"/>
          <w:lang w:val="en-US"/>
        </w:rPr>
        <w:t>=</w:t>
      </w:r>
      <w:r w:rsidRPr="00F07B9E">
        <w:rPr>
          <w:rFonts w:ascii="Consolas" w:hAnsi="Consolas" w:cs="Consolas"/>
          <w:i/>
          <w:iCs/>
          <w:color w:val="2A00FF"/>
          <w:sz w:val="20"/>
          <w:lang w:val="en-US"/>
        </w:rPr>
        <w:t>"unbounded"</w:t>
      </w:r>
      <w:r w:rsidRPr="00F07B9E">
        <w:rPr>
          <w:rFonts w:ascii="Consolas" w:hAnsi="Consolas" w:cs="Consolas"/>
          <w:sz w:val="20"/>
          <w:lang w:val="en-US"/>
        </w:rPr>
        <w:t xml:space="preserve"> </w:t>
      </w:r>
      <w:r w:rsidRPr="00F07B9E">
        <w:rPr>
          <w:rFonts w:ascii="Consolas" w:hAnsi="Consolas" w:cs="Consolas"/>
          <w:color w:val="008080"/>
          <w:sz w:val="20"/>
          <w:lang w:val="en-US"/>
        </w:rPr>
        <w:t>/&gt;</w:t>
      </w:r>
    </w:p>
    <w:p w14:paraId="6D3B782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1D7D394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color w:val="008080"/>
          <w:sz w:val="20"/>
          <w:lang w:val="en-US"/>
        </w:rPr>
        <w:t>&gt;</w:t>
      </w:r>
    </w:p>
    <w:p w14:paraId="680BFD3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p>
    <w:p w14:paraId="2EFEE4D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complex type for type of a parameter or a parameter field (new in version 2.0) --&gt;</w:t>
      </w:r>
    </w:p>
    <w:p w14:paraId="039D606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"parameterFieldType"</w:t>
      </w:r>
      <w:r w:rsidRPr="00F07B9E">
        <w:rPr>
          <w:rFonts w:ascii="Consolas" w:hAnsi="Consolas" w:cs="Consolas"/>
          <w:color w:val="008080"/>
          <w:sz w:val="20"/>
          <w:lang w:val="en-US"/>
        </w:rPr>
        <w:t>&gt;</w:t>
      </w:r>
    </w:p>
    <w:p w14:paraId="4788ED0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xs:annotation</w:t>
      </w:r>
      <w:r w:rsidRPr="00F07B9E">
        <w:rPr>
          <w:rFonts w:ascii="Consolas" w:hAnsi="Consolas" w:cs="Consolas"/>
          <w:color w:val="008080"/>
          <w:sz w:val="20"/>
          <w:lang w:val="en-US"/>
        </w:rPr>
        <w:t>&gt;</w:t>
      </w:r>
    </w:p>
    <w:p w14:paraId="6AFAA8B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xs:documentation</w:t>
      </w:r>
      <w:r w:rsidRPr="00F07B9E">
        <w:rPr>
          <w:rFonts w:ascii="Consolas" w:hAnsi="Consolas" w:cs="Consolas"/>
          <w:color w:val="008080"/>
          <w:sz w:val="20"/>
          <w:lang w:val="en-US"/>
        </w:rPr>
        <w:t>&gt;</w:t>
      </w:r>
    </w:p>
    <w:p w14:paraId="2D27800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Field element describing the type of a parameter or a parameter field</w:t>
      </w:r>
    </w:p>
    <w:p w14:paraId="5F663BDE"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en-US"/>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70139281"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xs:annotation</w:t>
      </w:r>
      <w:r w:rsidRPr="00F07B9E">
        <w:rPr>
          <w:rFonts w:ascii="Consolas" w:hAnsi="Consolas" w:cs="Consolas"/>
          <w:color w:val="008080"/>
          <w:sz w:val="20"/>
          <w:lang w:val="fr-CH"/>
        </w:rPr>
        <w:t>&gt;</w:t>
      </w:r>
    </w:p>
    <w:p w14:paraId="39E85D6B"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xs:sequence</w:t>
      </w:r>
      <w:r w:rsidRPr="00F07B9E">
        <w:rPr>
          <w:rFonts w:ascii="Consolas" w:hAnsi="Consolas" w:cs="Consolas"/>
          <w:color w:val="008080"/>
          <w:sz w:val="20"/>
          <w:lang w:val="fr-CH"/>
        </w:rPr>
        <w:t>&gt;</w:t>
      </w:r>
    </w:p>
    <w:p w14:paraId="2254A3C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fr-CH"/>
        </w:rPr>
        <w:t xml:space="preserve">      </w:t>
      </w:r>
      <w:r w:rsidRPr="00F07B9E">
        <w:rPr>
          <w:rFonts w:ascii="Consolas" w:hAnsi="Consolas" w:cs="Consolas"/>
          <w:color w:val="3F5FBF"/>
          <w:sz w:val="20"/>
          <w:lang w:val="en-US"/>
        </w:rPr>
        <w:t>&lt;!-- SQL:2008 attribute list of the column (new in version 2.0) --&gt;</w:t>
      </w:r>
    </w:p>
    <w:p w14:paraId="241B848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"parameterFields"</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"parameterFieldsType"</w:t>
      </w:r>
      <w:r w:rsidRPr="00F07B9E">
        <w:rPr>
          <w:rFonts w:ascii="Consolas" w:hAnsi="Consolas" w:cs="Consolas"/>
          <w:sz w:val="20"/>
          <w:lang w:val="en-US"/>
        </w:rPr>
        <w:t xml:space="preserve"> </w:t>
      </w:r>
      <w:r w:rsidRPr="00F07B9E">
        <w:rPr>
          <w:rFonts w:ascii="Consolas" w:hAnsi="Consolas" w:cs="Consolas"/>
          <w:color w:val="7F007F"/>
          <w:sz w:val="20"/>
          <w:lang w:val="en-US"/>
        </w:rPr>
        <w:t>minO</w:t>
      </w:r>
      <w:r w:rsidRPr="00F07B9E">
        <w:rPr>
          <w:rFonts w:ascii="Consolas" w:hAnsi="Consolas" w:cs="Consolas"/>
          <w:color w:val="7F007F"/>
          <w:sz w:val="20"/>
          <w:lang w:val="en-US"/>
        </w:rPr>
        <w:t>c</w:t>
      </w:r>
      <w:r w:rsidRPr="00F07B9E">
        <w:rPr>
          <w:rFonts w:ascii="Consolas" w:hAnsi="Consolas" w:cs="Consolas"/>
          <w:color w:val="7F007F"/>
          <w:sz w:val="20"/>
          <w:lang w:val="en-US"/>
        </w:rPr>
        <w:t>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4EB6E45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description of the parameter field's meaning and content --&gt;</w:t>
      </w:r>
    </w:p>
    <w:p w14:paraId="596390A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"description"</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5BB18B2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4534E06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color w:val="008080"/>
          <w:sz w:val="20"/>
          <w:lang w:val="en-US"/>
        </w:rPr>
        <w:t>&gt;</w:t>
      </w:r>
    </w:p>
    <w:p w14:paraId="18921CA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p>
    <w:p w14:paraId="3861D37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complex type users --&gt;</w:t>
      </w:r>
    </w:p>
    <w:p w14:paraId="1BFB2B5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"usersType"</w:t>
      </w:r>
      <w:r w:rsidRPr="00F07B9E">
        <w:rPr>
          <w:rFonts w:ascii="Consolas" w:hAnsi="Consolas" w:cs="Consolas"/>
          <w:color w:val="008080"/>
          <w:sz w:val="20"/>
          <w:lang w:val="en-US"/>
        </w:rPr>
        <w:t>&gt;</w:t>
      </w:r>
    </w:p>
    <w:p w14:paraId="0DB9922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xs:annotation</w:t>
      </w:r>
      <w:r w:rsidRPr="00F07B9E">
        <w:rPr>
          <w:rFonts w:ascii="Consolas" w:hAnsi="Consolas" w:cs="Consolas"/>
          <w:color w:val="008080"/>
          <w:sz w:val="20"/>
          <w:lang w:val="en-US"/>
        </w:rPr>
        <w:t>&gt;</w:t>
      </w:r>
    </w:p>
    <w:p w14:paraId="23289FD6"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en-US"/>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68889B06"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List of users</w:t>
      </w:r>
    </w:p>
    <w:p w14:paraId="5BB01D8E"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0E6AAB6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fr-CH"/>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xs:annotation</w:t>
      </w:r>
      <w:r w:rsidRPr="00F07B9E">
        <w:rPr>
          <w:rFonts w:ascii="Consolas" w:hAnsi="Consolas" w:cs="Consolas"/>
          <w:color w:val="008080"/>
          <w:sz w:val="20"/>
          <w:lang w:val="en-US"/>
        </w:rPr>
        <w:t>&gt;</w:t>
      </w:r>
    </w:p>
    <w:p w14:paraId="2D3E479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494D360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"user"</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"userType"</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"1"</w:t>
      </w:r>
      <w:r w:rsidRPr="00F07B9E">
        <w:rPr>
          <w:rFonts w:ascii="Consolas" w:hAnsi="Consolas" w:cs="Consolas"/>
          <w:sz w:val="20"/>
          <w:lang w:val="en-US"/>
        </w:rPr>
        <w:t xml:space="preserve"> </w:t>
      </w:r>
      <w:r w:rsidRPr="00F07B9E">
        <w:rPr>
          <w:rFonts w:ascii="Consolas" w:hAnsi="Consolas" w:cs="Consolas"/>
          <w:color w:val="7F007F"/>
          <w:sz w:val="20"/>
          <w:lang w:val="en-US"/>
        </w:rPr>
        <w:t>maxOccurs</w:t>
      </w:r>
      <w:r w:rsidRPr="00F07B9E">
        <w:rPr>
          <w:rFonts w:ascii="Consolas" w:hAnsi="Consolas" w:cs="Consolas"/>
          <w:color w:val="000000"/>
          <w:sz w:val="20"/>
          <w:lang w:val="en-US"/>
        </w:rPr>
        <w:t>=</w:t>
      </w:r>
      <w:r w:rsidRPr="00F07B9E">
        <w:rPr>
          <w:rFonts w:ascii="Consolas" w:hAnsi="Consolas" w:cs="Consolas"/>
          <w:i/>
          <w:iCs/>
          <w:color w:val="2A00FF"/>
          <w:sz w:val="20"/>
          <w:lang w:val="en-US"/>
        </w:rPr>
        <w:t>"unbounded"</w:t>
      </w:r>
      <w:r w:rsidRPr="00F07B9E">
        <w:rPr>
          <w:rFonts w:ascii="Consolas" w:hAnsi="Consolas" w:cs="Consolas"/>
          <w:sz w:val="20"/>
          <w:lang w:val="en-US"/>
        </w:rPr>
        <w:t xml:space="preserve"> </w:t>
      </w:r>
      <w:r w:rsidRPr="00F07B9E">
        <w:rPr>
          <w:rFonts w:ascii="Consolas" w:hAnsi="Consolas" w:cs="Consolas"/>
          <w:color w:val="008080"/>
          <w:sz w:val="20"/>
          <w:lang w:val="en-US"/>
        </w:rPr>
        <w:t>/&gt;</w:t>
      </w:r>
    </w:p>
    <w:p w14:paraId="321ECA5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62463C7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color w:val="008080"/>
          <w:sz w:val="20"/>
          <w:lang w:val="en-US"/>
        </w:rPr>
        <w:t>&gt;</w:t>
      </w:r>
    </w:p>
    <w:p w14:paraId="3B8B2DB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p>
    <w:p w14:paraId="6564FEE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complex type user --&gt;</w:t>
      </w:r>
    </w:p>
    <w:p w14:paraId="6E93935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"userType"</w:t>
      </w:r>
      <w:r w:rsidRPr="00F07B9E">
        <w:rPr>
          <w:rFonts w:ascii="Consolas" w:hAnsi="Consolas" w:cs="Consolas"/>
          <w:color w:val="008080"/>
          <w:sz w:val="20"/>
          <w:lang w:val="en-US"/>
        </w:rPr>
        <w:t>&gt;</w:t>
      </w:r>
    </w:p>
    <w:p w14:paraId="2E88965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xs:annotation</w:t>
      </w:r>
      <w:r w:rsidRPr="00F07B9E">
        <w:rPr>
          <w:rFonts w:ascii="Consolas" w:hAnsi="Consolas" w:cs="Consolas"/>
          <w:color w:val="008080"/>
          <w:sz w:val="20"/>
          <w:lang w:val="en-US"/>
        </w:rPr>
        <w:t>&gt;</w:t>
      </w:r>
    </w:p>
    <w:p w14:paraId="48FCA614" w14:textId="77777777" w:rsidR="00814B07" w:rsidRPr="00E74ABD"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lastRenderedPageBreak/>
        <w:t xml:space="preserve">      </w:t>
      </w:r>
      <w:r w:rsidRPr="00E74ABD">
        <w:rPr>
          <w:rFonts w:ascii="Consolas" w:hAnsi="Consolas" w:cs="Consolas"/>
          <w:color w:val="008080"/>
          <w:sz w:val="20"/>
          <w:lang w:val="en-US"/>
        </w:rPr>
        <w:t>&lt;</w:t>
      </w:r>
      <w:r w:rsidRPr="00E74ABD">
        <w:rPr>
          <w:rFonts w:ascii="Consolas" w:hAnsi="Consolas" w:cs="Consolas"/>
          <w:color w:val="3F7F7F"/>
          <w:sz w:val="20"/>
          <w:lang w:val="en-US"/>
        </w:rPr>
        <w:t>xs:documentation</w:t>
      </w:r>
      <w:r w:rsidRPr="00E74ABD">
        <w:rPr>
          <w:rFonts w:ascii="Consolas" w:hAnsi="Consolas" w:cs="Consolas"/>
          <w:color w:val="008080"/>
          <w:sz w:val="20"/>
          <w:lang w:val="en-US"/>
        </w:rPr>
        <w:t>&gt;</w:t>
      </w:r>
    </w:p>
    <w:p w14:paraId="1F7C2DA0" w14:textId="77777777" w:rsidR="00814B07" w:rsidRPr="00E74ABD" w:rsidRDefault="00814B07" w:rsidP="00814B07">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User</w:t>
      </w:r>
    </w:p>
    <w:p w14:paraId="79EF1D3A" w14:textId="77777777" w:rsidR="00814B07" w:rsidRPr="00E74ABD" w:rsidRDefault="00814B07" w:rsidP="00814B07">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E74ABD">
        <w:rPr>
          <w:rFonts w:ascii="Consolas" w:hAnsi="Consolas" w:cs="Consolas"/>
          <w:color w:val="008080"/>
          <w:sz w:val="20"/>
          <w:lang w:val="en-US"/>
        </w:rPr>
        <w:t>&lt;/</w:t>
      </w:r>
      <w:r w:rsidRPr="00E74ABD">
        <w:rPr>
          <w:rFonts w:ascii="Consolas" w:hAnsi="Consolas" w:cs="Consolas"/>
          <w:color w:val="3F7F7F"/>
          <w:sz w:val="20"/>
          <w:lang w:val="en-US"/>
        </w:rPr>
        <w:t>xs:documentation</w:t>
      </w:r>
      <w:r w:rsidRPr="00E74ABD">
        <w:rPr>
          <w:rFonts w:ascii="Consolas" w:hAnsi="Consolas" w:cs="Consolas"/>
          <w:color w:val="008080"/>
          <w:sz w:val="20"/>
          <w:lang w:val="en-US"/>
        </w:rPr>
        <w:t>&gt;</w:t>
      </w:r>
    </w:p>
    <w:p w14:paraId="65412C8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xs:annotation</w:t>
      </w:r>
      <w:r w:rsidRPr="00F07B9E">
        <w:rPr>
          <w:rFonts w:ascii="Consolas" w:hAnsi="Consolas" w:cs="Consolas"/>
          <w:color w:val="008080"/>
          <w:sz w:val="20"/>
          <w:lang w:val="en-US"/>
        </w:rPr>
        <w:t>&gt;</w:t>
      </w:r>
    </w:p>
    <w:p w14:paraId="105758C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01F549D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user name --&gt;</w:t>
      </w:r>
    </w:p>
    <w:p w14:paraId="3A1EB9D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"name"</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color w:val="008080"/>
          <w:sz w:val="20"/>
          <w:lang w:val="en-US"/>
        </w:rPr>
        <w:t>/&gt;</w:t>
      </w:r>
    </w:p>
    <w:p w14:paraId="47CD175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description of the user's meaning and content --&gt;</w:t>
      </w:r>
    </w:p>
    <w:p w14:paraId="220492F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"description"</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2485B51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3881EEA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color w:val="008080"/>
          <w:sz w:val="20"/>
          <w:lang w:val="en-US"/>
        </w:rPr>
        <w:t>&gt;</w:t>
      </w:r>
    </w:p>
    <w:p w14:paraId="6BAD63B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p>
    <w:p w14:paraId="75D6742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complex type roles --&gt;</w:t>
      </w:r>
    </w:p>
    <w:p w14:paraId="3F323FD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"rolesType"</w:t>
      </w:r>
      <w:r w:rsidRPr="00F07B9E">
        <w:rPr>
          <w:rFonts w:ascii="Consolas" w:hAnsi="Consolas" w:cs="Consolas"/>
          <w:color w:val="008080"/>
          <w:sz w:val="20"/>
          <w:lang w:val="en-US"/>
        </w:rPr>
        <w:t>&gt;</w:t>
      </w:r>
    </w:p>
    <w:p w14:paraId="05C85FA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xs:annotation</w:t>
      </w:r>
      <w:r w:rsidRPr="00F07B9E">
        <w:rPr>
          <w:rFonts w:ascii="Consolas" w:hAnsi="Consolas" w:cs="Consolas"/>
          <w:color w:val="008080"/>
          <w:sz w:val="20"/>
          <w:lang w:val="en-US"/>
        </w:rPr>
        <w:t>&gt;</w:t>
      </w:r>
    </w:p>
    <w:p w14:paraId="730A016C"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en-US"/>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61E58D2F"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List of roles</w:t>
      </w:r>
    </w:p>
    <w:p w14:paraId="3E663524"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72118396"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xs:annotation</w:t>
      </w:r>
      <w:r w:rsidRPr="00F07B9E">
        <w:rPr>
          <w:rFonts w:ascii="Consolas" w:hAnsi="Consolas" w:cs="Consolas"/>
          <w:color w:val="008080"/>
          <w:sz w:val="20"/>
          <w:lang w:val="fr-CH"/>
        </w:rPr>
        <w:t>&gt;</w:t>
      </w:r>
    </w:p>
    <w:p w14:paraId="24F205B5"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xs:sequence</w:t>
      </w:r>
      <w:r w:rsidRPr="00F07B9E">
        <w:rPr>
          <w:rFonts w:ascii="Consolas" w:hAnsi="Consolas" w:cs="Consolas"/>
          <w:color w:val="008080"/>
          <w:sz w:val="20"/>
          <w:lang w:val="fr-CH"/>
        </w:rPr>
        <w:t>&gt;</w:t>
      </w:r>
    </w:p>
    <w:p w14:paraId="73D1C01A"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xs:element</w:t>
      </w:r>
      <w:r w:rsidRPr="00F07B9E">
        <w:rPr>
          <w:rFonts w:ascii="Consolas" w:hAnsi="Consolas" w:cs="Consolas"/>
          <w:sz w:val="20"/>
          <w:lang w:val="fr-CH"/>
        </w:rPr>
        <w:t xml:space="preserve"> </w:t>
      </w:r>
      <w:r w:rsidRPr="00F07B9E">
        <w:rPr>
          <w:rFonts w:ascii="Consolas" w:hAnsi="Consolas" w:cs="Consolas"/>
          <w:color w:val="7F007F"/>
          <w:sz w:val="20"/>
          <w:lang w:val="fr-CH"/>
        </w:rPr>
        <w:t>name</w:t>
      </w:r>
      <w:r w:rsidRPr="00F07B9E">
        <w:rPr>
          <w:rFonts w:ascii="Consolas" w:hAnsi="Consolas" w:cs="Consolas"/>
          <w:color w:val="000000"/>
          <w:sz w:val="20"/>
          <w:lang w:val="fr-CH"/>
        </w:rPr>
        <w:t>=</w:t>
      </w:r>
      <w:r w:rsidRPr="00F07B9E">
        <w:rPr>
          <w:rFonts w:ascii="Consolas" w:hAnsi="Consolas" w:cs="Consolas"/>
          <w:i/>
          <w:iCs/>
          <w:color w:val="2A00FF"/>
          <w:sz w:val="20"/>
          <w:lang w:val="fr-CH"/>
        </w:rPr>
        <w:t>"role"</w:t>
      </w:r>
      <w:r w:rsidRPr="00F07B9E">
        <w:rPr>
          <w:rFonts w:ascii="Consolas" w:hAnsi="Consolas" w:cs="Consolas"/>
          <w:sz w:val="20"/>
          <w:lang w:val="fr-CH"/>
        </w:rPr>
        <w:t xml:space="preserve"> </w:t>
      </w:r>
      <w:r w:rsidRPr="00F07B9E">
        <w:rPr>
          <w:rFonts w:ascii="Consolas" w:hAnsi="Consolas" w:cs="Consolas"/>
          <w:color w:val="7F007F"/>
          <w:sz w:val="20"/>
          <w:lang w:val="fr-CH"/>
        </w:rPr>
        <w:t>type</w:t>
      </w:r>
      <w:r w:rsidRPr="00F07B9E">
        <w:rPr>
          <w:rFonts w:ascii="Consolas" w:hAnsi="Consolas" w:cs="Consolas"/>
          <w:color w:val="000000"/>
          <w:sz w:val="20"/>
          <w:lang w:val="fr-CH"/>
        </w:rPr>
        <w:t>=</w:t>
      </w:r>
      <w:r w:rsidRPr="00F07B9E">
        <w:rPr>
          <w:rFonts w:ascii="Consolas" w:hAnsi="Consolas" w:cs="Consolas"/>
          <w:i/>
          <w:iCs/>
          <w:color w:val="2A00FF"/>
          <w:sz w:val="20"/>
          <w:lang w:val="fr-CH"/>
        </w:rPr>
        <w:t>"roleType"</w:t>
      </w:r>
      <w:r w:rsidRPr="00F07B9E">
        <w:rPr>
          <w:rFonts w:ascii="Consolas" w:hAnsi="Consolas" w:cs="Consolas"/>
          <w:sz w:val="20"/>
          <w:lang w:val="fr-CH"/>
        </w:rPr>
        <w:t xml:space="preserve"> </w:t>
      </w:r>
      <w:r w:rsidRPr="00F07B9E">
        <w:rPr>
          <w:rFonts w:ascii="Consolas" w:hAnsi="Consolas" w:cs="Consolas"/>
          <w:color w:val="7F007F"/>
          <w:sz w:val="20"/>
          <w:lang w:val="fr-CH"/>
        </w:rPr>
        <w:t>minOccurs</w:t>
      </w:r>
      <w:r w:rsidRPr="00F07B9E">
        <w:rPr>
          <w:rFonts w:ascii="Consolas" w:hAnsi="Consolas" w:cs="Consolas"/>
          <w:color w:val="000000"/>
          <w:sz w:val="20"/>
          <w:lang w:val="fr-CH"/>
        </w:rPr>
        <w:t>=</w:t>
      </w:r>
      <w:r w:rsidRPr="00F07B9E">
        <w:rPr>
          <w:rFonts w:ascii="Consolas" w:hAnsi="Consolas" w:cs="Consolas"/>
          <w:i/>
          <w:iCs/>
          <w:color w:val="2A00FF"/>
          <w:sz w:val="20"/>
          <w:lang w:val="fr-CH"/>
        </w:rPr>
        <w:t>"1"</w:t>
      </w:r>
      <w:r w:rsidRPr="00F07B9E">
        <w:rPr>
          <w:rFonts w:ascii="Consolas" w:hAnsi="Consolas" w:cs="Consolas"/>
          <w:sz w:val="20"/>
          <w:lang w:val="fr-CH"/>
        </w:rPr>
        <w:t xml:space="preserve"> </w:t>
      </w:r>
      <w:r w:rsidRPr="00F07B9E">
        <w:rPr>
          <w:rFonts w:ascii="Consolas" w:hAnsi="Consolas" w:cs="Consolas"/>
          <w:color w:val="7F007F"/>
          <w:sz w:val="20"/>
          <w:lang w:val="fr-CH"/>
        </w:rPr>
        <w:t>maxOccurs</w:t>
      </w:r>
      <w:r w:rsidRPr="00F07B9E">
        <w:rPr>
          <w:rFonts w:ascii="Consolas" w:hAnsi="Consolas" w:cs="Consolas"/>
          <w:color w:val="000000"/>
          <w:sz w:val="20"/>
          <w:lang w:val="fr-CH"/>
        </w:rPr>
        <w:t>=</w:t>
      </w:r>
      <w:r w:rsidRPr="00F07B9E">
        <w:rPr>
          <w:rFonts w:ascii="Consolas" w:hAnsi="Consolas" w:cs="Consolas"/>
          <w:i/>
          <w:iCs/>
          <w:color w:val="2A00FF"/>
          <w:sz w:val="20"/>
          <w:lang w:val="fr-CH"/>
        </w:rPr>
        <w:t>"unbounded"</w:t>
      </w:r>
      <w:r w:rsidRPr="00F07B9E">
        <w:rPr>
          <w:rFonts w:ascii="Consolas" w:hAnsi="Consolas" w:cs="Consolas"/>
          <w:sz w:val="20"/>
          <w:lang w:val="fr-CH"/>
        </w:rPr>
        <w:t xml:space="preserve"> </w:t>
      </w:r>
      <w:r w:rsidRPr="00F07B9E">
        <w:rPr>
          <w:rFonts w:ascii="Consolas" w:hAnsi="Consolas" w:cs="Consolas"/>
          <w:color w:val="008080"/>
          <w:sz w:val="20"/>
          <w:lang w:val="fr-CH"/>
        </w:rPr>
        <w:t>/&gt;</w:t>
      </w:r>
    </w:p>
    <w:p w14:paraId="50C38CFF"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xs:sequence</w:t>
      </w:r>
      <w:r w:rsidRPr="00F07B9E">
        <w:rPr>
          <w:rFonts w:ascii="Consolas" w:hAnsi="Consolas" w:cs="Consolas"/>
          <w:color w:val="008080"/>
          <w:sz w:val="20"/>
          <w:lang w:val="fr-CH"/>
        </w:rPr>
        <w:t>&gt;</w:t>
      </w:r>
    </w:p>
    <w:p w14:paraId="7904EDAC"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xs:complexType</w:t>
      </w:r>
      <w:r w:rsidRPr="00F07B9E">
        <w:rPr>
          <w:rFonts w:ascii="Consolas" w:hAnsi="Consolas" w:cs="Consolas"/>
          <w:color w:val="008080"/>
          <w:sz w:val="20"/>
          <w:lang w:val="fr-CH"/>
        </w:rPr>
        <w:t>&gt;</w:t>
      </w:r>
    </w:p>
    <w:p w14:paraId="4D1ED3EC"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p>
    <w:p w14:paraId="32B4E911"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3F5FBF"/>
          <w:sz w:val="20"/>
          <w:lang w:val="fr-CH"/>
        </w:rPr>
        <w:t>&lt;!-- complex type role --&gt;</w:t>
      </w:r>
    </w:p>
    <w:p w14:paraId="615DECF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fr-CH"/>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"roleType"</w:t>
      </w:r>
      <w:r w:rsidRPr="00F07B9E">
        <w:rPr>
          <w:rFonts w:ascii="Consolas" w:hAnsi="Consolas" w:cs="Consolas"/>
          <w:color w:val="008080"/>
          <w:sz w:val="20"/>
          <w:lang w:val="en-US"/>
        </w:rPr>
        <w:t>&gt;</w:t>
      </w:r>
    </w:p>
    <w:p w14:paraId="6B58BDF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xs:annotation</w:t>
      </w:r>
      <w:r w:rsidRPr="00F07B9E">
        <w:rPr>
          <w:rFonts w:ascii="Consolas" w:hAnsi="Consolas" w:cs="Consolas"/>
          <w:color w:val="008080"/>
          <w:sz w:val="20"/>
          <w:lang w:val="en-US"/>
        </w:rPr>
        <w:t>&gt;</w:t>
      </w:r>
    </w:p>
    <w:p w14:paraId="467D48DC"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en-US"/>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4F60F15E"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Role</w:t>
      </w:r>
    </w:p>
    <w:p w14:paraId="55188DFF"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2A0C4A3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fr-CH"/>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xs:annotation</w:t>
      </w:r>
      <w:r w:rsidRPr="00F07B9E">
        <w:rPr>
          <w:rFonts w:ascii="Consolas" w:hAnsi="Consolas" w:cs="Consolas"/>
          <w:color w:val="008080"/>
          <w:sz w:val="20"/>
          <w:lang w:val="en-US"/>
        </w:rPr>
        <w:t>&gt;</w:t>
      </w:r>
    </w:p>
    <w:p w14:paraId="34885DB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6E7F729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role name --&gt;</w:t>
      </w:r>
    </w:p>
    <w:p w14:paraId="2A5B1D0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"name"</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color w:val="008080"/>
          <w:sz w:val="20"/>
          <w:lang w:val="en-US"/>
        </w:rPr>
        <w:t>/&gt;</w:t>
      </w:r>
    </w:p>
    <w:p w14:paraId="0474CB2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role ADMIN (user or role) --&gt;</w:t>
      </w:r>
    </w:p>
    <w:p w14:paraId="0FA1EFC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"admin"</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color w:val="008080"/>
          <w:sz w:val="20"/>
          <w:lang w:val="en-US"/>
        </w:rPr>
        <w:t>/&gt;</w:t>
      </w:r>
    </w:p>
    <w:p w14:paraId="5277AA7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description of the role's meaning and content --&gt;</w:t>
      </w:r>
    </w:p>
    <w:p w14:paraId="53D43C0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"description"</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101092D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66DF27D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color w:val="008080"/>
          <w:sz w:val="20"/>
          <w:lang w:val="en-US"/>
        </w:rPr>
        <w:t>&gt;</w:t>
      </w:r>
    </w:p>
    <w:p w14:paraId="1A07364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p>
    <w:p w14:paraId="21B8E70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complex type privileges --&gt;</w:t>
      </w:r>
    </w:p>
    <w:p w14:paraId="4D82DC3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"privilegesType"</w:t>
      </w:r>
      <w:r w:rsidRPr="00F07B9E">
        <w:rPr>
          <w:rFonts w:ascii="Consolas" w:hAnsi="Consolas" w:cs="Consolas"/>
          <w:color w:val="008080"/>
          <w:sz w:val="20"/>
          <w:lang w:val="en-US"/>
        </w:rPr>
        <w:t>&gt;</w:t>
      </w:r>
    </w:p>
    <w:p w14:paraId="3047156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xs:annotation</w:t>
      </w:r>
      <w:r w:rsidRPr="00F07B9E">
        <w:rPr>
          <w:rFonts w:ascii="Consolas" w:hAnsi="Consolas" w:cs="Consolas"/>
          <w:color w:val="008080"/>
          <w:sz w:val="20"/>
          <w:lang w:val="en-US"/>
        </w:rPr>
        <w:t>&gt;</w:t>
      </w:r>
    </w:p>
    <w:p w14:paraId="320DE292"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en-US"/>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59B9CB10"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List of grants</w:t>
      </w:r>
    </w:p>
    <w:p w14:paraId="47AFFE5A"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45BD9EDB"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xs:annotation</w:t>
      </w:r>
      <w:r w:rsidRPr="00F07B9E">
        <w:rPr>
          <w:rFonts w:ascii="Consolas" w:hAnsi="Consolas" w:cs="Consolas"/>
          <w:color w:val="008080"/>
          <w:sz w:val="20"/>
          <w:lang w:val="fr-CH"/>
        </w:rPr>
        <w:t>&gt;</w:t>
      </w:r>
    </w:p>
    <w:p w14:paraId="1684216F"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xs:sequence</w:t>
      </w:r>
      <w:r w:rsidRPr="00F07B9E">
        <w:rPr>
          <w:rFonts w:ascii="Consolas" w:hAnsi="Consolas" w:cs="Consolas"/>
          <w:color w:val="008080"/>
          <w:sz w:val="20"/>
          <w:lang w:val="fr-CH"/>
        </w:rPr>
        <w:t>&gt;</w:t>
      </w:r>
    </w:p>
    <w:p w14:paraId="66036C0C"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xs:element</w:t>
      </w:r>
      <w:r w:rsidRPr="00F07B9E">
        <w:rPr>
          <w:rFonts w:ascii="Consolas" w:hAnsi="Consolas" w:cs="Consolas"/>
          <w:sz w:val="20"/>
          <w:lang w:val="fr-CH"/>
        </w:rPr>
        <w:t xml:space="preserve"> </w:t>
      </w:r>
      <w:r w:rsidRPr="00F07B9E">
        <w:rPr>
          <w:rFonts w:ascii="Consolas" w:hAnsi="Consolas" w:cs="Consolas"/>
          <w:color w:val="7F007F"/>
          <w:sz w:val="20"/>
          <w:lang w:val="fr-CH"/>
        </w:rPr>
        <w:t>name</w:t>
      </w:r>
      <w:r w:rsidRPr="00F07B9E">
        <w:rPr>
          <w:rFonts w:ascii="Consolas" w:hAnsi="Consolas" w:cs="Consolas"/>
          <w:color w:val="000000"/>
          <w:sz w:val="20"/>
          <w:lang w:val="fr-CH"/>
        </w:rPr>
        <w:t>=</w:t>
      </w:r>
      <w:r w:rsidRPr="00F07B9E">
        <w:rPr>
          <w:rFonts w:ascii="Consolas" w:hAnsi="Consolas" w:cs="Consolas"/>
          <w:i/>
          <w:iCs/>
          <w:color w:val="2A00FF"/>
          <w:sz w:val="20"/>
          <w:lang w:val="fr-CH"/>
        </w:rPr>
        <w:t>"privilege"</w:t>
      </w:r>
      <w:r w:rsidRPr="00F07B9E">
        <w:rPr>
          <w:rFonts w:ascii="Consolas" w:hAnsi="Consolas" w:cs="Consolas"/>
          <w:sz w:val="20"/>
          <w:lang w:val="fr-CH"/>
        </w:rPr>
        <w:t xml:space="preserve"> </w:t>
      </w:r>
      <w:r w:rsidRPr="00F07B9E">
        <w:rPr>
          <w:rFonts w:ascii="Consolas" w:hAnsi="Consolas" w:cs="Consolas"/>
          <w:color w:val="7F007F"/>
          <w:sz w:val="20"/>
          <w:lang w:val="fr-CH"/>
        </w:rPr>
        <w:t>type</w:t>
      </w:r>
      <w:r w:rsidRPr="00F07B9E">
        <w:rPr>
          <w:rFonts w:ascii="Consolas" w:hAnsi="Consolas" w:cs="Consolas"/>
          <w:color w:val="000000"/>
          <w:sz w:val="20"/>
          <w:lang w:val="fr-CH"/>
        </w:rPr>
        <w:t>=</w:t>
      </w:r>
      <w:r w:rsidRPr="00F07B9E">
        <w:rPr>
          <w:rFonts w:ascii="Consolas" w:hAnsi="Consolas" w:cs="Consolas"/>
          <w:i/>
          <w:iCs/>
          <w:color w:val="2A00FF"/>
          <w:sz w:val="20"/>
          <w:lang w:val="fr-CH"/>
        </w:rPr>
        <w:t>"privilegeType"</w:t>
      </w:r>
      <w:r w:rsidRPr="00F07B9E">
        <w:rPr>
          <w:rFonts w:ascii="Consolas" w:hAnsi="Consolas" w:cs="Consolas"/>
          <w:sz w:val="20"/>
          <w:lang w:val="fr-CH"/>
        </w:rPr>
        <w:t xml:space="preserve"> </w:t>
      </w:r>
      <w:r w:rsidRPr="00F07B9E">
        <w:rPr>
          <w:rFonts w:ascii="Consolas" w:hAnsi="Consolas" w:cs="Consolas"/>
          <w:color w:val="7F007F"/>
          <w:sz w:val="20"/>
          <w:lang w:val="fr-CH"/>
        </w:rPr>
        <w:t>minOccurs</w:t>
      </w:r>
      <w:r w:rsidRPr="00F07B9E">
        <w:rPr>
          <w:rFonts w:ascii="Consolas" w:hAnsi="Consolas" w:cs="Consolas"/>
          <w:color w:val="000000"/>
          <w:sz w:val="20"/>
          <w:lang w:val="fr-CH"/>
        </w:rPr>
        <w:t>=</w:t>
      </w:r>
      <w:r w:rsidRPr="00F07B9E">
        <w:rPr>
          <w:rFonts w:ascii="Consolas" w:hAnsi="Consolas" w:cs="Consolas"/>
          <w:i/>
          <w:iCs/>
          <w:color w:val="2A00FF"/>
          <w:sz w:val="20"/>
          <w:lang w:val="fr-CH"/>
        </w:rPr>
        <w:t>"1"</w:t>
      </w:r>
      <w:r w:rsidRPr="00F07B9E">
        <w:rPr>
          <w:rFonts w:ascii="Consolas" w:hAnsi="Consolas" w:cs="Consolas"/>
          <w:sz w:val="20"/>
          <w:lang w:val="fr-CH"/>
        </w:rPr>
        <w:t xml:space="preserve"> </w:t>
      </w:r>
      <w:r w:rsidRPr="00F07B9E">
        <w:rPr>
          <w:rFonts w:ascii="Consolas" w:hAnsi="Consolas" w:cs="Consolas"/>
          <w:color w:val="7F007F"/>
          <w:sz w:val="20"/>
          <w:lang w:val="fr-CH"/>
        </w:rPr>
        <w:t>maxOccurs</w:t>
      </w:r>
      <w:r w:rsidRPr="00F07B9E">
        <w:rPr>
          <w:rFonts w:ascii="Consolas" w:hAnsi="Consolas" w:cs="Consolas"/>
          <w:color w:val="000000"/>
          <w:sz w:val="20"/>
          <w:lang w:val="fr-CH"/>
        </w:rPr>
        <w:t>=</w:t>
      </w:r>
      <w:r w:rsidRPr="00F07B9E">
        <w:rPr>
          <w:rFonts w:ascii="Consolas" w:hAnsi="Consolas" w:cs="Consolas"/>
          <w:i/>
          <w:iCs/>
          <w:color w:val="2A00FF"/>
          <w:sz w:val="20"/>
          <w:lang w:val="fr-CH"/>
        </w:rPr>
        <w:t>"unbounded"</w:t>
      </w:r>
      <w:r w:rsidRPr="00F07B9E">
        <w:rPr>
          <w:rFonts w:ascii="Consolas" w:hAnsi="Consolas" w:cs="Consolas"/>
          <w:sz w:val="20"/>
          <w:lang w:val="fr-CH"/>
        </w:rPr>
        <w:t xml:space="preserve"> </w:t>
      </w:r>
      <w:r w:rsidRPr="00F07B9E">
        <w:rPr>
          <w:rFonts w:ascii="Consolas" w:hAnsi="Consolas" w:cs="Consolas"/>
          <w:color w:val="008080"/>
          <w:sz w:val="20"/>
          <w:lang w:val="fr-CH"/>
        </w:rPr>
        <w:t>/&gt;</w:t>
      </w:r>
    </w:p>
    <w:p w14:paraId="2C550890"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xs:sequence</w:t>
      </w:r>
      <w:r w:rsidRPr="00F07B9E">
        <w:rPr>
          <w:rFonts w:ascii="Consolas" w:hAnsi="Consolas" w:cs="Consolas"/>
          <w:color w:val="008080"/>
          <w:sz w:val="20"/>
          <w:lang w:val="fr-CH"/>
        </w:rPr>
        <w:t>&gt;</w:t>
      </w:r>
    </w:p>
    <w:p w14:paraId="55364DFC"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xs:complexType</w:t>
      </w:r>
      <w:r w:rsidRPr="00F07B9E">
        <w:rPr>
          <w:rFonts w:ascii="Consolas" w:hAnsi="Consolas" w:cs="Consolas"/>
          <w:color w:val="008080"/>
          <w:sz w:val="20"/>
          <w:lang w:val="fr-CH"/>
        </w:rPr>
        <w:t>&gt;</w:t>
      </w:r>
    </w:p>
    <w:p w14:paraId="1F5A95F0"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p>
    <w:p w14:paraId="7136E669"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3F5FBF"/>
          <w:sz w:val="20"/>
          <w:lang w:val="fr-CH"/>
        </w:rPr>
        <w:t>&lt;!-- complex type privilege --&gt;</w:t>
      </w:r>
    </w:p>
    <w:p w14:paraId="62323C4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fr-CH"/>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"privilegeType"</w:t>
      </w:r>
      <w:r w:rsidRPr="00F07B9E">
        <w:rPr>
          <w:rFonts w:ascii="Consolas" w:hAnsi="Consolas" w:cs="Consolas"/>
          <w:color w:val="008080"/>
          <w:sz w:val="20"/>
          <w:lang w:val="en-US"/>
        </w:rPr>
        <w:t>&gt;</w:t>
      </w:r>
    </w:p>
    <w:p w14:paraId="3C3EA26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xs:annotation</w:t>
      </w:r>
      <w:r w:rsidRPr="00F07B9E">
        <w:rPr>
          <w:rFonts w:ascii="Consolas" w:hAnsi="Consolas" w:cs="Consolas"/>
          <w:color w:val="008080"/>
          <w:sz w:val="20"/>
          <w:lang w:val="en-US"/>
        </w:rPr>
        <w:t>&gt;</w:t>
      </w:r>
    </w:p>
    <w:p w14:paraId="49E8BE2E"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en-US"/>
        </w:rPr>
        <w:lastRenderedPageBreak/>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00D4BB1D"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Grant (incl. grant of role)</w:t>
      </w:r>
    </w:p>
    <w:p w14:paraId="7C1AF730"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3189DA5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fr-CH"/>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xs:annotation</w:t>
      </w:r>
      <w:r w:rsidRPr="00F07B9E">
        <w:rPr>
          <w:rFonts w:ascii="Consolas" w:hAnsi="Consolas" w:cs="Consolas"/>
          <w:color w:val="008080"/>
          <w:sz w:val="20"/>
          <w:lang w:val="en-US"/>
        </w:rPr>
        <w:t>&gt;</w:t>
      </w:r>
    </w:p>
    <w:p w14:paraId="108ACC6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37D10C4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privilege type (incl. ROLE privilege or "ALL PRIVILEGES" --&gt;</w:t>
      </w:r>
    </w:p>
    <w:p w14:paraId="69D0A66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"type"</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color w:val="008080"/>
          <w:sz w:val="20"/>
          <w:lang w:val="en-US"/>
        </w:rPr>
        <w:t>/&gt;</w:t>
      </w:r>
    </w:p>
    <w:p w14:paraId="048BC5F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privilege object (may be omitted for ROLE privilege) --&gt;</w:t>
      </w:r>
    </w:p>
    <w:p w14:paraId="013719D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"object"</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39E7C11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GRANTED BY --&gt;</w:t>
      </w:r>
    </w:p>
    <w:p w14:paraId="0AE6B99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"grantor"</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color w:val="008080"/>
          <w:sz w:val="20"/>
          <w:lang w:val="en-US"/>
        </w:rPr>
        <w:t>/&gt;</w:t>
      </w:r>
    </w:p>
    <w:p w14:paraId="5069AF7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user list of users or roles or single value "PUBLIC" --&gt;</w:t>
      </w:r>
    </w:p>
    <w:p w14:paraId="017C4BA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"grantee"</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color w:val="008080"/>
          <w:sz w:val="20"/>
          <w:lang w:val="en-US"/>
        </w:rPr>
        <w:t>/&gt;</w:t>
      </w:r>
    </w:p>
    <w:p w14:paraId="186E479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optional option "GRANT" or "ADMIN" --&gt;</w:t>
      </w:r>
    </w:p>
    <w:p w14:paraId="59BC449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"option"</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"privOptionType"</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26A1368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description of the grant's meaning and content --&gt;</w:t>
      </w:r>
    </w:p>
    <w:p w14:paraId="11B6BCF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"description"</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color w:val="008080"/>
          <w:sz w:val="20"/>
          <w:lang w:val="en-US"/>
        </w:rPr>
        <w:t>/&gt;</w:t>
      </w:r>
    </w:p>
    <w:p w14:paraId="2A7BAE8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65E3AC1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color w:val="008080"/>
          <w:sz w:val="20"/>
          <w:lang w:val="en-US"/>
        </w:rPr>
        <w:t>&gt;</w:t>
      </w:r>
    </w:p>
    <w:p w14:paraId="6A4CCA0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p>
    <w:p w14:paraId="1EEFAE8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p>
    <w:p w14:paraId="6C06990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xs:simpleType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"builtinTypeType"</w:t>
      </w:r>
      <w:r w:rsidRPr="00F07B9E">
        <w:rPr>
          <w:rFonts w:ascii="Consolas" w:hAnsi="Consolas" w:cs="Consolas"/>
          <w:color w:val="008080"/>
          <w:sz w:val="20"/>
          <w:lang w:val="en-US"/>
        </w:rPr>
        <w:t>&gt;</w:t>
      </w:r>
    </w:p>
    <w:p w14:paraId="542884C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xs:annotation</w:t>
      </w:r>
      <w:r w:rsidRPr="00F07B9E">
        <w:rPr>
          <w:rFonts w:ascii="Consolas" w:hAnsi="Consolas" w:cs="Consolas"/>
          <w:color w:val="008080"/>
          <w:sz w:val="20"/>
          <w:lang w:val="en-US"/>
        </w:rPr>
        <w:t>&gt;</w:t>
      </w:r>
    </w:p>
    <w:p w14:paraId="317B39E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xs:documentation</w:t>
      </w:r>
      <w:r w:rsidRPr="00F07B9E">
        <w:rPr>
          <w:rFonts w:ascii="Consolas" w:hAnsi="Consolas" w:cs="Consolas"/>
          <w:color w:val="008080"/>
          <w:sz w:val="20"/>
          <w:lang w:val="en-US"/>
        </w:rPr>
        <w:t>&gt;</w:t>
      </w:r>
    </w:p>
    <w:p w14:paraId="5F6880A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builtinTypeType is constrained to valid SQL:2008 data type values</w:t>
      </w:r>
    </w:p>
    <w:p w14:paraId="471C2936"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en-US"/>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1E65CC58"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xs:annotation</w:t>
      </w:r>
      <w:r w:rsidRPr="00F07B9E">
        <w:rPr>
          <w:rFonts w:ascii="Consolas" w:hAnsi="Consolas" w:cs="Consolas"/>
          <w:color w:val="008080"/>
          <w:sz w:val="20"/>
          <w:lang w:val="fr-CH"/>
        </w:rPr>
        <w:t>&gt;</w:t>
      </w:r>
    </w:p>
    <w:p w14:paraId="425D09A3"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xs:restriction</w:t>
      </w:r>
      <w:r w:rsidRPr="00F07B9E">
        <w:rPr>
          <w:rFonts w:ascii="Consolas" w:hAnsi="Consolas" w:cs="Consolas"/>
          <w:sz w:val="20"/>
          <w:lang w:val="fr-CH"/>
        </w:rPr>
        <w:t xml:space="preserve"> </w:t>
      </w:r>
      <w:r w:rsidRPr="00F07B9E">
        <w:rPr>
          <w:rFonts w:ascii="Consolas" w:hAnsi="Consolas" w:cs="Consolas"/>
          <w:color w:val="7F007F"/>
          <w:sz w:val="20"/>
          <w:lang w:val="fr-CH"/>
        </w:rPr>
        <w:t>base</w:t>
      </w:r>
      <w:r w:rsidRPr="00F07B9E">
        <w:rPr>
          <w:rFonts w:ascii="Consolas" w:hAnsi="Consolas" w:cs="Consolas"/>
          <w:color w:val="000000"/>
          <w:sz w:val="20"/>
          <w:lang w:val="fr-CH"/>
        </w:rPr>
        <w:t>=</w:t>
      </w:r>
      <w:r w:rsidRPr="00F07B9E">
        <w:rPr>
          <w:rFonts w:ascii="Consolas" w:hAnsi="Consolas" w:cs="Consolas"/>
          <w:i/>
          <w:iCs/>
          <w:color w:val="2A00FF"/>
          <w:sz w:val="20"/>
          <w:lang w:val="fr-CH"/>
        </w:rPr>
        <w:t>"xs:string"</w:t>
      </w:r>
      <w:r w:rsidRPr="00F07B9E">
        <w:rPr>
          <w:rFonts w:ascii="Consolas" w:hAnsi="Consolas" w:cs="Consolas"/>
          <w:color w:val="008080"/>
          <w:sz w:val="20"/>
          <w:lang w:val="fr-CH"/>
        </w:rPr>
        <w:t>&gt;</w:t>
      </w:r>
    </w:p>
    <w:p w14:paraId="0647788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fr-CH"/>
        </w:rPr>
        <w:t xml:space="preserve">      </w:t>
      </w:r>
      <w:r w:rsidRPr="00F07B9E">
        <w:rPr>
          <w:rFonts w:ascii="Consolas" w:hAnsi="Consolas" w:cs="Consolas"/>
          <w:color w:val="3F5FBF"/>
          <w:sz w:val="20"/>
          <w:lang w:val="en-US"/>
        </w:rPr>
        <w:t>&lt;!-- exact numerics (BIGINT from SQL:2008) --&gt;</w:t>
      </w:r>
    </w:p>
    <w:p w14:paraId="7EE6888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xs:pattern</w:t>
      </w:r>
      <w:r w:rsidRPr="00F07B9E">
        <w:rPr>
          <w:rFonts w:ascii="Consolas" w:hAnsi="Consolas" w:cs="Consolas"/>
          <w:sz w:val="20"/>
          <w:lang w:val="en-US"/>
        </w:rPr>
        <w:t xml:space="preserve"> </w:t>
      </w:r>
      <w:r w:rsidRPr="00F07B9E">
        <w:rPr>
          <w:rFonts w:ascii="Consolas" w:hAnsi="Consolas" w:cs="Consolas"/>
          <w:color w:val="7F007F"/>
          <w:sz w:val="20"/>
          <w:lang w:val="en-US"/>
        </w:rPr>
        <w:t>value</w:t>
      </w:r>
      <w:r w:rsidRPr="00F07B9E">
        <w:rPr>
          <w:rFonts w:ascii="Consolas" w:hAnsi="Consolas" w:cs="Consolas"/>
          <w:color w:val="000000"/>
          <w:sz w:val="20"/>
          <w:lang w:val="en-US"/>
        </w:rPr>
        <w:t>=</w:t>
      </w:r>
      <w:r w:rsidRPr="00F07B9E">
        <w:rPr>
          <w:rFonts w:ascii="Consolas" w:hAnsi="Consolas" w:cs="Consolas"/>
          <w:i/>
          <w:iCs/>
          <w:color w:val="2A00FF"/>
          <w:sz w:val="20"/>
          <w:lang w:val="en-US"/>
        </w:rPr>
        <w:t>"INTEGER|INT|SMALLINT|BIGINT"</w:t>
      </w:r>
      <w:r w:rsidRPr="00F07B9E">
        <w:rPr>
          <w:rFonts w:ascii="Consolas" w:hAnsi="Consolas" w:cs="Consolas"/>
          <w:color w:val="008080"/>
          <w:sz w:val="20"/>
          <w:lang w:val="en-US"/>
        </w:rPr>
        <w:t>/&gt;</w:t>
      </w:r>
    </w:p>
    <w:p w14:paraId="6D0FE46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xs:pattern</w:t>
      </w:r>
      <w:r w:rsidRPr="00F07B9E">
        <w:rPr>
          <w:rFonts w:ascii="Consolas" w:hAnsi="Consolas" w:cs="Consolas"/>
          <w:sz w:val="20"/>
          <w:lang w:val="en-US"/>
        </w:rPr>
        <w:t xml:space="preserve"> </w:t>
      </w:r>
      <w:r w:rsidRPr="00F07B9E">
        <w:rPr>
          <w:rFonts w:ascii="Consolas" w:hAnsi="Consolas" w:cs="Consolas"/>
          <w:color w:val="7F007F"/>
          <w:sz w:val="20"/>
          <w:lang w:val="en-US"/>
        </w:rPr>
        <w:t>value</w:t>
      </w:r>
      <w:r w:rsidRPr="00F07B9E">
        <w:rPr>
          <w:rFonts w:ascii="Consolas" w:hAnsi="Consolas" w:cs="Consolas"/>
          <w:color w:val="000000"/>
          <w:sz w:val="20"/>
          <w:lang w:val="en-US"/>
        </w:rPr>
        <w:t>=</w:t>
      </w:r>
      <w:r w:rsidRPr="00F07B9E">
        <w:rPr>
          <w:rFonts w:ascii="Consolas" w:hAnsi="Consolas" w:cs="Consolas"/>
          <w:i/>
          <w:iCs/>
          <w:color w:val="2A00FF"/>
          <w:sz w:val="20"/>
          <w:lang w:val="en-US"/>
        </w:rPr>
        <w:t>"NUMERIC(\([1-9]\d*(,[1-9]\d*)?\))?"</w:t>
      </w:r>
      <w:r w:rsidRPr="00F07B9E">
        <w:rPr>
          <w:rFonts w:ascii="Consolas" w:hAnsi="Consolas" w:cs="Consolas"/>
          <w:color w:val="008080"/>
          <w:sz w:val="20"/>
          <w:lang w:val="en-US"/>
        </w:rPr>
        <w:t>/&gt;</w:t>
      </w:r>
    </w:p>
    <w:p w14:paraId="15BA22F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xs:pattern</w:t>
      </w:r>
      <w:r w:rsidRPr="00F07B9E">
        <w:rPr>
          <w:rFonts w:ascii="Consolas" w:hAnsi="Consolas" w:cs="Consolas"/>
          <w:sz w:val="20"/>
          <w:lang w:val="en-US"/>
        </w:rPr>
        <w:t xml:space="preserve"> </w:t>
      </w:r>
      <w:r w:rsidRPr="00F07B9E">
        <w:rPr>
          <w:rFonts w:ascii="Consolas" w:hAnsi="Consolas" w:cs="Consolas"/>
          <w:color w:val="7F007F"/>
          <w:sz w:val="20"/>
          <w:lang w:val="en-US"/>
        </w:rPr>
        <w:t>value</w:t>
      </w:r>
      <w:r w:rsidRPr="00F07B9E">
        <w:rPr>
          <w:rFonts w:ascii="Consolas" w:hAnsi="Consolas" w:cs="Consolas"/>
          <w:color w:val="000000"/>
          <w:sz w:val="20"/>
          <w:lang w:val="en-US"/>
        </w:rPr>
        <w:t>=</w:t>
      </w:r>
      <w:r w:rsidRPr="00F07B9E">
        <w:rPr>
          <w:rFonts w:ascii="Consolas" w:hAnsi="Consolas" w:cs="Consolas"/>
          <w:i/>
          <w:iCs/>
          <w:color w:val="2A00FF"/>
          <w:sz w:val="20"/>
          <w:lang w:val="en-US"/>
        </w:rPr>
        <w:t>"DECIMAL(\([1-9]\d*(,[1-9]\d*)?\))?"</w:t>
      </w:r>
      <w:r w:rsidRPr="00F07B9E">
        <w:rPr>
          <w:rFonts w:ascii="Consolas" w:hAnsi="Consolas" w:cs="Consolas"/>
          <w:color w:val="008080"/>
          <w:sz w:val="20"/>
          <w:lang w:val="en-US"/>
        </w:rPr>
        <w:t>/&gt;</w:t>
      </w:r>
    </w:p>
    <w:p w14:paraId="20DBB4E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approximate numerics --&gt;</w:t>
      </w:r>
    </w:p>
    <w:p w14:paraId="27B78F4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xs:pattern</w:t>
      </w:r>
      <w:r w:rsidRPr="00F07B9E">
        <w:rPr>
          <w:rFonts w:ascii="Consolas" w:hAnsi="Consolas" w:cs="Consolas"/>
          <w:sz w:val="20"/>
          <w:lang w:val="en-US"/>
        </w:rPr>
        <w:t xml:space="preserve"> </w:t>
      </w:r>
      <w:r w:rsidRPr="00F07B9E">
        <w:rPr>
          <w:rFonts w:ascii="Consolas" w:hAnsi="Consolas" w:cs="Consolas"/>
          <w:color w:val="7F007F"/>
          <w:sz w:val="20"/>
          <w:lang w:val="en-US"/>
        </w:rPr>
        <w:t>value</w:t>
      </w:r>
      <w:r w:rsidRPr="00F07B9E">
        <w:rPr>
          <w:rFonts w:ascii="Consolas" w:hAnsi="Consolas" w:cs="Consolas"/>
          <w:color w:val="000000"/>
          <w:sz w:val="20"/>
          <w:lang w:val="en-US"/>
        </w:rPr>
        <w:t>=</w:t>
      </w:r>
      <w:r w:rsidRPr="00F07B9E">
        <w:rPr>
          <w:rFonts w:ascii="Consolas" w:hAnsi="Consolas" w:cs="Consolas"/>
          <w:i/>
          <w:iCs/>
          <w:color w:val="2A00FF"/>
          <w:sz w:val="20"/>
          <w:lang w:val="en-US"/>
        </w:rPr>
        <w:t>"REAL|DOUBLE PRECISION"</w:t>
      </w:r>
      <w:r w:rsidRPr="00F07B9E">
        <w:rPr>
          <w:rFonts w:ascii="Consolas" w:hAnsi="Consolas" w:cs="Consolas"/>
          <w:color w:val="008080"/>
          <w:sz w:val="20"/>
          <w:lang w:val="en-US"/>
        </w:rPr>
        <w:t>/&gt;</w:t>
      </w:r>
    </w:p>
    <w:p w14:paraId="47FF973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xs:pattern</w:t>
      </w:r>
      <w:r w:rsidRPr="00F07B9E">
        <w:rPr>
          <w:rFonts w:ascii="Consolas" w:hAnsi="Consolas" w:cs="Consolas"/>
          <w:sz w:val="20"/>
          <w:lang w:val="en-US"/>
        </w:rPr>
        <w:t xml:space="preserve"> </w:t>
      </w:r>
      <w:r w:rsidRPr="00F07B9E">
        <w:rPr>
          <w:rFonts w:ascii="Consolas" w:hAnsi="Consolas" w:cs="Consolas"/>
          <w:color w:val="7F007F"/>
          <w:sz w:val="20"/>
          <w:lang w:val="en-US"/>
        </w:rPr>
        <w:t>value</w:t>
      </w:r>
      <w:r w:rsidRPr="00F07B9E">
        <w:rPr>
          <w:rFonts w:ascii="Consolas" w:hAnsi="Consolas" w:cs="Consolas"/>
          <w:color w:val="000000"/>
          <w:sz w:val="20"/>
          <w:lang w:val="en-US"/>
        </w:rPr>
        <w:t>=</w:t>
      </w:r>
      <w:r w:rsidRPr="00F07B9E">
        <w:rPr>
          <w:rFonts w:ascii="Consolas" w:hAnsi="Consolas" w:cs="Consolas"/>
          <w:i/>
          <w:iCs/>
          <w:color w:val="2A00FF"/>
          <w:sz w:val="20"/>
          <w:lang w:val="en-US"/>
        </w:rPr>
        <w:t>"FLOAT(\([1-9]\d*\))?"</w:t>
      </w:r>
      <w:r w:rsidRPr="00F07B9E">
        <w:rPr>
          <w:rFonts w:ascii="Consolas" w:hAnsi="Consolas" w:cs="Consolas"/>
          <w:color w:val="008080"/>
          <w:sz w:val="20"/>
          <w:lang w:val="en-US"/>
        </w:rPr>
        <w:t>/&gt;</w:t>
      </w:r>
    </w:p>
    <w:p w14:paraId="3357FFD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character strings --&gt;</w:t>
      </w:r>
    </w:p>
    <w:p w14:paraId="51FE375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xs:pattern</w:t>
      </w:r>
      <w:r w:rsidRPr="00F07B9E">
        <w:rPr>
          <w:rFonts w:ascii="Consolas" w:hAnsi="Consolas" w:cs="Consolas"/>
          <w:sz w:val="20"/>
          <w:lang w:val="en-US"/>
        </w:rPr>
        <w:t xml:space="preserve"> </w:t>
      </w:r>
      <w:r w:rsidRPr="00F07B9E">
        <w:rPr>
          <w:rFonts w:ascii="Consolas" w:hAnsi="Consolas" w:cs="Consolas"/>
          <w:color w:val="7F007F"/>
          <w:sz w:val="20"/>
          <w:lang w:val="en-US"/>
        </w:rPr>
        <w:t>value</w:t>
      </w:r>
      <w:r w:rsidRPr="00F07B9E">
        <w:rPr>
          <w:rFonts w:ascii="Consolas" w:hAnsi="Consolas" w:cs="Consolas"/>
          <w:color w:val="000000"/>
          <w:sz w:val="20"/>
          <w:lang w:val="en-US"/>
        </w:rPr>
        <w:t>=</w:t>
      </w:r>
      <w:r w:rsidRPr="00F07B9E">
        <w:rPr>
          <w:rFonts w:ascii="Consolas" w:hAnsi="Consolas" w:cs="Consolas"/>
          <w:i/>
          <w:iCs/>
          <w:color w:val="2A00FF"/>
          <w:sz w:val="20"/>
          <w:lang w:val="en-US"/>
        </w:rPr>
        <w:t>"(CHARACTER|CHAR)(\([1-9]\d*\))?"</w:t>
      </w:r>
      <w:r w:rsidRPr="00F07B9E">
        <w:rPr>
          <w:rFonts w:ascii="Consolas" w:hAnsi="Consolas" w:cs="Consolas"/>
          <w:color w:val="008080"/>
          <w:sz w:val="20"/>
          <w:lang w:val="en-US"/>
        </w:rPr>
        <w:t>/&gt;</w:t>
      </w:r>
    </w:p>
    <w:p w14:paraId="209ED25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xs:pattern</w:t>
      </w:r>
      <w:r w:rsidRPr="00F07B9E">
        <w:rPr>
          <w:rFonts w:ascii="Consolas" w:hAnsi="Consolas" w:cs="Consolas"/>
          <w:sz w:val="20"/>
          <w:lang w:val="en-US"/>
        </w:rPr>
        <w:t xml:space="preserve"> </w:t>
      </w:r>
      <w:r w:rsidRPr="00F07B9E">
        <w:rPr>
          <w:rFonts w:ascii="Consolas" w:hAnsi="Consolas" w:cs="Consolas"/>
          <w:color w:val="7F007F"/>
          <w:sz w:val="20"/>
          <w:lang w:val="en-US"/>
        </w:rPr>
        <w:t>value</w:t>
      </w:r>
      <w:r w:rsidRPr="00F07B9E">
        <w:rPr>
          <w:rFonts w:ascii="Consolas" w:hAnsi="Consolas" w:cs="Consolas"/>
          <w:color w:val="000000"/>
          <w:sz w:val="20"/>
          <w:lang w:val="en-US"/>
        </w:rPr>
        <w:t>=</w:t>
      </w:r>
      <w:r w:rsidRPr="00F07B9E">
        <w:rPr>
          <w:rFonts w:ascii="Consolas" w:hAnsi="Consolas" w:cs="Consolas"/>
          <w:i/>
          <w:iCs/>
          <w:color w:val="2A00FF"/>
          <w:sz w:val="20"/>
          <w:lang w:val="en-US"/>
        </w:rPr>
        <w:t>"(CHARACTER VARYING|CHAR VARYING|VARCHAR)(\([1-9]\d*\))"</w:t>
      </w:r>
      <w:r w:rsidRPr="00F07B9E">
        <w:rPr>
          <w:rFonts w:ascii="Consolas" w:hAnsi="Consolas" w:cs="Consolas"/>
          <w:color w:val="008080"/>
          <w:sz w:val="20"/>
          <w:lang w:val="en-US"/>
        </w:rPr>
        <w:t>/&gt;</w:t>
      </w:r>
    </w:p>
    <w:p w14:paraId="07F8082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xs:pattern</w:t>
      </w:r>
      <w:r w:rsidRPr="00F07B9E">
        <w:rPr>
          <w:rFonts w:ascii="Consolas" w:hAnsi="Consolas" w:cs="Consolas"/>
          <w:sz w:val="20"/>
          <w:lang w:val="en-US"/>
        </w:rPr>
        <w:t xml:space="preserve"> </w:t>
      </w:r>
      <w:r w:rsidRPr="00F07B9E">
        <w:rPr>
          <w:rFonts w:ascii="Consolas" w:hAnsi="Consolas" w:cs="Consolas"/>
          <w:color w:val="7F007F"/>
          <w:sz w:val="20"/>
          <w:lang w:val="en-US"/>
        </w:rPr>
        <w:t>value</w:t>
      </w:r>
      <w:r w:rsidRPr="00F07B9E">
        <w:rPr>
          <w:rFonts w:ascii="Consolas" w:hAnsi="Consolas" w:cs="Consolas"/>
          <w:color w:val="000000"/>
          <w:sz w:val="20"/>
          <w:lang w:val="en-US"/>
        </w:rPr>
        <w:t>=</w:t>
      </w:r>
      <w:r w:rsidRPr="00F07B9E">
        <w:rPr>
          <w:rFonts w:ascii="Consolas" w:hAnsi="Consolas" w:cs="Consolas"/>
          <w:i/>
          <w:iCs/>
          <w:color w:val="2A00FF"/>
          <w:sz w:val="20"/>
          <w:lang w:val="en-US"/>
        </w:rPr>
        <w:t>"(CHARACTER LARGE OBJECT|CLOB)(\([1-9]\d*(K|M|G)?\))?"</w:t>
      </w:r>
      <w:r w:rsidRPr="00F07B9E">
        <w:rPr>
          <w:rFonts w:ascii="Consolas" w:hAnsi="Consolas" w:cs="Consolas"/>
          <w:color w:val="008080"/>
          <w:sz w:val="20"/>
          <w:lang w:val="en-US"/>
        </w:rPr>
        <w:t>/&gt;</w:t>
      </w:r>
    </w:p>
    <w:p w14:paraId="515CC07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xs:pattern</w:t>
      </w:r>
      <w:r w:rsidRPr="00F07B9E">
        <w:rPr>
          <w:rFonts w:ascii="Consolas" w:hAnsi="Consolas" w:cs="Consolas"/>
          <w:sz w:val="20"/>
          <w:lang w:val="en-US"/>
        </w:rPr>
        <w:t xml:space="preserve"> </w:t>
      </w:r>
      <w:r w:rsidRPr="00F07B9E">
        <w:rPr>
          <w:rFonts w:ascii="Consolas" w:hAnsi="Consolas" w:cs="Consolas"/>
          <w:color w:val="7F007F"/>
          <w:sz w:val="20"/>
          <w:lang w:val="en-US"/>
        </w:rPr>
        <w:t>value</w:t>
      </w:r>
      <w:r w:rsidRPr="00F07B9E">
        <w:rPr>
          <w:rFonts w:ascii="Consolas" w:hAnsi="Consolas" w:cs="Consolas"/>
          <w:color w:val="000000"/>
          <w:sz w:val="20"/>
          <w:lang w:val="en-US"/>
        </w:rPr>
        <w:t>=</w:t>
      </w:r>
      <w:r w:rsidRPr="00F07B9E">
        <w:rPr>
          <w:rFonts w:ascii="Consolas" w:hAnsi="Consolas" w:cs="Consolas"/>
          <w:i/>
          <w:iCs/>
          <w:color w:val="2A00FF"/>
          <w:sz w:val="20"/>
          <w:lang w:val="en-US"/>
        </w:rPr>
        <w:t>"(NATIONAL CHARACTER|NATIONAL CHAR|NCHAR)(\([1-9]\d*\))?"</w:t>
      </w:r>
      <w:r w:rsidRPr="00F07B9E">
        <w:rPr>
          <w:rFonts w:ascii="Consolas" w:hAnsi="Consolas" w:cs="Consolas"/>
          <w:color w:val="008080"/>
          <w:sz w:val="20"/>
          <w:lang w:val="en-US"/>
        </w:rPr>
        <w:t>/&gt;</w:t>
      </w:r>
    </w:p>
    <w:p w14:paraId="6E5167D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xs:pattern</w:t>
      </w:r>
      <w:r w:rsidRPr="00F07B9E">
        <w:rPr>
          <w:rFonts w:ascii="Consolas" w:hAnsi="Consolas" w:cs="Consolas"/>
          <w:sz w:val="20"/>
          <w:lang w:val="en-US"/>
        </w:rPr>
        <w:t xml:space="preserve"> </w:t>
      </w:r>
      <w:r w:rsidRPr="00F07B9E">
        <w:rPr>
          <w:rFonts w:ascii="Consolas" w:hAnsi="Consolas" w:cs="Consolas"/>
          <w:color w:val="7F007F"/>
          <w:sz w:val="20"/>
          <w:lang w:val="en-US"/>
        </w:rPr>
        <w:t>value</w:t>
      </w:r>
      <w:r w:rsidRPr="00F07B9E">
        <w:rPr>
          <w:rFonts w:ascii="Consolas" w:hAnsi="Consolas" w:cs="Consolas"/>
          <w:color w:val="000000"/>
          <w:sz w:val="20"/>
          <w:lang w:val="en-US"/>
        </w:rPr>
        <w:t>=</w:t>
      </w:r>
      <w:r w:rsidRPr="00F07B9E">
        <w:rPr>
          <w:rFonts w:ascii="Consolas" w:hAnsi="Consolas" w:cs="Consolas"/>
          <w:i/>
          <w:iCs/>
          <w:color w:val="2A00FF"/>
          <w:sz w:val="20"/>
          <w:lang w:val="en-US"/>
        </w:rPr>
        <w:t>"(NATIONAL CHARACTER VARYING|NATIONAL CHAR VARYING|NCHAR VARYING)(\([1-9]\d*\))"</w:t>
      </w:r>
      <w:r w:rsidRPr="00F07B9E">
        <w:rPr>
          <w:rFonts w:ascii="Consolas" w:hAnsi="Consolas" w:cs="Consolas"/>
          <w:color w:val="008080"/>
          <w:sz w:val="20"/>
          <w:lang w:val="en-US"/>
        </w:rPr>
        <w:t>&gt;&lt;/</w:t>
      </w:r>
      <w:r w:rsidRPr="00F07B9E">
        <w:rPr>
          <w:rFonts w:ascii="Consolas" w:hAnsi="Consolas" w:cs="Consolas"/>
          <w:color w:val="3F7F7F"/>
          <w:sz w:val="20"/>
          <w:lang w:val="en-US"/>
        </w:rPr>
        <w:t>xs:pattern</w:t>
      </w:r>
      <w:r w:rsidRPr="00F07B9E">
        <w:rPr>
          <w:rFonts w:ascii="Consolas" w:hAnsi="Consolas" w:cs="Consolas"/>
          <w:color w:val="008080"/>
          <w:sz w:val="20"/>
          <w:lang w:val="en-US"/>
        </w:rPr>
        <w:t>&gt;</w:t>
      </w:r>
    </w:p>
    <w:p w14:paraId="440929D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xs:pattern</w:t>
      </w:r>
      <w:r w:rsidRPr="00F07B9E">
        <w:rPr>
          <w:rFonts w:ascii="Consolas" w:hAnsi="Consolas" w:cs="Consolas"/>
          <w:sz w:val="20"/>
          <w:lang w:val="en-US"/>
        </w:rPr>
        <w:t xml:space="preserve"> </w:t>
      </w:r>
      <w:r w:rsidRPr="00F07B9E">
        <w:rPr>
          <w:rFonts w:ascii="Consolas" w:hAnsi="Consolas" w:cs="Consolas"/>
          <w:color w:val="7F007F"/>
          <w:sz w:val="20"/>
          <w:lang w:val="en-US"/>
        </w:rPr>
        <w:t>value</w:t>
      </w:r>
      <w:r w:rsidRPr="00F07B9E">
        <w:rPr>
          <w:rFonts w:ascii="Consolas" w:hAnsi="Consolas" w:cs="Consolas"/>
          <w:color w:val="000000"/>
          <w:sz w:val="20"/>
          <w:lang w:val="en-US"/>
        </w:rPr>
        <w:t>=</w:t>
      </w:r>
      <w:r w:rsidRPr="00F07B9E">
        <w:rPr>
          <w:rFonts w:ascii="Consolas" w:hAnsi="Consolas" w:cs="Consolas"/>
          <w:i/>
          <w:iCs/>
          <w:color w:val="2A00FF"/>
          <w:sz w:val="20"/>
          <w:lang w:val="en-US"/>
        </w:rPr>
        <w:t>"(NATIONAL CHARACTER LARGE OBJECT|NCHAR LARGE OBJECT|NCLOB)(\([1-9]\d*(K|M|G)?\))?"</w:t>
      </w:r>
      <w:r w:rsidRPr="00F07B9E">
        <w:rPr>
          <w:rFonts w:ascii="Consolas" w:hAnsi="Consolas" w:cs="Consolas"/>
          <w:color w:val="008080"/>
          <w:sz w:val="20"/>
          <w:lang w:val="en-US"/>
        </w:rPr>
        <w:t>/&gt;</w:t>
      </w:r>
    </w:p>
    <w:p w14:paraId="2E97512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xs:pattern</w:t>
      </w:r>
      <w:r w:rsidRPr="00F07B9E">
        <w:rPr>
          <w:rFonts w:ascii="Consolas" w:hAnsi="Consolas" w:cs="Consolas"/>
          <w:sz w:val="20"/>
          <w:lang w:val="en-US"/>
        </w:rPr>
        <w:t xml:space="preserve"> </w:t>
      </w:r>
      <w:r w:rsidRPr="00F07B9E">
        <w:rPr>
          <w:rFonts w:ascii="Consolas" w:hAnsi="Consolas" w:cs="Consolas"/>
          <w:color w:val="7F007F"/>
          <w:sz w:val="20"/>
          <w:lang w:val="en-US"/>
        </w:rPr>
        <w:t>value</w:t>
      </w:r>
      <w:r w:rsidRPr="00F07B9E">
        <w:rPr>
          <w:rFonts w:ascii="Consolas" w:hAnsi="Consolas" w:cs="Consolas"/>
          <w:color w:val="000000"/>
          <w:sz w:val="20"/>
          <w:lang w:val="en-US"/>
        </w:rPr>
        <w:t>=</w:t>
      </w:r>
      <w:r w:rsidRPr="00F07B9E">
        <w:rPr>
          <w:rFonts w:ascii="Consolas" w:hAnsi="Consolas" w:cs="Consolas"/>
          <w:i/>
          <w:iCs/>
          <w:color w:val="2A00FF"/>
          <w:sz w:val="20"/>
          <w:lang w:val="en-US"/>
        </w:rPr>
        <w:t>"XML"</w:t>
      </w:r>
      <w:r w:rsidRPr="00F07B9E">
        <w:rPr>
          <w:rFonts w:ascii="Consolas" w:hAnsi="Consolas" w:cs="Consolas"/>
          <w:color w:val="008080"/>
          <w:sz w:val="20"/>
          <w:lang w:val="en-US"/>
        </w:rPr>
        <w:t>/&gt;</w:t>
      </w:r>
    </w:p>
    <w:p w14:paraId="7E1157E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BIT and BINARY strings --&gt;</w:t>
      </w:r>
    </w:p>
    <w:p w14:paraId="7A651F3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xs:pattern</w:t>
      </w:r>
      <w:r w:rsidRPr="00F07B9E">
        <w:rPr>
          <w:rFonts w:ascii="Consolas" w:hAnsi="Consolas" w:cs="Consolas"/>
          <w:sz w:val="20"/>
          <w:lang w:val="en-US"/>
        </w:rPr>
        <w:t xml:space="preserve"> </w:t>
      </w:r>
      <w:r w:rsidRPr="00F07B9E">
        <w:rPr>
          <w:rFonts w:ascii="Consolas" w:hAnsi="Consolas" w:cs="Consolas"/>
          <w:color w:val="7F007F"/>
          <w:sz w:val="20"/>
          <w:lang w:val="en-US"/>
        </w:rPr>
        <w:t>value</w:t>
      </w:r>
      <w:r w:rsidRPr="00F07B9E">
        <w:rPr>
          <w:rFonts w:ascii="Consolas" w:hAnsi="Consolas" w:cs="Consolas"/>
          <w:color w:val="000000"/>
          <w:sz w:val="20"/>
          <w:lang w:val="en-US"/>
        </w:rPr>
        <w:t>=</w:t>
      </w:r>
      <w:r w:rsidRPr="00F07B9E">
        <w:rPr>
          <w:rFonts w:ascii="Consolas" w:hAnsi="Consolas" w:cs="Consolas"/>
          <w:i/>
          <w:iCs/>
          <w:color w:val="2A00FF"/>
          <w:sz w:val="20"/>
          <w:lang w:val="en-US"/>
        </w:rPr>
        <w:t>"BIT(\([1-9]\d*\))?"</w:t>
      </w:r>
      <w:r w:rsidRPr="00F07B9E">
        <w:rPr>
          <w:rFonts w:ascii="Consolas" w:hAnsi="Consolas" w:cs="Consolas"/>
          <w:color w:val="008080"/>
          <w:sz w:val="20"/>
          <w:lang w:val="en-US"/>
        </w:rPr>
        <w:t>/&gt;</w:t>
      </w:r>
    </w:p>
    <w:p w14:paraId="146C528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xs:pattern</w:t>
      </w:r>
      <w:r w:rsidRPr="00F07B9E">
        <w:rPr>
          <w:rFonts w:ascii="Consolas" w:hAnsi="Consolas" w:cs="Consolas"/>
          <w:sz w:val="20"/>
          <w:lang w:val="en-US"/>
        </w:rPr>
        <w:t xml:space="preserve"> </w:t>
      </w:r>
      <w:r w:rsidRPr="00F07B9E">
        <w:rPr>
          <w:rFonts w:ascii="Consolas" w:hAnsi="Consolas" w:cs="Consolas"/>
          <w:color w:val="7F007F"/>
          <w:sz w:val="20"/>
          <w:lang w:val="en-US"/>
        </w:rPr>
        <w:t>value</w:t>
      </w:r>
      <w:r w:rsidRPr="00F07B9E">
        <w:rPr>
          <w:rFonts w:ascii="Consolas" w:hAnsi="Consolas" w:cs="Consolas"/>
          <w:color w:val="000000"/>
          <w:sz w:val="20"/>
          <w:lang w:val="en-US"/>
        </w:rPr>
        <w:t>=</w:t>
      </w:r>
      <w:r w:rsidRPr="00F07B9E">
        <w:rPr>
          <w:rFonts w:ascii="Consolas" w:hAnsi="Consolas" w:cs="Consolas"/>
          <w:i/>
          <w:iCs/>
          <w:color w:val="2A00FF"/>
          <w:sz w:val="20"/>
          <w:lang w:val="en-US"/>
        </w:rPr>
        <w:t>"BIT VARYING(\([1-9]\d*\))"</w:t>
      </w:r>
      <w:r w:rsidRPr="00F07B9E">
        <w:rPr>
          <w:rFonts w:ascii="Consolas" w:hAnsi="Consolas" w:cs="Consolas"/>
          <w:color w:val="008080"/>
          <w:sz w:val="20"/>
          <w:lang w:val="en-US"/>
        </w:rPr>
        <w:t>/&gt;</w:t>
      </w:r>
    </w:p>
    <w:p w14:paraId="1AA7107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xs:pattern</w:t>
      </w:r>
      <w:r w:rsidRPr="00F07B9E">
        <w:rPr>
          <w:rFonts w:ascii="Consolas" w:hAnsi="Consolas" w:cs="Consolas"/>
          <w:sz w:val="20"/>
          <w:lang w:val="en-US"/>
        </w:rPr>
        <w:t xml:space="preserve"> </w:t>
      </w:r>
      <w:r w:rsidRPr="00F07B9E">
        <w:rPr>
          <w:rFonts w:ascii="Consolas" w:hAnsi="Consolas" w:cs="Consolas"/>
          <w:color w:val="7F007F"/>
          <w:sz w:val="20"/>
          <w:lang w:val="en-US"/>
        </w:rPr>
        <w:t>value</w:t>
      </w:r>
      <w:r w:rsidRPr="00F07B9E">
        <w:rPr>
          <w:rFonts w:ascii="Consolas" w:hAnsi="Consolas" w:cs="Consolas"/>
          <w:color w:val="000000"/>
          <w:sz w:val="20"/>
          <w:lang w:val="en-US"/>
        </w:rPr>
        <w:t>=</w:t>
      </w:r>
      <w:r w:rsidRPr="00F07B9E">
        <w:rPr>
          <w:rFonts w:ascii="Consolas" w:hAnsi="Consolas" w:cs="Consolas"/>
          <w:i/>
          <w:iCs/>
          <w:color w:val="2A00FF"/>
          <w:sz w:val="20"/>
          <w:lang w:val="en-US"/>
        </w:rPr>
        <w:t>"(BINARY LARGE OBJECT|BLOB)(\([1-9]\d*(K|M|G)?\))?"</w:t>
      </w:r>
      <w:r w:rsidRPr="00F07B9E">
        <w:rPr>
          <w:rFonts w:ascii="Consolas" w:hAnsi="Consolas" w:cs="Consolas"/>
          <w:color w:val="008080"/>
          <w:sz w:val="20"/>
          <w:lang w:val="en-US"/>
        </w:rPr>
        <w:t>/&gt;</w:t>
      </w:r>
    </w:p>
    <w:p w14:paraId="1630402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BINARY strings from SQL:2008 --&gt;</w:t>
      </w:r>
    </w:p>
    <w:p w14:paraId="541A39F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xs:pattern</w:t>
      </w:r>
      <w:r w:rsidRPr="00F07B9E">
        <w:rPr>
          <w:rFonts w:ascii="Consolas" w:hAnsi="Consolas" w:cs="Consolas"/>
          <w:sz w:val="20"/>
          <w:lang w:val="en-US"/>
        </w:rPr>
        <w:t xml:space="preserve"> </w:t>
      </w:r>
      <w:r w:rsidRPr="00F07B9E">
        <w:rPr>
          <w:rFonts w:ascii="Consolas" w:hAnsi="Consolas" w:cs="Consolas"/>
          <w:color w:val="7F007F"/>
          <w:sz w:val="20"/>
          <w:lang w:val="en-US"/>
        </w:rPr>
        <w:t>value</w:t>
      </w:r>
      <w:r w:rsidRPr="00F07B9E">
        <w:rPr>
          <w:rFonts w:ascii="Consolas" w:hAnsi="Consolas" w:cs="Consolas"/>
          <w:color w:val="000000"/>
          <w:sz w:val="20"/>
          <w:lang w:val="en-US"/>
        </w:rPr>
        <w:t>=</w:t>
      </w:r>
      <w:r w:rsidRPr="00F07B9E">
        <w:rPr>
          <w:rFonts w:ascii="Consolas" w:hAnsi="Consolas" w:cs="Consolas"/>
          <w:i/>
          <w:iCs/>
          <w:color w:val="2A00FF"/>
          <w:sz w:val="20"/>
          <w:lang w:val="en-US"/>
        </w:rPr>
        <w:t>"BINARY(\([1-9]\d*\))?"</w:t>
      </w:r>
      <w:r w:rsidRPr="00F07B9E">
        <w:rPr>
          <w:rFonts w:ascii="Consolas" w:hAnsi="Consolas" w:cs="Consolas"/>
          <w:color w:val="008080"/>
          <w:sz w:val="20"/>
          <w:lang w:val="en-US"/>
        </w:rPr>
        <w:t>/&gt;</w:t>
      </w:r>
    </w:p>
    <w:p w14:paraId="0D2D8C4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xs:pattern</w:t>
      </w:r>
      <w:r w:rsidRPr="00F07B9E">
        <w:rPr>
          <w:rFonts w:ascii="Consolas" w:hAnsi="Consolas" w:cs="Consolas"/>
          <w:sz w:val="20"/>
          <w:lang w:val="en-US"/>
        </w:rPr>
        <w:t xml:space="preserve"> </w:t>
      </w:r>
      <w:r w:rsidRPr="00F07B9E">
        <w:rPr>
          <w:rFonts w:ascii="Consolas" w:hAnsi="Consolas" w:cs="Consolas"/>
          <w:color w:val="7F007F"/>
          <w:sz w:val="20"/>
          <w:lang w:val="en-US"/>
        </w:rPr>
        <w:t>value</w:t>
      </w:r>
      <w:r w:rsidRPr="00F07B9E">
        <w:rPr>
          <w:rFonts w:ascii="Consolas" w:hAnsi="Consolas" w:cs="Consolas"/>
          <w:color w:val="000000"/>
          <w:sz w:val="20"/>
          <w:lang w:val="en-US"/>
        </w:rPr>
        <w:t>=</w:t>
      </w:r>
      <w:r w:rsidRPr="00F07B9E">
        <w:rPr>
          <w:rFonts w:ascii="Consolas" w:hAnsi="Consolas" w:cs="Consolas"/>
          <w:i/>
          <w:iCs/>
          <w:color w:val="2A00FF"/>
          <w:sz w:val="20"/>
          <w:lang w:val="en-US"/>
        </w:rPr>
        <w:t>"(BINARY VARYING|VARBINARY)(\([1-9]\d*\))"</w:t>
      </w:r>
      <w:r w:rsidRPr="00F07B9E">
        <w:rPr>
          <w:rFonts w:ascii="Consolas" w:hAnsi="Consolas" w:cs="Consolas"/>
          <w:color w:val="008080"/>
          <w:sz w:val="20"/>
          <w:lang w:val="en-US"/>
        </w:rPr>
        <w:t>/&gt;</w:t>
      </w:r>
    </w:p>
    <w:p w14:paraId="276A217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datetimes --&gt;</w:t>
      </w:r>
    </w:p>
    <w:p w14:paraId="2D93484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xs:pattern</w:t>
      </w:r>
      <w:r w:rsidRPr="00F07B9E">
        <w:rPr>
          <w:rFonts w:ascii="Consolas" w:hAnsi="Consolas" w:cs="Consolas"/>
          <w:sz w:val="20"/>
          <w:lang w:val="en-US"/>
        </w:rPr>
        <w:t xml:space="preserve"> </w:t>
      </w:r>
      <w:r w:rsidRPr="00F07B9E">
        <w:rPr>
          <w:rFonts w:ascii="Consolas" w:hAnsi="Consolas" w:cs="Consolas"/>
          <w:color w:val="7F007F"/>
          <w:sz w:val="20"/>
          <w:lang w:val="en-US"/>
        </w:rPr>
        <w:t>value</w:t>
      </w:r>
      <w:r w:rsidRPr="00F07B9E">
        <w:rPr>
          <w:rFonts w:ascii="Consolas" w:hAnsi="Consolas" w:cs="Consolas"/>
          <w:color w:val="000000"/>
          <w:sz w:val="20"/>
          <w:lang w:val="en-US"/>
        </w:rPr>
        <w:t>=</w:t>
      </w:r>
      <w:r w:rsidRPr="00F07B9E">
        <w:rPr>
          <w:rFonts w:ascii="Consolas" w:hAnsi="Consolas" w:cs="Consolas"/>
          <w:i/>
          <w:iCs/>
          <w:color w:val="2A00FF"/>
          <w:sz w:val="20"/>
          <w:lang w:val="en-US"/>
        </w:rPr>
        <w:t>"DATE"</w:t>
      </w:r>
      <w:r w:rsidRPr="00F07B9E">
        <w:rPr>
          <w:rFonts w:ascii="Consolas" w:hAnsi="Consolas" w:cs="Consolas"/>
          <w:color w:val="008080"/>
          <w:sz w:val="20"/>
          <w:lang w:val="en-US"/>
        </w:rPr>
        <w:t>/&gt;</w:t>
      </w:r>
    </w:p>
    <w:p w14:paraId="0649529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xs:pattern</w:t>
      </w:r>
      <w:r w:rsidRPr="00F07B9E">
        <w:rPr>
          <w:rFonts w:ascii="Consolas" w:hAnsi="Consolas" w:cs="Consolas"/>
          <w:sz w:val="20"/>
          <w:lang w:val="en-US"/>
        </w:rPr>
        <w:t xml:space="preserve"> </w:t>
      </w:r>
      <w:r w:rsidRPr="00F07B9E">
        <w:rPr>
          <w:rFonts w:ascii="Consolas" w:hAnsi="Consolas" w:cs="Consolas"/>
          <w:color w:val="7F007F"/>
          <w:sz w:val="20"/>
          <w:lang w:val="en-US"/>
        </w:rPr>
        <w:t>value</w:t>
      </w:r>
      <w:r w:rsidRPr="00F07B9E">
        <w:rPr>
          <w:rFonts w:ascii="Consolas" w:hAnsi="Consolas" w:cs="Consolas"/>
          <w:color w:val="000000"/>
          <w:sz w:val="20"/>
          <w:lang w:val="en-US"/>
        </w:rPr>
        <w:t>=</w:t>
      </w:r>
      <w:r w:rsidRPr="00F07B9E">
        <w:rPr>
          <w:rFonts w:ascii="Consolas" w:hAnsi="Consolas" w:cs="Consolas"/>
          <w:i/>
          <w:iCs/>
          <w:color w:val="2A00FF"/>
          <w:sz w:val="20"/>
          <w:lang w:val="en-US"/>
        </w:rPr>
        <w:t>"(TIME|TIME WITH TIME ZONE)(\([1-9]\d*\))?"</w:t>
      </w:r>
      <w:r w:rsidRPr="00F07B9E">
        <w:rPr>
          <w:rFonts w:ascii="Consolas" w:hAnsi="Consolas" w:cs="Consolas"/>
          <w:color w:val="008080"/>
          <w:sz w:val="20"/>
          <w:lang w:val="en-US"/>
        </w:rPr>
        <w:t>/&gt;</w:t>
      </w:r>
    </w:p>
    <w:p w14:paraId="45F15F0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xs:pattern</w:t>
      </w:r>
      <w:r w:rsidRPr="00F07B9E">
        <w:rPr>
          <w:rFonts w:ascii="Consolas" w:hAnsi="Consolas" w:cs="Consolas"/>
          <w:sz w:val="20"/>
          <w:lang w:val="en-US"/>
        </w:rPr>
        <w:t xml:space="preserve"> </w:t>
      </w:r>
      <w:r w:rsidRPr="00F07B9E">
        <w:rPr>
          <w:rFonts w:ascii="Consolas" w:hAnsi="Consolas" w:cs="Consolas"/>
          <w:color w:val="7F007F"/>
          <w:sz w:val="20"/>
          <w:lang w:val="en-US"/>
        </w:rPr>
        <w:t>value</w:t>
      </w:r>
      <w:r w:rsidRPr="00F07B9E">
        <w:rPr>
          <w:rFonts w:ascii="Consolas" w:hAnsi="Consolas" w:cs="Consolas"/>
          <w:color w:val="000000"/>
          <w:sz w:val="20"/>
          <w:lang w:val="en-US"/>
        </w:rPr>
        <w:t>=</w:t>
      </w:r>
      <w:r w:rsidRPr="00F07B9E">
        <w:rPr>
          <w:rFonts w:ascii="Consolas" w:hAnsi="Consolas" w:cs="Consolas"/>
          <w:i/>
          <w:iCs/>
          <w:color w:val="2A00FF"/>
          <w:sz w:val="20"/>
          <w:lang w:val="en-US"/>
        </w:rPr>
        <w:t>"(TIMESTAMP|TIMESTAMP WITH TIME ZONE)(\((0|([1-9]\d*))\))?"</w:t>
      </w:r>
      <w:r w:rsidRPr="00F07B9E">
        <w:rPr>
          <w:rFonts w:ascii="Consolas" w:hAnsi="Consolas" w:cs="Consolas"/>
          <w:color w:val="008080"/>
          <w:sz w:val="20"/>
          <w:lang w:val="en-US"/>
        </w:rPr>
        <w:t>/&gt;</w:t>
      </w:r>
    </w:p>
    <w:p w14:paraId="57D7DEB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lastRenderedPageBreak/>
        <w:t xml:space="preserve">      </w:t>
      </w:r>
      <w:r w:rsidRPr="00F07B9E">
        <w:rPr>
          <w:rFonts w:ascii="Consolas" w:hAnsi="Consolas" w:cs="Consolas"/>
          <w:color w:val="3F5FBF"/>
          <w:sz w:val="20"/>
          <w:lang w:val="en-US"/>
        </w:rPr>
        <w:t>&lt;!--  intervals --&gt;</w:t>
      </w:r>
    </w:p>
    <w:p w14:paraId="0F881BC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xs:pattern</w:t>
      </w:r>
      <w:r w:rsidRPr="00F07B9E">
        <w:rPr>
          <w:rFonts w:ascii="Consolas" w:hAnsi="Consolas" w:cs="Consolas"/>
          <w:sz w:val="20"/>
          <w:lang w:val="en-US"/>
        </w:rPr>
        <w:t xml:space="preserve"> </w:t>
      </w:r>
      <w:r w:rsidRPr="00F07B9E">
        <w:rPr>
          <w:rFonts w:ascii="Consolas" w:hAnsi="Consolas" w:cs="Consolas"/>
          <w:color w:val="7F007F"/>
          <w:sz w:val="20"/>
          <w:lang w:val="en-US"/>
        </w:rPr>
        <w:t>value</w:t>
      </w:r>
      <w:r w:rsidRPr="00F07B9E">
        <w:rPr>
          <w:rFonts w:ascii="Consolas" w:hAnsi="Consolas" w:cs="Consolas"/>
          <w:color w:val="000000"/>
          <w:sz w:val="20"/>
          <w:lang w:val="en-US"/>
        </w:rPr>
        <w:t>=</w:t>
      </w:r>
      <w:r w:rsidRPr="00F07B9E">
        <w:rPr>
          <w:rFonts w:ascii="Consolas" w:hAnsi="Consolas" w:cs="Consolas"/>
          <w:i/>
          <w:iCs/>
          <w:color w:val="2A00FF"/>
          <w:sz w:val="20"/>
          <w:lang w:val="en-US"/>
        </w:rPr>
        <w:t>"INTERVAL (YEAR|MONTH|DAY|HOUR|MINUTE|SECOND)(\([1-9]\d*\))?( TO (MONTH|DAY|HOUR|MINUTE|SECOND)(\([1-9]\d*\))?)?"</w:t>
      </w:r>
      <w:r w:rsidRPr="00F07B9E">
        <w:rPr>
          <w:rFonts w:ascii="Consolas" w:hAnsi="Consolas" w:cs="Consolas"/>
          <w:color w:val="008080"/>
          <w:sz w:val="20"/>
          <w:lang w:val="en-US"/>
        </w:rPr>
        <w:t>/&gt;</w:t>
      </w:r>
    </w:p>
    <w:p w14:paraId="739D659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BOOLEAN --&gt;</w:t>
      </w:r>
    </w:p>
    <w:p w14:paraId="784F780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xs:pattern</w:t>
      </w:r>
      <w:r w:rsidRPr="00F07B9E">
        <w:rPr>
          <w:rFonts w:ascii="Consolas" w:hAnsi="Consolas" w:cs="Consolas"/>
          <w:sz w:val="20"/>
          <w:lang w:val="en-US"/>
        </w:rPr>
        <w:t xml:space="preserve"> </w:t>
      </w:r>
      <w:r w:rsidRPr="00F07B9E">
        <w:rPr>
          <w:rFonts w:ascii="Consolas" w:hAnsi="Consolas" w:cs="Consolas"/>
          <w:color w:val="7F007F"/>
          <w:sz w:val="20"/>
          <w:lang w:val="en-US"/>
        </w:rPr>
        <w:t>value</w:t>
      </w:r>
      <w:r w:rsidRPr="00F07B9E">
        <w:rPr>
          <w:rFonts w:ascii="Consolas" w:hAnsi="Consolas" w:cs="Consolas"/>
          <w:color w:val="000000"/>
          <w:sz w:val="20"/>
          <w:lang w:val="en-US"/>
        </w:rPr>
        <w:t>=</w:t>
      </w:r>
      <w:r w:rsidRPr="00F07B9E">
        <w:rPr>
          <w:rFonts w:ascii="Consolas" w:hAnsi="Consolas" w:cs="Consolas"/>
          <w:i/>
          <w:iCs/>
          <w:color w:val="2A00FF"/>
          <w:sz w:val="20"/>
          <w:lang w:val="en-US"/>
        </w:rPr>
        <w:t>"BOOLEAN"</w:t>
      </w:r>
      <w:r w:rsidRPr="00F07B9E">
        <w:rPr>
          <w:rFonts w:ascii="Consolas" w:hAnsi="Consolas" w:cs="Consolas"/>
          <w:color w:val="008080"/>
          <w:sz w:val="20"/>
          <w:lang w:val="en-US"/>
        </w:rPr>
        <w:t>/&gt;</w:t>
      </w:r>
    </w:p>
    <w:p w14:paraId="1BBD39B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xs:restriction</w:t>
      </w:r>
      <w:r w:rsidRPr="00F07B9E">
        <w:rPr>
          <w:rFonts w:ascii="Consolas" w:hAnsi="Consolas" w:cs="Consolas"/>
          <w:color w:val="008080"/>
          <w:sz w:val="20"/>
          <w:lang w:val="en-US"/>
        </w:rPr>
        <w:t>&gt;</w:t>
      </w:r>
    </w:p>
    <w:p w14:paraId="455B840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xs:simpleType</w:t>
      </w:r>
      <w:r w:rsidRPr="00F07B9E">
        <w:rPr>
          <w:rFonts w:ascii="Consolas" w:hAnsi="Consolas" w:cs="Consolas"/>
          <w:color w:val="008080"/>
          <w:sz w:val="20"/>
          <w:lang w:val="en-US"/>
        </w:rPr>
        <w:t>&gt;</w:t>
      </w:r>
    </w:p>
    <w:p w14:paraId="62E5185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p>
    <w:p w14:paraId="09E3E85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simple type for version number --&gt;</w:t>
      </w:r>
    </w:p>
    <w:p w14:paraId="0754716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xs:simpleType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"versionType"</w:t>
      </w:r>
      <w:r w:rsidRPr="00F07B9E">
        <w:rPr>
          <w:rFonts w:ascii="Consolas" w:hAnsi="Consolas" w:cs="Consolas"/>
          <w:color w:val="008080"/>
          <w:sz w:val="20"/>
          <w:lang w:val="en-US"/>
        </w:rPr>
        <w:t>&gt;</w:t>
      </w:r>
    </w:p>
    <w:p w14:paraId="4D8F273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xs:annotation</w:t>
      </w:r>
      <w:r w:rsidRPr="00F07B9E">
        <w:rPr>
          <w:rFonts w:ascii="Consolas" w:hAnsi="Consolas" w:cs="Consolas"/>
          <w:color w:val="008080"/>
          <w:sz w:val="20"/>
          <w:lang w:val="en-US"/>
        </w:rPr>
        <w:t>&gt;</w:t>
      </w:r>
    </w:p>
    <w:p w14:paraId="07DFC4D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xs:documentation</w:t>
      </w:r>
      <w:r w:rsidRPr="00F07B9E">
        <w:rPr>
          <w:rFonts w:ascii="Consolas" w:hAnsi="Consolas" w:cs="Consolas"/>
          <w:color w:val="008080"/>
          <w:sz w:val="20"/>
          <w:lang w:val="en-US"/>
        </w:rPr>
        <w:t>&gt;</w:t>
      </w:r>
    </w:p>
    <w:p w14:paraId="2E903D5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versionType must be constrained to "1.0" or "2.0"</w:t>
      </w:r>
    </w:p>
    <w:p w14:paraId="6E8EBB8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for conformity with this XML schema</w:t>
      </w:r>
    </w:p>
    <w:p w14:paraId="74BDF4D9"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en-US"/>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366726F0"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xs:annotation</w:t>
      </w:r>
      <w:r w:rsidRPr="00F07B9E">
        <w:rPr>
          <w:rFonts w:ascii="Consolas" w:hAnsi="Consolas" w:cs="Consolas"/>
          <w:color w:val="008080"/>
          <w:sz w:val="20"/>
          <w:lang w:val="fr-CH"/>
        </w:rPr>
        <w:t>&gt;</w:t>
      </w:r>
    </w:p>
    <w:p w14:paraId="2E4D93A4"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xs:restriction</w:t>
      </w:r>
      <w:r w:rsidRPr="00F07B9E">
        <w:rPr>
          <w:rFonts w:ascii="Consolas" w:hAnsi="Consolas" w:cs="Consolas"/>
          <w:sz w:val="20"/>
          <w:lang w:val="fr-CH"/>
        </w:rPr>
        <w:t xml:space="preserve"> </w:t>
      </w:r>
      <w:r w:rsidRPr="00F07B9E">
        <w:rPr>
          <w:rFonts w:ascii="Consolas" w:hAnsi="Consolas" w:cs="Consolas"/>
          <w:color w:val="7F007F"/>
          <w:sz w:val="20"/>
          <w:lang w:val="fr-CH"/>
        </w:rPr>
        <w:t>base</w:t>
      </w:r>
      <w:r w:rsidRPr="00F07B9E">
        <w:rPr>
          <w:rFonts w:ascii="Consolas" w:hAnsi="Consolas" w:cs="Consolas"/>
          <w:color w:val="000000"/>
          <w:sz w:val="20"/>
          <w:lang w:val="fr-CH"/>
        </w:rPr>
        <w:t>=</w:t>
      </w:r>
      <w:r w:rsidRPr="00F07B9E">
        <w:rPr>
          <w:rFonts w:ascii="Consolas" w:hAnsi="Consolas" w:cs="Consolas"/>
          <w:i/>
          <w:iCs/>
          <w:color w:val="2A00FF"/>
          <w:sz w:val="20"/>
          <w:lang w:val="fr-CH"/>
        </w:rPr>
        <w:t>"xs:string"</w:t>
      </w:r>
      <w:r w:rsidRPr="00F07B9E">
        <w:rPr>
          <w:rFonts w:ascii="Consolas" w:hAnsi="Consolas" w:cs="Consolas"/>
          <w:color w:val="008080"/>
          <w:sz w:val="20"/>
          <w:lang w:val="fr-CH"/>
        </w:rPr>
        <w:t>&gt;</w:t>
      </w:r>
    </w:p>
    <w:p w14:paraId="7125B4D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fr-CH"/>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xs:whiteSpace</w:t>
      </w:r>
      <w:r w:rsidRPr="00F07B9E">
        <w:rPr>
          <w:rFonts w:ascii="Consolas" w:hAnsi="Consolas" w:cs="Consolas"/>
          <w:sz w:val="20"/>
          <w:lang w:val="en-US"/>
        </w:rPr>
        <w:t xml:space="preserve"> </w:t>
      </w:r>
      <w:r w:rsidRPr="00F07B9E">
        <w:rPr>
          <w:rFonts w:ascii="Consolas" w:hAnsi="Consolas" w:cs="Consolas"/>
          <w:color w:val="7F007F"/>
          <w:sz w:val="20"/>
          <w:lang w:val="en-US"/>
        </w:rPr>
        <w:t>value</w:t>
      </w:r>
      <w:r w:rsidRPr="00F07B9E">
        <w:rPr>
          <w:rFonts w:ascii="Consolas" w:hAnsi="Consolas" w:cs="Consolas"/>
          <w:color w:val="000000"/>
          <w:sz w:val="20"/>
          <w:lang w:val="en-US"/>
        </w:rPr>
        <w:t>=</w:t>
      </w:r>
      <w:r w:rsidRPr="00F07B9E">
        <w:rPr>
          <w:rFonts w:ascii="Consolas" w:hAnsi="Consolas" w:cs="Consolas"/>
          <w:i/>
          <w:iCs/>
          <w:color w:val="2A00FF"/>
          <w:sz w:val="20"/>
          <w:lang w:val="en-US"/>
        </w:rPr>
        <w:t>"collapse"</w:t>
      </w:r>
      <w:r w:rsidRPr="00F07B9E">
        <w:rPr>
          <w:rFonts w:ascii="Consolas" w:hAnsi="Consolas" w:cs="Consolas"/>
          <w:color w:val="008080"/>
          <w:sz w:val="20"/>
          <w:lang w:val="en-US"/>
        </w:rPr>
        <w:t>/&gt;</w:t>
      </w:r>
    </w:p>
    <w:p w14:paraId="4E98B4F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xs:enumeration</w:t>
      </w:r>
      <w:r w:rsidRPr="00F07B9E">
        <w:rPr>
          <w:rFonts w:ascii="Consolas" w:hAnsi="Consolas" w:cs="Consolas"/>
          <w:sz w:val="20"/>
          <w:lang w:val="en-US"/>
        </w:rPr>
        <w:t xml:space="preserve"> </w:t>
      </w:r>
      <w:r w:rsidRPr="00F07B9E">
        <w:rPr>
          <w:rFonts w:ascii="Consolas" w:hAnsi="Consolas" w:cs="Consolas"/>
          <w:color w:val="7F007F"/>
          <w:sz w:val="20"/>
          <w:lang w:val="en-US"/>
        </w:rPr>
        <w:t>value</w:t>
      </w:r>
      <w:r w:rsidRPr="00F07B9E">
        <w:rPr>
          <w:rFonts w:ascii="Consolas" w:hAnsi="Consolas" w:cs="Consolas"/>
          <w:color w:val="000000"/>
          <w:sz w:val="20"/>
          <w:lang w:val="en-US"/>
        </w:rPr>
        <w:t>=</w:t>
      </w:r>
      <w:r w:rsidRPr="00F07B9E">
        <w:rPr>
          <w:rFonts w:ascii="Consolas" w:hAnsi="Consolas" w:cs="Consolas"/>
          <w:i/>
          <w:iCs/>
          <w:color w:val="2A00FF"/>
          <w:sz w:val="20"/>
          <w:lang w:val="en-US"/>
        </w:rPr>
        <w:t>"1.0"</w:t>
      </w:r>
      <w:r w:rsidRPr="00F07B9E">
        <w:rPr>
          <w:rFonts w:ascii="Consolas" w:hAnsi="Consolas" w:cs="Consolas"/>
          <w:color w:val="008080"/>
          <w:sz w:val="20"/>
          <w:lang w:val="en-US"/>
        </w:rPr>
        <w:t>/&gt;</w:t>
      </w:r>
    </w:p>
    <w:p w14:paraId="53642FF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xs:enumeration</w:t>
      </w:r>
      <w:r w:rsidRPr="00F07B9E">
        <w:rPr>
          <w:rFonts w:ascii="Consolas" w:hAnsi="Consolas" w:cs="Consolas"/>
          <w:sz w:val="20"/>
          <w:lang w:val="en-US"/>
        </w:rPr>
        <w:t xml:space="preserve"> </w:t>
      </w:r>
      <w:r w:rsidRPr="00F07B9E">
        <w:rPr>
          <w:rFonts w:ascii="Consolas" w:hAnsi="Consolas" w:cs="Consolas"/>
          <w:color w:val="7F007F"/>
          <w:sz w:val="20"/>
          <w:lang w:val="en-US"/>
        </w:rPr>
        <w:t>value</w:t>
      </w:r>
      <w:r w:rsidRPr="00F07B9E">
        <w:rPr>
          <w:rFonts w:ascii="Consolas" w:hAnsi="Consolas" w:cs="Consolas"/>
          <w:color w:val="000000"/>
          <w:sz w:val="20"/>
          <w:lang w:val="en-US"/>
        </w:rPr>
        <w:t>=</w:t>
      </w:r>
      <w:r w:rsidRPr="00F07B9E">
        <w:rPr>
          <w:rFonts w:ascii="Consolas" w:hAnsi="Consolas" w:cs="Consolas"/>
          <w:i/>
          <w:iCs/>
          <w:color w:val="2A00FF"/>
          <w:sz w:val="20"/>
          <w:lang w:val="en-US"/>
        </w:rPr>
        <w:t>"2.0"</w:t>
      </w:r>
      <w:r w:rsidRPr="00F07B9E">
        <w:rPr>
          <w:rFonts w:ascii="Consolas" w:hAnsi="Consolas" w:cs="Consolas"/>
          <w:color w:val="008080"/>
          <w:sz w:val="20"/>
          <w:lang w:val="en-US"/>
        </w:rPr>
        <w:t>/&gt;</w:t>
      </w:r>
    </w:p>
    <w:p w14:paraId="4591F43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xs:restriction</w:t>
      </w:r>
      <w:r w:rsidRPr="00F07B9E">
        <w:rPr>
          <w:rFonts w:ascii="Consolas" w:hAnsi="Consolas" w:cs="Consolas"/>
          <w:color w:val="008080"/>
          <w:sz w:val="20"/>
          <w:lang w:val="en-US"/>
        </w:rPr>
        <w:t>&gt;</w:t>
      </w:r>
    </w:p>
    <w:p w14:paraId="0B52029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xs:simpleType</w:t>
      </w:r>
      <w:r w:rsidRPr="00F07B9E">
        <w:rPr>
          <w:rFonts w:ascii="Consolas" w:hAnsi="Consolas" w:cs="Consolas"/>
          <w:color w:val="008080"/>
          <w:sz w:val="20"/>
          <w:lang w:val="en-US"/>
        </w:rPr>
        <w:t>&gt;</w:t>
      </w:r>
    </w:p>
    <w:p w14:paraId="643A78A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p>
    <w:p w14:paraId="32338D0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simple type for privilege option --&gt;</w:t>
      </w:r>
    </w:p>
    <w:p w14:paraId="7EB6817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xs:simpleType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"privOptionType"</w:t>
      </w:r>
      <w:r w:rsidRPr="00F07B9E">
        <w:rPr>
          <w:rFonts w:ascii="Consolas" w:hAnsi="Consolas" w:cs="Consolas"/>
          <w:color w:val="008080"/>
          <w:sz w:val="20"/>
          <w:lang w:val="en-US"/>
        </w:rPr>
        <w:t>&gt;</w:t>
      </w:r>
    </w:p>
    <w:p w14:paraId="3A917AF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xs:annotation</w:t>
      </w:r>
      <w:r w:rsidRPr="00F07B9E">
        <w:rPr>
          <w:rFonts w:ascii="Consolas" w:hAnsi="Consolas" w:cs="Consolas"/>
          <w:color w:val="008080"/>
          <w:sz w:val="20"/>
          <w:lang w:val="en-US"/>
        </w:rPr>
        <w:t>&gt;</w:t>
      </w:r>
    </w:p>
    <w:p w14:paraId="7A27FDC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xs:documentation</w:t>
      </w:r>
      <w:r w:rsidRPr="00F07B9E">
        <w:rPr>
          <w:rFonts w:ascii="Consolas" w:hAnsi="Consolas" w:cs="Consolas"/>
          <w:color w:val="008080"/>
          <w:sz w:val="20"/>
          <w:lang w:val="en-US"/>
        </w:rPr>
        <w:t>&gt;</w:t>
      </w:r>
    </w:p>
    <w:p w14:paraId="6B3F61C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privOptionType must be "ADMIN" or "GRANT"</w:t>
      </w:r>
    </w:p>
    <w:p w14:paraId="799803C2" w14:textId="77777777" w:rsidR="00814B07" w:rsidRPr="00E74ABD"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en-US"/>
        </w:rPr>
        <w:t xml:space="preserve">      </w:t>
      </w:r>
      <w:r w:rsidRPr="00E74ABD">
        <w:rPr>
          <w:rFonts w:ascii="Consolas" w:hAnsi="Consolas" w:cs="Consolas"/>
          <w:color w:val="008080"/>
          <w:sz w:val="20"/>
          <w:lang w:val="fr-CH"/>
        </w:rPr>
        <w:t>&lt;/</w:t>
      </w:r>
      <w:r w:rsidRPr="00E74ABD">
        <w:rPr>
          <w:rFonts w:ascii="Consolas" w:hAnsi="Consolas" w:cs="Consolas"/>
          <w:color w:val="3F7F7F"/>
          <w:sz w:val="20"/>
          <w:lang w:val="fr-CH"/>
        </w:rPr>
        <w:t>xs:documentation</w:t>
      </w:r>
      <w:r w:rsidRPr="00E74ABD">
        <w:rPr>
          <w:rFonts w:ascii="Consolas" w:hAnsi="Consolas" w:cs="Consolas"/>
          <w:color w:val="008080"/>
          <w:sz w:val="20"/>
          <w:lang w:val="fr-CH"/>
        </w:rPr>
        <w:t>&gt;</w:t>
      </w:r>
    </w:p>
    <w:p w14:paraId="57D52748" w14:textId="77777777" w:rsidR="00814B07" w:rsidRPr="00E74ABD" w:rsidRDefault="00814B07" w:rsidP="00814B07">
      <w:pPr>
        <w:autoSpaceDE w:val="0"/>
        <w:autoSpaceDN w:val="0"/>
        <w:adjustRightInd w:val="0"/>
        <w:spacing w:after="0" w:line="240" w:lineRule="auto"/>
        <w:rPr>
          <w:rFonts w:ascii="Consolas" w:hAnsi="Consolas" w:cs="Consolas"/>
          <w:sz w:val="20"/>
          <w:lang w:val="fr-CH"/>
        </w:rPr>
      </w:pPr>
      <w:r w:rsidRPr="00E74ABD">
        <w:rPr>
          <w:rFonts w:ascii="Consolas" w:hAnsi="Consolas" w:cs="Consolas"/>
          <w:color w:val="000000"/>
          <w:sz w:val="20"/>
          <w:lang w:val="fr-CH"/>
        </w:rPr>
        <w:t xml:space="preserve">    </w:t>
      </w:r>
      <w:r w:rsidRPr="00E74ABD">
        <w:rPr>
          <w:rFonts w:ascii="Consolas" w:hAnsi="Consolas" w:cs="Consolas"/>
          <w:color w:val="008080"/>
          <w:sz w:val="20"/>
          <w:lang w:val="fr-CH"/>
        </w:rPr>
        <w:t>&lt;/</w:t>
      </w:r>
      <w:r w:rsidRPr="00E74ABD">
        <w:rPr>
          <w:rFonts w:ascii="Consolas" w:hAnsi="Consolas" w:cs="Consolas"/>
          <w:color w:val="3F7F7F"/>
          <w:sz w:val="20"/>
          <w:lang w:val="fr-CH"/>
        </w:rPr>
        <w:t>xs:annotation</w:t>
      </w:r>
      <w:r w:rsidRPr="00E74ABD">
        <w:rPr>
          <w:rFonts w:ascii="Consolas" w:hAnsi="Consolas" w:cs="Consolas"/>
          <w:color w:val="008080"/>
          <w:sz w:val="20"/>
          <w:lang w:val="fr-CH"/>
        </w:rPr>
        <w:t>&gt;</w:t>
      </w:r>
    </w:p>
    <w:p w14:paraId="2750CE19" w14:textId="77777777" w:rsidR="00814B07" w:rsidRPr="00E74ABD" w:rsidRDefault="00814B07" w:rsidP="00814B07">
      <w:pPr>
        <w:autoSpaceDE w:val="0"/>
        <w:autoSpaceDN w:val="0"/>
        <w:adjustRightInd w:val="0"/>
        <w:spacing w:after="0" w:line="240" w:lineRule="auto"/>
        <w:rPr>
          <w:rFonts w:ascii="Consolas" w:hAnsi="Consolas" w:cs="Consolas"/>
          <w:sz w:val="20"/>
          <w:lang w:val="fr-CH"/>
        </w:rPr>
      </w:pPr>
      <w:r w:rsidRPr="00E74ABD">
        <w:rPr>
          <w:rFonts w:ascii="Consolas" w:hAnsi="Consolas" w:cs="Consolas"/>
          <w:color w:val="000000"/>
          <w:sz w:val="20"/>
          <w:lang w:val="fr-CH"/>
        </w:rPr>
        <w:t xml:space="preserve">    </w:t>
      </w:r>
      <w:r w:rsidRPr="00E74ABD">
        <w:rPr>
          <w:rFonts w:ascii="Consolas" w:hAnsi="Consolas" w:cs="Consolas"/>
          <w:color w:val="008080"/>
          <w:sz w:val="20"/>
          <w:lang w:val="fr-CH"/>
        </w:rPr>
        <w:t>&lt;</w:t>
      </w:r>
      <w:r w:rsidRPr="00E74ABD">
        <w:rPr>
          <w:rFonts w:ascii="Consolas" w:hAnsi="Consolas" w:cs="Consolas"/>
          <w:color w:val="3F7F7F"/>
          <w:sz w:val="20"/>
          <w:lang w:val="fr-CH"/>
        </w:rPr>
        <w:t>xs:restriction</w:t>
      </w:r>
      <w:r w:rsidRPr="00E74ABD">
        <w:rPr>
          <w:rFonts w:ascii="Consolas" w:hAnsi="Consolas" w:cs="Consolas"/>
          <w:sz w:val="20"/>
          <w:lang w:val="fr-CH"/>
        </w:rPr>
        <w:t xml:space="preserve"> </w:t>
      </w:r>
      <w:r w:rsidRPr="00E74ABD">
        <w:rPr>
          <w:rFonts w:ascii="Consolas" w:hAnsi="Consolas" w:cs="Consolas"/>
          <w:color w:val="7F007F"/>
          <w:sz w:val="20"/>
          <w:lang w:val="fr-CH"/>
        </w:rPr>
        <w:t>base</w:t>
      </w:r>
      <w:r w:rsidRPr="00E74ABD">
        <w:rPr>
          <w:rFonts w:ascii="Consolas" w:hAnsi="Consolas" w:cs="Consolas"/>
          <w:color w:val="000000"/>
          <w:sz w:val="20"/>
          <w:lang w:val="fr-CH"/>
        </w:rPr>
        <w:t>=</w:t>
      </w:r>
      <w:r w:rsidRPr="00E74ABD">
        <w:rPr>
          <w:rFonts w:ascii="Consolas" w:hAnsi="Consolas" w:cs="Consolas"/>
          <w:i/>
          <w:iCs/>
          <w:color w:val="2A00FF"/>
          <w:sz w:val="20"/>
          <w:lang w:val="fr-CH"/>
        </w:rPr>
        <w:t>"xs:string"</w:t>
      </w:r>
      <w:r w:rsidRPr="00E74ABD">
        <w:rPr>
          <w:rFonts w:ascii="Consolas" w:hAnsi="Consolas" w:cs="Consolas"/>
          <w:color w:val="008080"/>
          <w:sz w:val="20"/>
          <w:lang w:val="fr-CH"/>
        </w:rPr>
        <w:t>&gt;</w:t>
      </w:r>
    </w:p>
    <w:p w14:paraId="61FF5FD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fr-CH"/>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xs:whiteSpace</w:t>
      </w:r>
      <w:r w:rsidRPr="00F07B9E">
        <w:rPr>
          <w:rFonts w:ascii="Consolas" w:hAnsi="Consolas" w:cs="Consolas"/>
          <w:sz w:val="20"/>
          <w:lang w:val="en-US"/>
        </w:rPr>
        <w:t xml:space="preserve"> </w:t>
      </w:r>
      <w:r w:rsidRPr="00F07B9E">
        <w:rPr>
          <w:rFonts w:ascii="Consolas" w:hAnsi="Consolas" w:cs="Consolas"/>
          <w:color w:val="7F007F"/>
          <w:sz w:val="20"/>
          <w:lang w:val="en-US"/>
        </w:rPr>
        <w:t>value</w:t>
      </w:r>
      <w:r w:rsidRPr="00F07B9E">
        <w:rPr>
          <w:rFonts w:ascii="Consolas" w:hAnsi="Consolas" w:cs="Consolas"/>
          <w:color w:val="000000"/>
          <w:sz w:val="20"/>
          <w:lang w:val="en-US"/>
        </w:rPr>
        <w:t>=</w:t>
      </w:r>
      <w:r w:rsidRPr="00F07B9E">
        <w:rPr>
          <w:rFonts w:ascii="Consolas" w:hAnsi="Consolas" w:cs="Consolas"/>
          <w:i/>
          <w:iCs/>
          <w:color w:val="2A00FF"/>
          <w:sz w:val="20"/>
          <w:lang w:val="en-US"/>
        </w:rPr>
        <w:t>"collapse"</w:t>
      </w:r>
      <w:r w:rsidRPr="00F07B9E">
        <w:rPr>
          <w:rFonts w:ascii="Consolas" w:hAnsi="Consolas" w:cs="Consolas"/>
          <w:color w:val="008080"/>
          <w:sz w:val="20"/>
          <w:lang w:val="en-US"/>
        </w:rPr>
        <w:t>/&gt;</w:t>
      </w:r>
    </w:p>
    <w:p w14:paraId="1D0D5F6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xs:enumeration</w:t>
      </w:r>
      <w:r w:rsidRPr="00F07B9E">
        <w:rPr>
          <w:rFonts w:ascii="Consolas" w:hAnsi="Consolas" w:cs="Consolas"/>
          <w:sz w:val="20"/>
          <w:lang w:val="en-US"/>
        </w:rPr>
        <w:t xml:space="preserve"> </w:t>
      </w:r>
      <w:r w:rsidRPr="00F07B9E">
        <w:rPr>
          <w:rFonts w:ascii="Consolas" w:hAnsi="Consolas" w:cs="Consolas"/>
          <w:color w:val="7F007F"/>
          <w:sz w:val="20"/>
          <w:lang w:val="en-US"/>
        </w:rPr>
        <w:t>value</w:t>
      </w:r>
      <w:r w:rsidRPr="00F07B9E">
        <w:rPr>
          <w:rFonts w:ascii="Consolas" w:hAnsi="Consolas" w:cs="Consolas"/>
          <w:color w:val="000000"/>
          <w:sz w:val="20"/>
          <w:lang w:val="en-US"/>
        </w:rPr>
        <w:t>=</w:t>
      </w:r>
      <w:r w:rsidRPr="00F07B9E">
        <w:rPr>
          <w:rFonts w:ascii="Consolas" w:hAnsi="Consolas" w:cs="Consolas"/>
          <w:i/>
          <w:iCs/>
          <w:color w:val="2A00FF"/>
          <w:sz w:val="20"/>
          <w:lang w:val="en-US"/>
        </w:rPr>
        <w:t>"ADMIN"</w:t>
      </w:r>
      <w:r w:rsidRPr="00F07B9E">
        <w:rPr>
          <w:rFonts w:ascii="Consolas" w:hAnsi="Consolas" w:cs="Consolas"/>
          <w:color w:val="008080"/>
          <w:sz w:val="20"/>
          <w:lang w:val="en-US"/>
        </w:rPr>
        <w:t>/&gt;</w:t>
      </w:r>
    </w:p>
    <w:p w14:paraId="2511BC2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xs:enumeration</w:t>
      </w:r>
      <w:r w:rsidRPr="00F07B9E">
        <w:rPr>
          <w:rFonts w:ascii="Consolas" w:hAnsi="Consolas" w:cs="Consolas"/>
          <w:sz w:val="20"/>
          <w:lang w:val="en-US"/>
        </w:rPr>
        <w:t xml:space="preserve"> </w:t>
      </w:r>
      <w:r w:rsidRPr="00F07B9E">
        <w:rPr>
          <w:rFonts w:ascii="Consolas" w:hAnsi="Consolas" w:cs="Consolas"/>
          <w:color w:val="7F007F"/>
          <w:sz w:val="20"/>
          <w:lang w:val="en-US"/>
        </w:rPr>
        <w:t>value</w:t>
      </w:r>
      <w:r w:rsidRPr="00F07B9E">
        <w:rPr>
          <w:rFonts w:ascii="Consolas" w:hAnsi="Consolas" w:cs="Consolas"/>
          <w:color w:val="000000"/>
          <w:sz w:val="20"/>
          <w:lang w:val="en-US"/>
        </w:rPr>
        <w:t>=</w:t>
      </w:r>
      <w:r w:rsidRPr="00F07B9E">
        <w:rPr>
          <w:rFonts w:ascii="Consolas" w:hAnsi="Consolas" w:cs="Consolas"/>
          <w:i/>
          <w:iCs/>
          <w:color w:val="2A00FF"/>
          <w:sz w:val="20"/>
          <w:lang w:val="en-US"/>
        </w:rPr>
        <w:t>"GRANT"</w:t>
      </w:r>
      <w:r w:rsidRPr="00F07B9E">
        <w:rPr>
          <w:rFonts w:ascii="Consolas" w:hAnsi="Consolas" w:cs="Consolas"/>
          <w:color w:val="008080"/>
          <w:sz w:val="20"/>
          <w:lang w:val="en-US"/>
        </w:rPr>
        <w:t>/&gt;</w:t>
      </w:r>
    </w:p>
    <w:p w14:paraId="346BCD7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xs:restriction</w:t>
      </w:r>
      <w:r w:rsidRPr="00F07B9E">
        <w:rPr>
          <w:rFonts w:ascii="Consolas" w:hAnsi="Consolas" w:cs="Consolas"/>
          <w:color w:val="008080"/>
          <w:sz w:val="20"/>
          <w:lang w:val="en-US"/>
        </w:rPr>
        <w:t>&gt;</w:t>
      </w:r>
    </w:p>
    <w:p w14:paraId="26B5B83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xs:simpleType</w:t>
      </w:r>
      <w:r w:rsidRPr="00F07B9E">
        <w:rPr>
          <w:rFonts w:ascii="Consolas" w:hAnsi="Consolas" w:cs="Consolas"/>
          <w:color w:val="008080"/>
          <w:sz w:val="20"/>
          <w:lang w:val="en-US"/>
        </w:rPr>
        <w:t>&gt;</w:t>
      </w:r>
    </w:p>
    <w:p w14:paraId="24686D4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p>
    <w:p w14:paraId="5535BE3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 xml:space="preserve">&lt;!-- simple type for mandatory string </w:t>
      </w:r>
    </w:p>
    <w:p w14:paraId="09D0553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3F5FBF"/>
          <w:sz w:val="20"/>
          <w:lang w:val="en-US"/>
        </w:rPr>
        <w:t xml:space="preserve">       which must contain at least 1 character --&gt;</w:t>
      </w:r>
    </w:p>
    <w:p w14:paraId="1862397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xs:simpleType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"mandatoryString"</w:t>
      </w:r>
      <w:r w:rsidRPr="00F07B9E">
        <w:rPr>
          <w:rFonts w:ascii="Consolas" w:hAnsi="Consolas" w:cs="Consolas"/>
          <w:color w:val="008080"/>
          <w:sz w:val="20"/>
          <w:lang w:val="en-US"/>
        </w:rPr>
        <w:t>&gt;</w:t>
      </w:r>
    </w:p>
    <w:p w14:paraId="0B44125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xs:annotation</w:t>
      </w:r>
      <w:r w:rsidRPr="00F07B9E">
        <w:rPr>
          <w:rFonts w:ascii="Consolas" w:hAnsi="Consolas" w:cs="Consolas"/>
          <w:color w:val="008080"/>
          <w:sz w:val="20"/>
          <w:lang w:val="en-US"/>
        </w:rPr>
        <w:t>&gt;</w:t>
      </w:r>
    </w:p>
    <w:p w14:paraId="4D80EB6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xs:documentation</w:t>
      </w:r>
      <w:r w:rsidRPr="00F07B9E">
        <w:rPr>
          <w:rFonts w:ascii="Consolas" w:hAnsi="Consolas" w:cs="Consolas"/>
          <w:color w:val="008080"/>
          <w:sz w:val="20"/>
          <w:lang w:val="en-US"/>
        </w:rPr>
        <w:t>&gt;</w:t>
      </w:r>
    </w:p>
    <w:p w14:paraId="65D386B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mandatoryString must contain at least 1 character</w:t>
      </w:r>
    </w:p>
    <w:p w14:paraId="7EE2F795"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en-US"/>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644113AD"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xs:annotation</w:t>
      </w:r>
      <w:r w:rsidRPr="00F07B9E">
        <w:rPr>
          <w:rFonts w:ascii="Consolas" w:hAnsi="Consolas" w:cs="Consolas"/>
          <w:color w:val="008080"/>
          <w:sz w:val="20"/>
          <w:lang w:val="fr-CH"/>
        </w:rPr>
        <w:t>&gt;</w:t>
      </w:r>
    </w:p>
    <w:p w14:paraId="2F9CBA20"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xs:restriction</w:t>
      </w:r>
      <w:r w:rsidRPr="00F07B9E">
        <w:rPr>
          <w:rFonts w:ascii="Consolas" w:hAnsi="Consolas" w:cs="Consolas"/>
          <w:sz w:val="20"/>
          <w:lang w:val="fr-CH"/>
        </w:rPr>
        <w:t xml:space="preserve"> </w:t>
      </w:r>
      <w:r w:rsidRPr="00F07B9E">
        <w:rPr>
          <w:rFonts w:ascii="Consolas" w:hAnsi="Consolas" w:cs="Consolas"/>
          <w:color w:val="7F007F"/>
          <w:sz w:val="20"/>
          <w:lang w:val="fr-CH"/>
        </w:rPr>
        <w:t>base</w:t>
      </w:r>
      <w:r w:rsidRPr="00F07B9E">
        <w:rPr>
          <w:rFonts w:ascii="Consolas" w:hAnsi="Consolas" w:cs="Consolas"/>
          <w:color w:val="000000"/>
          <w:sz w:val="20"/>
          <w:lang w:val="fr-CH"/>
        </w:rPr>
        <w:t>=</w:t>
      </w:r>
      <w:r w:rsidRPr="00F07B9E">
        <w:rPr>
          <w:rFonts w:ascii="Consolas" w:hAnsi="Consolas" w:cs="Consolas"/>
          <w:i/>
          <w:iCs/>
          <w:color w:val="2A00FF"/>
          <w:sz w:val="20"/>
          <w:lang w:val="fr-CH"/>
        </w:rPr>
        <w:t>"xs:string"</w:t>
      </w:r>
      <w:r w:rsidRPr="00F07B9E">
        <w:rPr>
          <w:rFonts w:ascii="Consolas" w:hAnsi="Consolas" w:cs="Consolas"/>
          <w:color w:val="008080"/>
          <w:sz w:val="20"/>
          <w:lang w:val="fr-CH"/>
        </w:rPr>
        <w:t>&gt;</w:t>
      </w:r>
    </w:p>
    <w:p w14:paraId="2A9D352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fr-CH"/>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xs:whiteSpace</w:t>
      </w:r>
      <w:r w:rsidRPr="00F07B9E">
        <w:rPr>
          <w:rFonts w:ascii="Consolas" w:hAnsi="Consolas" w:cs="Consolas"/>
          <w:sz w:val="20"/>
          <w:lang w:val="en-US"/>
        </w:rPr>
        <w:t xml:space="preserve"> </w:t>
      </w:r>
      <w:r w:rsidRPr="00F07B9E">
        <w:rPr>
          <w:rFonts w:ascii="Consolas" w:hAnsi="Consolas" w:cs="Consolas"/>
          <w:color w:val="7F007F"/>
          <w:sz w:val="20"/>
          <w:lang w:val="en-US"/>
        </w:rPr>
        <w:t>value</w:t>
      </w:r>
      <w:r w:rsidRPr="00F07B9E">
        <w:rPr>
          <w:rFonts w:ascii="Consolas" w:hAnsi="Consolas" w:cs="Consolas"/>
          <w:color w:val="000000"/>
          <w:sz w:val="20"/>
          <w:lang w:val="en-US"/>
        </w:rPr>
        <w:t>=</w:t>
      </w:r>
      <w:r w:rsidRPr="00F07B9E">
        <w:rPr>
          <w:rFonts w:ascii="Consolas" w:hAnsi="Consolas" w:cs="Consolas"/>
          <w:i/>
          <w:iCs/>
          <w:color w:val="2A00FF"/>
          <w:sz w:val="20"/>
          <w:lang w:val="en-US"/>
        </w:rPr>
        <w:t>"preserve"</w:t>
      </w:r>
      <w:r w:rsidRPr="00F07B9E">
        <w:rPr>
          <w:rFonts w:ascii="Consolas" w:hAnsi="Consolas" w:cs="Consolas"/>
          <w:color w:val="008080"/>
          <w:sz w:val="20"/>
          <w:lang w:val="en-US"/>
        </w:rPr>
        <w:t>/&gt;</w:t>
      </w:r>
    </w:p>
    <w:p w14:paraId="6C0C85E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xs:minLength</w:t>
      </w:r>
      <w:r w:rsidRPr="00F07B9E">
        <w:rPr>
          <w:rFonts w:ascii="Consolas" w:hAnsi="Consolas" w:cs="Consolas"/>
          <w:sz w:val="20"/>
          <w:lang w:val="en-US"/>
        </w:rPr>
        <w:t xml:space="preserve"> </w:t>
      </w:r>
      <w:r w:rsidRPr="00F07B9E">
        <w:rPr>
          <w:rFonts w:ascii="Consolas" w:hAnsi="Consolas" w:cs="Consolas"/>
          <w:color w:val="7F007F"/>
          <w:sz w:val="20"/>
          <w:lang w:val="en-US"/>
        </w:rPr>
        <w:t>value</w:t>
      </w:r>
      <w:r w:rsidRPr="00F07B9E">
        <w:rPr>
          <w:rFonts w:ascii="Consolas" w:hAnsi="Consolas" w:cs="Consolas"/>
          <w:color w:val="000000"/>
          <w:sz w:val="20"/>
          <w:lang w:val="en-US"/>
        </w:rPr>
        <w:t>=</w:t>
      </w:r>
      <w:r w:rsidRPr="00F07B9E">
        <w:rPr>
          <w:rFonts w:ascii="Consolas" w:hAnsi="Consolas" w:cs="Consolas"/>
          <w:i/>
          <w:iCs/>
          <w:color w:val="2A00FF"/>
          <w:sz w:val="20"/>
          <w:lang w:val="en-US"/>
        </w:rPr>
        <w:t>"1"</w:t>
      </w:r>
      <w:r w:rsidRPr="00F07B9E">
        <w:rPr>
          <w:rFonts w:ascii="Consolas" w:hAnsi="Consolas" w:cs="Consolas"/>
          <w:sz w:val="20"/>
          <w:lang w:val="en-US"/>
        </w:rPr>
        <w:t xml:space="preserve"> </w:t>
      </w:r>
      <w:r w:rsidRPr="00F07B9E">
        <w:rPr>
          <w:rFonts w:ascii="Consolas" w:hAnsi="Consolas" w:cs="Consolas"/>
          <w:color w:val="008080"/>
          <w:sz w:val="20"/>
          <w:lang w:val="en-US"/>
        </w:rPr>
        <w:t>/&gt;</w:t>
      </w:r>
    </w:p>
    <w:p w14:paraId="377A21B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xs:restriction</w:t>
      </w:r>
      <w:r w:rsidRPr="00F07B9E">
        <w:rPr>
          <w:rFonts w:ascii="Consolas" w:hAnsi="Consolas" w:cs="Consolas"/>
          <w:color w:val="008080"/>
          <w:sz w:val="20"/>
          <w:lang w:val="en-US"/>
        </w:rPr>
        <w:t>&gt;</w:t>
      </w:r>
    </w:p>
    <w:p w14:paraId="636B92C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xs:simpleType</w:t>
      </w:r>
      <w:r w:rsidRPr="00F07B9E">
        <w:rPr>
          <w:rFonts w:ascii="Consolas" w:hAnsi="Consolas" w:cs="Consolas"/>
          <w:color w:val="008080"/>
          <w:sz w:val="20"/>
          <w:lang w:val="en-US"/>
        </w:rPr>
        <w:t>&gt;</w:t>
      </w:r>
    </w:p>
    <w:p w14:paraId="30EB232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p>
    <w:p w14:paraId="47B06BD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simple type of a filesystem (file or folder) name --&gt;</w:t>
      </w:r>
    </w:p>
    <w:p w14:paraId="56267E7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xs:simpleType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"fsName"</w:t>
      </w:r>
      <w:r w:rsidRPr="00F07B9E">
        <w:rPr>
          <w:rFonts w:ascii="Consolas" w:hAnsi="Consolas" w:cs="Consolas"/>
          <w:color w:val="008080"/>
          <w:sz w:val="20"/>
          <w:lang w:val="en-US"/>
        </w:rPr>
        <w:t>&gt;</w:t>
      </w:r>
    </w:p>
    <w:p w14:paraId="1DCF314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xs:annotation</w:t>
      </w:r>
      <w:r w:rsidRPr="00F07B9E">
        <w:rPr>
          <w:rFonts w:ascii="Consolas" w:hAnsi="Consolas" w:cs="Consolas"/>
          <w:color w:val="008080"/>
          <w:sz w:val="20"/>
          <w:lang w:val="en-US"/>
        </w:rPr>
        <w:t>&gt;</w:t>
      </w:r>
    </w:p>
    <w:p w14:paraId="30A2C05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xs:documentation</w:t>
      </w:r>
      <w:r w:rsidRPr="00F07B9E">
        <w:rPr>
          <w:rFonts w:ascii="Consolas" w:hAnsi="Consolas" w:cs="Consolas"/>
          <w:color w:val="008080"/>
          <w:sz w:val="20"/>
          <w:lang w:val="en-US"/>
        </w:rPr>
        <w:t>&gt;</w:t>
      </w:r>
    </w:p>
    <w:p w14:paraId="6EB9CF5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fsNames may only consist of ASCII characters and digits</w:t>
      </w:r>
    </w:p>
    <w:p w14:paraId="6954924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and must start with a non-digit </w:t>
      </w:r>
    </w:p>
    <w:p w14:paraId="6C7D6F4F"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en-US"/>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232413A6"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lastRenderedPageBreak/>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xs:annotation</w:t>
      </w:r>
      <w:r w:rsidRPr="00F07B9E">
        <w:rPr>
          <w:rFonts w:ascii="Consolas" w:hAnsi="Consolas" w:cs="Consolas"/>
          <w:color w:val="008080"/>
          <w:sz w:val="20"/>
          <w:lang w:val="fr-CH"/>
        </w:rPr>
        <w:t>&gt;</w:t>
      </w:r>
    </w:p>
    <w:p w14:paraId="3A129B26"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xs:restriction</w:t>
      </w:r>
      <w:r w:rsidRPr="00F07B9E">
        <w:rPr>
          <w:rFonts w:ascii="Consolas" w:hAnsi="Consolas" w:cs="Consolas"/>
          <w:sz w:val="20"/>
          <w:lang w:val="fr-CH"/>
        </w:rPr>
        <w:t xml:space="preserve"> </w:t>
      </w:r>
      <w:r w:rsidRPr="00F07B9E">
        <w:rPr>
          <w:rFonts w:ascii="Consolas" w:hAnsi="Consolas" w:cs="Consolas"/>
          <w:color w:val="7F007F"/>
          <w:sz w:val="20"/>
          <w:lang w:val="fr-CH"/>
        </w:rPr>
        <w:t>base</w:t>
      </w:r>
      <w:r w:rsidRPr="00F07B9E">
        <w:rPr>
          <w:rFonts w:ascii="Consolas" w:hAnsi="Consolas" w:cs="Consolas"/>
          <w:color w:val="000000"/>
          <w:sz w:val="20"/>
          <w:lang w:val="fr-CH"/>
        </w:rPr>
        <w:t>=</w:t>
      </w:r>
      <w:r w:rsidRPr="00F07B9E">
        <w:rPr>
          <w:rFonts w:ascii="Consolas" w:hAnsi="Consolas" w:cs="Consolas"/>
          <w:i/>
          <w:iCs/>
          <w:color w:val="2A00FF"/>
          <w:sz w:val="20"/>
          <w:lang w:val="fr-CH"/>
        </w:rPr>
        <w:t>"xs:string"</w:t>
      </w:r>
      <w:r w:rsidRPr="00F07B9E">
        <w:rPr>
          <w:rFonts w:ascii="Consolas" w:hAnsi="Consolas" w:cs="Consolas"/>
          <w:color w:val="008080"/>
          <w:sz w:val="20"/>
          <w:lang w:val="fr-CH"/>
        </w:rPr>
        <w:t>&gt;</w:t>
      </w:r>
    </w:p>
    <w:p w14:paraId="76D6E47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fr-CH"/>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xs:pattern</w:t>
      </w:r>
      <w:r w:rsidRPr="00F07B9E">
        <w:rPr>
          <w:rFonts w:ascii="Consolas" w:hAnsi="Consolas" w:cs="Consolas"/>
          <w:sz w:val="20"/>
          <w:lang w:val="en-US"/>
        </w:rPr>
        <w:t xml:space="preserve"> </w:t>
      </w:r>
      <w:r w:rsidRPr="00F07B9E">
        <w:rPr>
          <w:rFonts w:ascii="Consolas" w:hAnsi="Consolas" w:cs="Consolas"/>
          <w:color w:val="7F007F"/>
          <w:sz w:val="20"/>
          <w:lang w:val="en-US"/>
        </w:rPr>
        <w:t>value</w:t>
      </w:r>
      <w:r w:rsidRPr="00F07B9E">
        <w:rPr>
          <w:rFonts w:ascii="Consolas" w:hAnsi="Consolas" w:cs="Consolas"/>
          <w:color w:val="000000"/>
          <w:sz w:val="20"/>
          <w:lang w:val="en-US"/>
        </w:rPr>
        <w:t>=</w:t>
      </w:r>
      <w:r w:rsidRPr="00F07B9E">
        <w:rPr>
          <w:rFonts w:ascii="Consolas" w:hAnsi="Consolas" w:cs="Consolas"/>
          <w:i/>
          <w:iCs/>
          <w:color w:val="2A00FF"/>
          <w:sz w:val="20"/>
          <w:lang w:val="en-US"/>
        </w:rPr>
        <w:t>"([a-z]|[A-Z])([a-z]|[A-Z]|[0-9]).*"</w:t>
      </w:r>
      <w:r w:rsidRPr="00F07B9E">
        <w:rPr>
          <w:rFonts w:ascii="Consolas" w:hAnsi="Consolas" w:cs="Consolas"/>
          <w:sz w:val="20"/>
          <w:lang w:val="en-US"/>
        </w:rPr>
        <w:t xml:space="preserve"> </w:t>
      </w:r>
      <w:r w:rsidRPr="00F07B9E">
        <w:rPr>
          <w:rFonts w:ascii="Consolas" w:hAnsi="Consolas" w:cs="Consolas"/>
          <w:color w:val="008080"/>
          <w:sz w:val="20"/>
          <w:lang w:val="en-US"/>
        </w:rPr>
        <w:t>/&gt;</w:t>
      </w:r>
    </w:p>
    <w:p w14:paraId="2D074CA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xs:minLength</w:t>
      </w:r>
      <w:r w:rsidRPr="00F07B9E">
        <w:rPr>
          <w:rFonts w:ascii="Consolas" w:hAnsi="Consolas" w:cs="Consolas"/>
          <w:sz w:val="20"/>
          <w:lang w:val="en-US"/>
        </w:rPr>
        <w:t xml:space="preserve"> </w:t>
      </w:r>
      <w:r w:rsidRPr="00F07B9E">
        <w:rPr>
          <w:rFonts w:ascii="Consolas" w:hAnsi="Consolas" w:cs="Consolas"/>
          <w:color w:val="7F007F"/>
          <w:sz w:val="20"/>
          <w:lang w:val="en-US"/>
        </w:rPr>
        <w:t>value</w:t>
      </w:r>
      <w:r w:rsidRPr="00F07B9E">
        <w:rPr>
          <w:rFonts w:ascii="Consolas" w:hAnsi="Consolas" w:cs="Consolas"/>
          <w:color w:val="000000"/>
          <w:sz w:val="20"/>
          <w:lang w:val="en-US"/>
        </w:rPr>
        <w:t>=</w:t>
      </w:r>
      <w:r w:rsidRPr="00F07B9E">
        <w:rPr>
          <w:rFonts w:ascii="Consolas" w:hAnsi="Consolas" w:cs="Consolas"/>
          <w:i/>
          <w:iCs/>
          <w:color w:val="2A00FF"/>
          <w:sz w:val="20"/>
          <w:lang w:val="en-US"/>
        </w:rPr>
        <w:t>"1"</w:t>
      </w:r>
      <w:r w:rsidRPr="00F07B9E">
        <w:rPr>
          <w:rFonts w:ascii="Consolas" w:hAnsi="Consolas" w:cs="Consolas"/>
          <w:sz w:val="20"/>
          <w:lang w:val="en-US"/>
        </w:rPr>
        <w:t xml:space="preserve"> </w:t>
      </w:r>
      <w:r w:rsidRPr="00F07B9E">
        <w:rPr>
          <w:rFonts w:ascii="Consolas" w:hAnsi="Consolas" w:cs="Consolas"/>
          <w:color w:val="008080"/>
          <w:sz w:val="20"/>
          <w:lang w:val="en-US"/>
        </w:rPr>
        <w:t>/&gt;</w:t>
      </w:r>
    </w:p>
    <w:p w14:paraId="0C15392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xs:restriction</w:t>
      </w:r>
      <w:r w:rsidRPr="00F07B9E">
        <w:rPr>
          <w:rFonts w:ascii="Consolas" w:hAnsi="Consolas" w:cs="Consolas"/>
          <w:color w:val="008080"/>
          <w:sz w:val="20"/>
          <w:lang w:val="en-US"/>
        </w:rPr>
        <w:t>&gt;</w:t>
      </w:r>
    </w:p>
    <w:p w14:paraId="253F534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xs:simpleType</w:t>
      </w:r>
      <w:r w:rsidRPr="00F07B9E">
        <w:rPr>
          <w:rFonts w:ascii="Consolas" w:hAnsi="Consolas" w:cs="Consolas"/>
          <w:color w:val="008080"/>
          <w:sz w:val="20"/>
          <w:lang w:val="en-US"/>
        </w:rPr>
        <w:t>&gt;</w:t>
      </w:r>
    </w:p>
    <w:p w14:paraId="0969D1A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p>
    <w:p w14:paraId="3B9C18B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simple type for action time of a trigger --&gt;</w:t>
      </w:r>
    </w:p>
    <w:p w14:paraId="6E6C9DF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xs:simpleType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"actionTimeType"</w:t>
      </w:r>
      <w:r w:rsidRPr="00F07B9E">
        <w:rPr>
          <w:rFonts w:ascii="Consolas" w:hAnsi="Consolas" w:cs="Consolas"/>
          <w:color w:val="008080"/>
          <w:sz w:val="20"/>
          <w:lang w:val="en-US"/>
        </w:rPr>
        <w:t>&gt;</w:t>
      </w:r>
    </w:p>
    <w:p w14:paraId="57F4C7C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xs:annotation</w:t>
      </w:r>
      <w:r w:rsidRPr="00F07B9E">
        <w:rPr>
          <w:rFonts w:ascii="Consolas" w:hAnsi="Consolas" w:cs="Consolas"/>
          <w:color w:val="008080"/>
          <w:sz w:val="20"/>
          <w:lang w:val="en-US"/>
        </w:rPr>
        <w:t>&gt;</w:t>
      </w:r>
    </w:p>
    <w:p w14:paraId="64A0D5D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xs:documentation</w:t>
      </w:r>
      <w:r w:rsidRPr="00F07B9E">
        <w:rPr>
          <w:rFonts w:ascii="Consolas" w:hAnsi="Consolas" w:cs="Consolas"/>
          <w:color w:val="008080"/>
          <w:sz w:val="20"/>
          <w:lang w:val="en-US"/>
        </w:rPr>
        <w:t>&gt;</w:t>
      </w:r>
    </w:p>
    <w:p w14:paraId="09395E7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actionTime is BEFORE or AFTER</w:t>
      </w:r>
    </w:p>
    <w:p w14:paraId="78E9091D"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en-US"/>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1F0F853D" w14:textId="77777777" w:rsidR="00814B07" w:rsidRPr="00997013" w:rsidRDefault="00814B07" w:rsidP="00814B07">
      <w:pPr>
        <w:autoSpaceDE w:val="0"/>
        <w:autoSpaceDN w:val="0"/>
        <w:adjustRightInd w:val="0"/>
        <w:spacing w:after="0" w:line="240" w:lineRule="auto"/>
        <w:rPr>
          <w:rFonts w:ascii="Consolas" w:hAnsi="Consolas" w:cs="Consolas"/>
          <w:sz w:val="20"/>
          <w:lang w:val="fr-CH"/>
        </w:rPr>
      </w:pPr>
      <w:r w:rsidRPr="00997013">
        <w:rPr>
          <w:rFonts w:ascii="Consolas" w:hAnsi="Consolas" w:cs="Consolas"/>
          <w:color w:val="000000"/>
          <w:sz w:val="20"/>
          <w:lang w:val="fr-CH"/>
        </w:rPr>
        <w:t xml:space="preserve">    </w:t>
      </w:r>
      <w:r w:rsidRPr="00997013">
        <w:rPr>
          <w:rFonts w:ascii="Consolas" w:hAnsi="Consolas" w:cs="Consolas"/>
          <w:color w:val="008080"/>
          <w:sz w:val="20"/>
          <w:lang w:val="fr-CH"/>
        </w:rPr>
        <w:t>&lt;/</w:t>
      </w:r>
      <w:r w:rsidRPr="00997013">
        <w:rPr>
          <w:rFonts w:ascii="Consolas" w:hAnsi="Consolas" w:cs="Consolas"/>
          <w:color w:val="3F7F7F"/>
          <w:sz w:val="20"/>
          <w:lang w:val="fr-CH"/>
        </w:rPr>
        <w:t>xs:annotation</w:t>
      </w:r>
      <w:r w:rsidRPr="00997013">
        <w:rPr>
          <w:rFonts w:ascii="Consolas" w:hAnsi="Consolas" w:cs="Consolas"/>
          <w:color w:val="008080"/>
          <w:sz w:val="20"/>
          <w:lang w:val="fr-CH"/>
        </w:rPr>
        <w:t>&gt;</w:t>
      </w:r>
    </w:p>
    <w:p w14:paraId="3177379F" w14:textId="77777777" w:rsidR="00814B07" w:rsidRPr="00997013" w:rsidRDefault="00814B07" w:rsidP="00814B07">
      <w:pPr>
        <w:autoSpaceDE w:val="0"/>
        <w:autoSpaceDN w:val="0"/>
        <w:adjustRightInd w:val="0"/>
        <w:spacing w:after="0" w:line="240" w:lineRule="auto"/>
        <w:rPr>
          <w:rFonts w:ascii="Consolas" w:hAnsi="Consolas" w:cs="Consolas"/>
          <w:sz w:val="20"/>
          <w:lang w:val="fr-CH"/>
        </w:rPr>
      </w:pPr>
      <w:r w:rsidRPr="00997013">
        <w:rPr>
          <w:rFonts w:ascii="Consolas" w:hAnsi="Consolas" w:cs="Consolas"/>
          <w:color w:val="000000"/>
          <w:sz w:val="20"/>
          <w:lang w:val="fr-CH"/>
        </w:rPr>
        <w:t xml:space="preserve">    </w:t>
      </w:r>
      <w:r w:rsidRPr="00997013">
        <w:rPr>
          <w:rFonts w:ascii="Consolas" w:hAnsi="Consolas" w:cs="Consolas"/>
          <w:color w:val="008080"/>
          <w:sz w:val="20"/>
          <w:lang w:val="fr-CH"/>
        </w:rPr>
        <w:t>&lt;</w:t>
      </w:r>
      <w:r w:rsidRPr="00997013">
        <w:rPr>
          <w:rFonts w:ascii="Consolas" w:hAnsi="Consolas" w:cs="Consolas"/>
          <w:color w:val="3F7F7F"/>
          <w:sz w:val="20"/>
          <w:lang w:val="fr-CH"/>
        </w:rPr>
        <w:t>xs:restriction</w:t>
      </w:r>
      <w:r w:rsidRPr="00997013">
        <w:rPr>
          <w:rFonts w:ascii="Consolas" w:hAnsi="Consolas" w:cs="Consolas"/>
          <w:sz w:val="20"/>
          <w:lang w:val="fr-CH"/>
        </w:rPr>
        <w:t xml:space="preserve"> </w:t>
      </w:r>
      <w:r w:rsidRPr="00997013">
        <w:rPr>
          <w:rFonts w:ascii="Consolas" w:hAnsi="Consolas" w:cs="Consolas"/>
          <w:color w:val="7F007F"/>
          <w:sz w:val="20"/>
          <w:lang w:val="fr-CH"/>
        </w:rPr>
        <w:t>base</w:t>
      </w:r>
      <w:r w:rsidRPr="00997013">
        <w:rPr>
          <w:rFonts w:ascii="Consolas" w:hAnsi="Consolas" w:cs="Consolas"/>
          <w:color w:val="000000"/>
          <w:sz w:val="20"/>
          <w:lang w:val="fr-CH"/>
        </w:rPr>
        <w:t>=</w:t>
      </w:r>
      <w:r w:rsidRPr="00997013">
        <w:rPr>
          <w:rFonts w:ascii="Consolas" w:hAnsi="Consolas" w:cs="Consolas"/>
          <w:i/>
          <w:iCs/>
          <w:color w:val="2A00FF"/>
          <w:sz w:val="20"/>
          <w:lang w:val="fr-CH"/>
        </w:rPr>
        <w:t>"xs:string"</w:t>
      </w:r>
      <w:r w:rsidRPr="00997013">
        <w:rPr>
          <w:rFonts w:ascii="Consolas" w:hAnsi="Consolas" w:cs="Consolas"/>
          <w:color w:val="008080"/>
          <w:sz w:val="20"/>
          <w:lang w:val="fr-CH"/>
        </w:rPr>
        <w:t>&gt;</w:t>
      </w:r>
    </w:p>
    <w:p w14:paraId="459DAD0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997013">
        <w:rPr>
          <w:rFonts w:ascii="Consolas" w:hAnsi="Consolas" w:cs="Consolas"/>
          <w:color w:val="000000"/>
          <w:sz w:val="20"/>
          <w:lang w:val="fr-CH"/>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xs:enumeration</w:t>
      </w:r>
      <w:r w:rsidRPr="00F07B9E">
        <w:rPr>
          <w:rFonts w:ascii="Consolas" w:hAnsi="Consolas" w:cs="Consolas"/>
          <w:sz w:val="20"/>
          <w:lang w:val="en-US"/>
        </w:rPr>
        <w:t xml:space="preserve"> </w:t>
      </w:r>
      <w:r w:rsidRPr="00F07B9E">
        <w:rPr>
          <w:rFonts w:ascii="Consolas" w:hAnsi="Consolas" w:cs="Consolas"/>
          <w:color w:val="7F007F"/>
          <w:sz w:val="20"/>
          <w:lang w:val="en-US"/>
        </w:rPr>
        <w:t>value</w:t>
      </w:r>
      <w:r w:rsidRPr="00F07B9E">
        <w:rPr>
          <w:rFonts w:ascii="Consolas" w:hAnsi="Consolas" w:cs="Consolas"/>
          <w:color w:val="000000"/>
          <w:sz w:val="20"/>
          <w:lang w:val="en-US"/>
        </w:rPr>
        <w:t>=</w:t>
      </w:r>
      <w:r w:rsidRPr="00F07B9E">
        <w:rPr>
          <w:rFonts w:ascii="Consolas" w:hAnsi="Consolas" w:cs="Consolas"/>
          <w:i/>
          <w:iCs/>
          <w:color w:val="2A00FF"/>
          <w:sz w:val="20"/>
          <w:lang w:val="en-US"/>
        </w:rPr>
        <w:t>"BEFORE"</w:t>
      </w:r>
      <w:r w:rsidRPr="00F07B9E">
        <w:rPr>
          <w:rFonts w:ascii="Consolas" w:hAnsi="Consolas" w:cs="Consolas"/>
          <w:sz w:val="20"/>
          <w:lang w:val="en-US"/>
        </w:rPr>
        <w:t xml:space="preserve"> </w:t>
      </w:r>
      <w:r w:rsidRPr="00F07B9E">
        <w:rPr>
          <w:rFonts w:ascii="Consolas" w:hAnsi="Consolas" w:cs="Consolas"/>
          <w:color w:val="008080"/>
          <w:sz w:val="20"/>
          <w:lang w:val="en-US"/>
        </w:rPr>
        <w:t>/&gt;</w:t>
      </w:r>
    </w:p>
    <w:p w14:paraId="4D0385F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xs:enumeration</w:t>
      </w:r>
      <w:r w:rsidRPr="00F07B9E">
        <w:rPr>
          <w:rFonts w:ascii="Consolas" w:hAnsi="Consolas" w:cs="Consolas"/>
          <w:sz w:val="20"/>
          <w:lang w:val="en-US"/>
        </w:rPr>
        <w:t xml:space="preserve"> </w:t>
      </w:r>
      <w:r w:rsidRPr="00F07B9E">
        <w:rPr>
          <w:rFonts w:ascii="Consolas" w:hAnsi="Consolas" w:cs="Consolas"/>
          <w:color w:val="7F007F"/>
          <w:sz w:val="20"/>
          <w:lang w:val="en-US"/>
        </w:rPr>
        <w:t>value</w:t>
      </w:r>
      <w:r w:rsidRPr="00F07B9E">
        <w:rPr>
          <w:rFonts w:ascii="Consolas" w:hAnsi="Consolas" w:cs="Consolas"/>
          <w:color w:val="000000"/>
          <w:sz w:val="20"/>
          <w:lang w:val="en-US"/>
        </w:rPr>
        <w:t>=</w:t>
      </w:r>
      <w:r w:rsidRPr="00F07B9E">
        <w:rPr>
          <w:rFonts w:ascii="Consolas" w:hAnsi="Consolas" w:cs="Consolas"/>
          <w:i/>
          <w:iCs/>
          <w:color w:val="2A00FF"/>
          <w:sz w:val="20"/>
          <w:lang w:val="en-US"/>
        </w:rPr>
        <w:t>"AFTER"</w:t>
      </w:r>
      <w:r w:rsidRPr="00F07B9E">
        <w:rPr>
          <w:rFonts w:ascii="Consolas" w:hAnsi="Consolas" w:cs="Consolas"/>
          <w:sz w:val="20"/>
          <w:lang w:val="en-US"/>
        </w:rPr>
        <w:t xml:space="preserve"> </w:t>
      </w:r>
      <w:r w:rsidRPr="00F07B9E">
        <w:rPr>
          <w:rFonts w:ascii="Consolas" w:hAnsi="Consolas" w:cs="Consolas"/>
          <w:color w:val="008080"/>
          <w:sz w:val="20"/>
          <w:lang w:val="en-US"/>
        </w:rPr>
        <w:t>/&gt;</w:t>
      </w:r>
    </w:p>
    <w:p w14:paraId="1B38075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xs:restriction</w:t>
      </w:r>
      <w:r w:rsidRPr="00F07B9E">
        <w:rPr>
          <w:rFonts w:ascii="Consolas" w:hAnsi="Consolas" w:cs="Consolas"/>
          <w:color w:val="008080"/>
          <w:sz w:val="20"/>
          <w:lang w:val="en-US"/>
        </w:rPr>
        <w:t>&gt;</w:t>
      </w:r>
    </w:p>
    <w:p w14:paraId="4F7E529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xs:simpleType</w:t>
      </w:r>
      <w:r w:rsidRPr="00F07B9E">
        <w:rPr>
          <w:rFonts w:ascii="Consolas" w:hAnsi="Consolas" w:cs="Consolas"/>
          <w:color w:val="008080"/>
          <w:sz w:val="20"/>
          <w:lang w:val="en-US"/>
        </w:rPr>
        <w:t>&gt;</w:t>
      </w:r>
    </w:p>
    <w:p w14:paraId="3C328D3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p>
    <w:p w14:paraId="7A5F8F0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simple type for match type of a foreign key --&gt;</w:t>
      </w:r>
    </w:p>
    <w:p w14:paraId="3EFFE86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xs:simpleType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"matchTypeType"</w:t>
      </w:r>
      <w:r w:rsidRPr="00F07B9E">
        <w:rPr>
          <w:rFonts w:ascii="Consolas" w:hAnsi="Consolas" w:cs="Consolas"/>
          <w:color w:val="008080"/>
          <w:sz w:val="20"/>
          <w:lang w:val="en-US"/>
        </w:rPr>
        <w:t>&gt;</w:t>
      </w:r>
    </w:p>
    <w:p w14:paraId="7A83628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xs:annotation</w:t>
      </w:r>
      <w:r w:rsidRPr="00F07B9E">
        <w:rPr>
          <w:rFonts w:ascii="Consolas" w:hAnsi="Consolas" w:cs="Consolas"/>
          <w:color w:val="008080"/>
          <w:sz w:val="20"/>
          <w:lang w:val="en-US"/>
        </w:rPr>
        <w:t>&gt;</w:t>
      </w:r>
    </w:p>
    <w:p w14:paraId="1D66B35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xs:documentation</w:t>
      </w:r>
      <w:r w:rsidRPr="00F07B9E">
        <w:rPr>
          <w:rFonts w:ascii="Consolas" w:hAnsi="Consolas" w:cs="Consolas"/>
          <w:color w:val="008080"/>
          <w:sz w:val="20"/>
          <w:lang w:val="en-US"/>
        </w:rPr>
        <w:t>&gt;</w:t>
      </w:r>
    </w:p>
    <w:p w14:paraId="07FB381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matchType is FULL, PARTIAL or SIMPLE</w:t>
      </w:r>
    </w:p>
    <w:p w14:paraId="4BA2E31B"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en-US"/>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42EF511C"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xs:annotation</w:t>
      </w:r>
      <w:r w:rsidRPr="00F07B9E">
        <w:rPr>
          <w:rFonts w:ascii="Consolas" w:hAnsi="Consolas" w:cs="Consolas"/>
          <w:color w:val="008080"/>
          <w:sz w:val="20"/>
          <w:lang w:val="fr-CH"/>
        </w:rPr>
        <w:t>&gt;</w:t>
      </w:r>
    </w:p>
    <w:p w14:paraId="720771E4"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xs:restriction</w:t>
      </w:r>
      <w:r w:rsidRPr="00F07B9E">
        <w:rPr>
          <w:rFonts w:ascii="Consolas" w:hAnsi="Consolas" w:cs="Consolas"/>
          <w:sz w:val="20"/>
          <w:lang w:val="fr-CH"/>
        </w:rPr>
        <w:t xml:space="preserve"> </w:t>
      </w:r>
      <w:r w:rsidRPr="00F07B9E">
        <w:rPr>
          <w:rFonts w:ascii="Consolas" w:hAnsi="Consolas" w:cs="Consolas"/>
          <w:color w:val="7F007F"/>
          <w:sz w:val="20"/>
          <w:lang w:val="fr-CH"/>
        </w:rPr>
        <w:t>base</w:t>
      </w:r>
      <w:r w:rsidRPr="00F07B9E">
        <w:rPr>
          <w:rFonts w:ascii="Consolas" w:hAnsi="Consolas" w:cs="Consolas"/>
          <w:color w:val="000000"/>
          <w:sz w:val="20"/>
          <w:lang w:val="fr-CH"/>
        </w:rPr>
        <w:t>=</w:t>
      </w:r>
      <w:r w:rsidRPr="00F07B9E">
        <w:rPr>
          <w:rFonts w:ascii="Consolas" w:hAnsi="Consolas" w:cs="Consolas"/>
          <w:i/>
          <w:iCs/>
          <w:color w:val="2A00FF"/>
          <w:sz w:val="20"/>
          <w:lang w:val="fr-CH"/>
        </w:rPr>
        <w:t>"xs:string"</w:t>
      </w:r>
      <w:r w:rsidRPr="00F07B9E">
        <w:rPr>
          <w:rFonts w:ascii="Consolas" w:hAnsi="Consolas" w:cs="Consolas"/>
          <w:color w:val="008080"/>
          <w:sz w:val="20"/>
          <w:lang w:val="fr-CH"/>
        </w:rPr>
        <w:t>&gt;</w:t>
      </w:r>
    </w:p>
    <w:p w14:paraId="22A9260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fr-CH"/>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xs:enumeration</w:t>
      </w:r>
      <w:r w:rsidRPr="00F07B9E">
        <w:rPr>
          <w:rFonts w:ascii="Consolas" w:hAnsi="Consolas" w:cs="Consolas"/>
          <w:sz w:val="20"/>
          <w:lang w:val="en-US"/>
        </w:rPr>
        <w:t xml:space="preserve"> </w:t>
      </w:r>
      <w:r w:rsidRPr="00F07B9E">
        <w:rPr>
          <w:rFonts w:ascii="Consolas" w:hAnsi="Consolas" w:cs="Consolas"/>
          <w:color w:val="7F007F"/>
          <w:sz w:val="20"/>
          <w:lang w:val="en-US"/>
        </w:rPr>
        <w:t>value</w:t>
      </w:r>
      <w:r w:rsidRPr="00F07B9E">
        <w:rPr>
          <w:rFonts w:ascii="Consolas" w:hAnsi="Consolas" w:cs="Consolas"/>
          <w:color w:val="000000"/>
          <w:sz w:val="20"/>
          <w:lang w:val="en-US"/>
        </w:rPr>
        <w:t>=</w:t>
      </w:r>
      <w:r w:rsidRPr="00F07B9E">
        <w:rPr>
          <w:rFonts w:ascii="Consolas" w:hAnsi="Consolas" w:cs="Consolas"/>
          <w:i/>
          <w:iCs/>
          <w:color w:val="2A00FF"/>
          <w:sz w:val="20"/>
          <w:lang w:val="en-US"/>
        </w:rPr>
        <w:t>"FULL"</w:t>
      </w:r>
      <w:r w:rsidRPr="00F07B9E">
        <w:rPr>
          <w:rFonts w:ascii="Consolas" w:hAnsi="Consolas" w:cs="Consolas"/>
          <w:sz w:val="20"/>
          <w:lang w:val="en-US"/>
        </w:rPr>
        <w:t xml:space="preserve"> </w:t>
      </w:r>
      <w:r w:rsidRPr="00F07B9E">
        <w:rPr>
          <w:rFonts w:ascii="Consolas" w:hAnsi="Consolas" w:cs="Consolas"/>
          <w:color w:val="008080"/>
          <w:sz w:val="20"/>
          <w:lang w:val="en-US"/>
        </w:rPr>
        <w:t>/&gt;</w:t>
      </w:r>
    </w:p>
    <w:p w14:paraId="4E257BB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xs:enumeration</w:t>
      </w:r>
      <w:r w:rsidRPr="00F07B9E">
        <w:rPr>
          <w:rFonts w:ascii="Consolas" w:hAnsi="Consolas" w:cs="Consolas"/>
          <w:sz w:val="20"/>
          <w:lang w:val="en-US"/>
        </w:rPr>
        <w:t xml:space="preserve"> </w:t>
      </w:r>
      <w:r w:rsidRPr="00F07B9E">
        <w:rPr>
          <w:rFonts w:ascii="Consolas" w:hAnsi="Consolas" w:cs="Consolas"/>
          <w:color w:val="7F007F"/>
          <w:sz w:val="20"/>
          <w:lang w:val="en-US"/>
        </w:rPr>
        <w:t>value</w:t>
      </w:r>
      <w:r w:rsidRPr="00F07B9E">
        <w:rPr>
          <w:rFonts w:ascii="Consolas" w:hAnsi="Consolas" w:cs="Consolas"/>
          <w:color w:val="000000"/>
          <w:sz w:val="20"/>
          <w:lang w:val="en-US"/>
        </w:rPr>
        <w:t>=</w:t>
      </w:r>
      <w:r w:rsidRPr="00F07B9E">
        <w:rPr>
          <w:rFonts w:ascii="Consolas" w:hAnsi="Consolas" w:cs="Consolas"/>
          <w:i/>
          <w:iCs/>
          <w:color w:val="2A00FF"/>
          <w:sz w:val="20"/>
          <w:lang w:val="en-US"/>
        </w:rPr>
        <w:t>"PARTIAL"</w:t>
      </w:r>
      <w:r w:rsidRPr="00F07B9E">
        <w:rPr>
          <w:rFonts w:ascii="Consolas" w:hAnsi="Consolas" w:cs="Consolas"/>
          <w:sz w:val="20"/>
          <w:lang w:val="en-US"/>
        </w:rPr>
        <w:t xml:space="preserve"> </w:t>
      </w:r>
      <w:r w:rsidRPr="00F07B9E">
        <w:rPr>
          <w:rFonts w:ascii="Consolas" w:hAnsi="Consolas" w:cs="Consolas"/>
          <w:color w:val="008080"/>
          <w:sz w:val="20"/>
          <w:lang w:val="en-US"/>
        </w:rPr>
        <w:t>/&gt;</w:t>
      </w:r>
    </w:p>
    <w:p w14:paraId="0F070D4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xs:enumeration</w:t>
      </w:r>
      <w:r w:rsidRPr="00F07B9E">
        <w:rPr>
          <w:rFonts w:ascii="Consolas" w:hAnsi="Consolas" w:cs="Consolas"/>
          <w:sz w:val="20"/>
          <w:lang w:val="en-US"/>
        </w:rPr>
        <w:t xml:space="preserve"> </w:t>
      </w:r>
      <w:r w:rsidRPr="00F07B9E">
        <w:rPr>
          <w:rFonts w:ascii="Consolas" w:hAnsi="Consolas" w:cs="Consolas"/>
          <w:color w:val="7F007F"/>
          <w:sz w:val="20"/>
          <w:lang w:val="en-US"/>
        </w:rPr>
        <w:t>value</w:t>
      </w:r>
      <w:r w:rsidRPr="00F07B9E">
        <w:rPr>
          <w:rFonts w:ascii="Consolas" w:hAnsi="Consolas" w:cs="Consolas"/>
          <w:color w:val="000000"/>
          <w:sz w:val="20"/>
          <w:lang w:val="en-US"/>
        </w:rPr>
        <w:t>=</w:t>
      </w:r>
      <w:r w:rsidRPr="00F07B9E">
        <w:rPr>
          <w:rFonts w:ascii="Consolas" w:hAnsi="Consolas" w:cs="Consolas"/>
          <w:i/>
          <w:iCs/>
          <w:color w:val="2A00FF"/>
          <w:sz w:val="20"/>
          <w:lang w:val="en-US"/>
        </w:rPr>
        <w:t>"SIMPLE"</w:t>
      </w:r>
      <w:r w:rsidRPr="00F07B9E">
        <w:rPr>
          <w:rFonts w:ascii="Consolas" w:hAnsi="Consolas" w:cs="Consolas"/>
          <w:sz w:val="20"/>
          <w:lang w:val="en-US"/>
        </w:rPr>
        <w:t xml:space="preserve"> </w:t>
      </w:r>
      <w:r w:rsidRPr="00F07B9E">
        <w:rPr>
          <w:rFonts w:ascii="Consolas" w:hAnsi="Consolas" w:cs="Consolas"/>
          <w:color w:val="008080"/>
          <w:sz w:val="20"/>
          <w:lang w:val="en-US"/>
        </w:rPr>
        <w:t>/&gt;</w:t>
      </w:r>
    </w:p>
    <w:p w14:paraId="1C94CCF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xs:restriction</w:t>
      </w:r>
      <w:r w:rsidRPr="00F07B9E">
        <w:rPr>
          <w:rFonts w:ascii="Consolas" w:hAnsi="Consolas" w:cs="Consolas"/>
          <w:color w:val="008080"/>
          <w:sz w:val="20"/>
          <w:lang w:val="en-US"/>
        </w:rPr>
        <w:t>&gt;</w:t>
      </w:r>
    </w:p>
    <w:p w14:paraId="1388ACE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xs:simpleType</w:t>
      </w:r>
      <w:r w:rsidRPr="00F07B9E">
        <w:rPr>
          <w:rFonts w:ascii="Consolas" w:hAnsi="Consolas" w:cs="Consolas"/>
          <w:color w:val="008080"/>
          <w:sz w:val="20"/>
          <w:lang w:val="en-US"/>
        </w:rPr>
        <w:t>&gt;</w:t>
      </w:r>
    </w:p>
    <w:p w14:paraId="7D5CD23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p>
    <w:p w14:paraId="6CFA1ED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simple type for the category of a column or a parameter (new in version 2.0) --&gt;</w:t>
      </w:r>
    </w:p>
    <w:p w14:paraId="527EE0D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xs:simpleType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"categoryType"</w:t>
      </w:r>
      <w:r w:rsidRPr="00F07B9E">
        <w:rPr>
          <w:rFonts w:ascii="Consolas" w:hAnsi="Consolas" w:cs="Consolas"/>
          <w:color w:val="008080"/>
          <w:sz w:val="20"/>
          <w:lang w:val="en-US"/>
        </w:rPr>
        <w:t>&gt;</w:t>
      </w:r>
    </w:p>
    <w:p w14:paraId="6883BEB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xs:annotation</w:t>
      </w:r>
      <w:r w:rsidRPr="00F07B9E">
        <w:rPr>
          <w:rFonts w:ascii="Consolas" w:hAnsi="Consolas" w:cs="Consolas"/>
          <w:color w:val="008080"/>
          <w:sz w:val="20"/>
          <w:lang w:val="en-US"/>
        </w:rPr>
        <w:t>&gt;</w:t>
      </w:r>
    </w:p>
    <w:p w14:paraId="213857F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xs:documentation</w:t>
      </w:r>
      <w:r w:rsidRPr="00F07B9E">
        <w:rPr>
          <w:rFonts w:ascii="Consolas" w:hAnsi="Consolas" w:cs="Consolas"/>
          <w:color w:val="008080"/>
          <w:sz w:val="20"/>
          <w:lang w:val="en-US"/>
        </w:rPr>
        <w:t>&gt;</w:t>
      </w:r>
    </w:p>
    <w:p w14:paraId="0992436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category of advanced or structured data types is "distinct", </w:t>
      </w:r>
    </w:p>
    <w:p w14:paraId="4B31204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"row", "array", or "udt" </w:t>
      </w:r>
    </w:p>
    <w:p w14:paraId="36B158A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for conformity with this XLM schema</w:t>
      </w:r>
    </w:p>
    <w:p w14:paraId="4CA201D6"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en-US"/>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xs:documentation</w:t>
      </w:r>
      <w:r w:rsidRPr="00F07B9E">
        <w:rPr>
          <w:rFonts w:ascii="Consolas" w:hAnsi="Consolas" w:cs="Consolas"/>
          <w:color w:val="008080"/>
          <w:sz w:val="20"/>
          <w:lang w:val="fr-CH"/>
        </w:rPr>
        <w:t>&gt;</w:t>
      </w:r>
    </w:p>
    <w:p w14:paraId="7E2D576A"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xs:annotation</w:t>
      </w:r>
      <w:r w:rsidRPr="00F07B9E">
        <w:rPr>
          <w:rFonts w:ascii="Consolas" w:hAnsi="Consolas" w:cs="Consolas"/>
          <w:color w:val="008080"/>
          <w:sz w:val="20"/>
          <w:lang w:val="fr-CH"/>
        </w:rPr>
        <w:t>&gt;</w:t>
      </w:r>
    </w:p>
    <w:p w14:paraId="2C7F7432"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xs:restriction</w:t>
      </w:r>
      <w:r w:rsidRPr="00F07B9E">
        <w:rPr>
          <w:rFonts w:ascii="Consolas" w:hAnsi="Consolas" w:cs="Consolas"/>
          <w:sz w:val="20"/>
          <w:lang w:val="fr-CH"/>
        </w:rPr>
        <w:t xml:space="preserve"> </w:t>
      </w:r>
      <w:r w:rsidRPr="00F07B9E">
        <w:rPr>
          <w:rFonts w:ascii="Consolas" w:hAnsi="Consolas" w:cs="Consolas"/>
          <w:color w:val="7F007F"/>
          <w:sz w:val="20"/>
          <w:lang w:val="fr-CH"/>
        </w:rPr>
        <w:t>base</w:t>
      </w:r>
      <w:r w:rsidRPr="00F07B9E">
        <w:rPr>
          <w:rFonts w:ascii="Consolas" w:hAnsi="Consolas" w:cs="Consolas"/>
          <w:color w:val="000000"/>
          <w:sz w:val="20"/>
          <w:lang w:val="fr-CH"/>
        </w:rPr>
        <w:t>=</w:t>
      </w:r>
      <w:r w:rsidRPr="00F07B9E">
        <w:rPr>
          <w:rFonts w:ascii="Consolas" w:hAnsi="Consolas" w:cs="Consolas"/>
          <w:i/>
          <w:iCs/>
          <w:color w:val="2A00FF"/>
          <w:sz w:val="20"/>
          <w:lang w:val="fr-CH"/>
        </w:rPr>
        <w:t>"xs:string"</w:t>
      </w:r>
      <w:r w:rsidRPr="00F07B9E">
        <w:rPr>
          <w:rFonts w:ascii="Consolas" w:hAnsi="Consolas" w:cs="Consolas"/>
          <w:color w:val="008080"/>
          <w:sz w:val="20"/>
          <w:lang w:val="fr-CH"/>
        </w:rPr>
        <w:t>&gt;</w:t>
      </w:r>
    </w:p>
    <w:p w14:paraId="3099713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fr-CH"/>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xs:whiteSpace</w:t>
      </w:r>
      <w:r w:rsidRPr="00F07B9E">
        <w:rPr>
          <w:rFonts w:ascii="Consolas" w:hAnsi="Consolas" w:cs="Consolas"/>
          <w:sz w:val="20"/>
          <w:lang w:val="en-US"/>
        </w:rPr>
        <w:t xml:space="preserve"> </w:t>
      </w:r>
      <w:r w:rsidRPr="00F07B9E">
        <w:rPr>
          <w:rFonts w:ascii="Consolas" w:hAnsi="Consolas" w:cs="Consolas"/>
          <w:color w:val="7F007F"/>
          <w:sz w:val="20"/>
          <w:lang w:val="en-US"/>
        </w:rPr>
        <w:t>value</w:t>
      </w:r>
      <w:r w:rsidRPr="00F07B9E">
        <w:rPr>
          <w:rFonts w:ascii="Consolas" w:hAnsi="Consolas" w:cs="Consolas"/>
          <w:color w:val="000000"/>
          <w:sz w:val="20"/>
          <w:lang w:val="en-US"/>
        </w:rPr>
        <w:t>=</w:t>
      </w:r>
      <w:r w:rsidRPr="00F07B9E">
        <w:rPr>
          <w:rFonts w:ascii="Consolas" w:hAnsi="Consolas" w:cs="Consolas"/>
          <w:i/>
          <w:iCs/>
          <w:color w:val="2A00FF"/>
          <w:sz w:val="20"/>
          <w:lang w:val="en-US"/>
        </w:rPr>
        <w:t>"collapse"</w:t>
      </w:r>
      <w:r w:rsidRPr="00F07B9E">
        <w:rPr>
          <w:rFonts w:ascii="Consolas" w:hAnsi="Consolas" w:cs="Consolas"/>
          <w:color w:val="008080"/>
          <w:sz w:val="20"/>
          <w:lang w:val="en-US"/>
        </w:rPr>
        <w:t>/&gt;</w:t>
      </w:r>
    </w:p>
    <w:p w14:paraId="099916A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xs:enumeration</w:t>
      </w:r>
      <w:r w:rsidRPr="00F07B9E">
        <w:rPr>
          <w:rFonts w:ascii="Consolas" w:hAnsi="Consolas" w:cs="Consolas"/>
          <w:sz w:val="20"/>
          <w:lang w:val="en-US"/>
        </w:rPr>
        <w:t xml:space="preserve"> </w:t>
      </w:r>
      <w:r w:rsidRPr="00F07B9E">
        <w:rPr>
          <w:rFonts w:ascii="Consolas" w:hAnsi="Consolas" w:cs="Consolas"/>
          <w:color w:val="7F007F"/>
          <w:sz w:val="20"/>
          <w:lang w:val="en-US"/>
        </w:rPr>
        <w:t>value</w:t>
      </w:r>
      <w:r w:rsidRPr="00F07B9E">
        <w:rPr>
          <w:rFonts w:ascii="Consolas" w:hAnsi="Consolas" w:cs="Consolas"/>
          <w:color w:val="000000"/>
          <w:sz w:val="20"/>
          <w:lang w:val="en-US"/>
        </w:rPr>
        <w:t>=</w:t>
      </w:r>
      <w:r w:rsidRPr="00F07B9E">
        <w:rPr>
          <w:rFonts w:ascii="Consolas" w:hAnsi="Consolas" w:cs="Consolas"/>
          <w:i/>
          <w:iCs/>
          <w:color w:val="2A00FF"/>
          <w:sz w:val="20"/>
          <w:lang w:val="en-US"/>
        </w:rPr>
        <w:t>"distinct"</w:t>
      </w:r>
      <w:r w:rsidRPr="00F07B9E">
        <w:rPr>
          <w:rFonts w:ascii="Consolas" w:hAnsi="Consolas" w:cs="Consolas"/>
          <w:color w:val="008080"/>
          <w:sz w:val="20"/>
          <w:lang w:val="en-US"/>
        </w:rPr>
        <w:t>/&gt;</w:t>
      </w:r>
    </w:p>
    <w:p w14:paraId="5107166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xs:enumeration</w:t>
      </w:r>
      <w:r w:rsidRPr="00F07B9E">
        <w:rPr>
          <w:rFonts w:ascii="Consolas" w:hAnsi="Consolas" w:cs="Consolas"/>
          <w:sz w:val="20"/>
          <w:lang w:val="en-US"/>
        </w:rPr>
        <w:t xml:space="preserve"> </w:t>
      </w:r>
      <w:r w:rsidRPr="00F07B9E">
        <w:rPr>
          <w:rFonts w:ascii="Consolas" w:hAnsi="Consolas" w:cs="Consolas"/>
          <w:color w:val="7F007F"/>
          <w:sz w:val="20"/>
          <w:lang w:val="en-US"/>
        </w:rPr>
        <w:t>value</w:t>
      </w:r>
      <w:r w:rsidRPr="00F07B9E">
        <w:rPr>
          <w:rFonts w:ascii="Consolas" w:hAnsi="Consolas" w:cs="Consolas"/>
          <w:color w:val="000000"/>
          <w:sz w:val="20"/>
          <w:lang w:val="en-US"/>
        </w:rPr>
        <w:t>=</w:t>
      </w:r>
      <w:r w:rsidRPr="00F07B9E">
        <w:rPr>
          <w:rFonts w:ascii="Consolas" w:hAnsi="Consolas" w:cs="Consolas"/>
          <w:i/>
          <w:iCs/>
          <w:color w:val="2A00FF"/>
          <w:sz w:val="20"/>
          <w:lang w:val="en-US"/>
        </w:rPr>
        <w:t>"row"</w:t>
      </w:r>
      <w:r w:rsidRPr="00F07B9E">
        <w:rPr>
          <w:rFonts w:ascii="Consolas" w:hAnsi="Consolas" w:cs="Consolas"/>
          <w:color w:val="008080"/>
          <w:sz w:val="20"/>
          <w:lang w:val="en-US"/>
        </w:rPr>
        <w:t>/&gt;</w:t>
      </w:r>
    </w:p>
    <w:p w14:paraId="17F3526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xs:enumeration</w:t>
      </w:r>
      <w:r w:rsidRPr="00F07B9E">
        <w:rPr>
          <w:rFonts w:ascii="Consolas" w:hAnsi="Consolas" w:cs="Consolas"/>
          <w:sz w:val="20"/>
          <w:lang w:val="en-US"/>
        </w:rPr>
        <w:t xml:space="preserve"> </w:t>
      </w:r>
      <w:r w:rsidRPr="00F07B9E">
        <w:rPr>
          <w:rFonts w:ascii="Consolas" w:hAnsi="Consolas" w:cs="Consolas"/>
          <w:color w:val="7F007F"/>
          <w:sz w:val="20"/>
          <w:lang w:val="en-US"/>
        </w:rPr>
        <w:t>value</w:t>
      </w:r>
      <w:r w:rsidRPr="00F07B9E">
        <w:rPr>
          <w:rFonts w:ascii="Consolas" w:hAnsi="Consolas" w:cs="Consolas"/>
          <w:color w:val="000000"/>
          <w:sz w:val="20"/>
          <w:lang w:val="en-US"/>
        </w:rPr>
        <w:t>=</w:t>
      </w:r>
      <w:r w:rsidRPr="00F07B9E">
        <w:rPr>
          <w:rFonts w:ascii="Consolas" w:hAnsi="Consolas" w:cs="Consolas"/>
          <w:i/>
          <w:iCs/>
          <w:color w:val="2A00FF"/>
          <w:sz w:val="20"/>
          <w:lang w:val="en-US"/>
        </w:rPr>
        <w:t>"array"</w:t>
      </w:r>
      <w:r w:rsidRPr="00F07B9E">
        <w:rPr>
          <w:rFonts w:ascii="Consolas" w:hAnsi="Consolas" w:cs="Consolas"/>
          <w:color w:val="008080"/>
          <w:sz w:val="20"/>
          <w:lang w:val="en-US"/>
        </w:rPr>
        <w:t>/&gt;</w:t>
      </w:r>
    </w:p>
    <w:p w14:paraId="6CADCD6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xs:enumeration</w:t>
      </w:r>
      <w:r w:rsidRPr="00F07B9E">
        <w:rPr>
          <w:rFonts w:ascii="Consolas" w:hAnsi="Consolas" w:cs="Consolas"/>
          <w:sz w:val="20"/>
          <w:lang w:val="en-US"/>
        </w:rPr>
        <w:t xml:space="preserve"> </w:t>
      </w:r>
      <w:r w:rsidRPr="00F07B9E">
        <w:rPr>
          <w:rFonts w:ascii="Consolas" w:hAnsi="Consolas" w:cs="Consolas"/>
          <w:color w:val="7F007F"/>
          <w:sz w:val="20"/>
          <w:lang w:val="en-US"/>
        </w:rPr>
        <w:t>value</w:t>
      </w:r>
      <w:r w:rsidRPr="00F07B9E">
        <w:rPr>
          <w:rFonts w:ascii="Consolas" w:hAnsi="Consolas" w:cs="Consolas"/>
          <w:color w:val="000000"/>
          <w:sz w:val="20"/>
          <w:lang w:val="en-US"/>
        </w:rPr>
        <w:t>=</w:t>
      </w:r>
      <w:r w:rsidRPr="00F07B9E">
        <w:rPr>
          <w:rFonts w:ascii="Consolas" w:hAnsi="Consolas" w:cs="Consolas"/>
          <w:i/>
          <w:iCs/>
          <w:color w:val="2A00FF"/>
          <w:sz w:val="20"/>
          <w:lang w:val="en-US"/>
        </w:rPr>
        <w:t>"udt"</w:t>
      </w:r>
      <w:r w:rsidRPr="00F07B9E">
        <w:rPr>
          <w:rFonts w:ascii="Consolas" w:hAnsi="Consolas" w:cs="Consolas"/>
          <w:color w:val="008080"/>
          <w:sz w:val="20"/>
          <w:lang w:val="en-US"/>
        </w:rPr>
        <w:t>/&gt;</w:t>
      </w:r>
    </w:p>
    <w:p w14:paraId="62ACDB6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xs:restriction</w:t>
      </w:r>
      <w:r w:rsidRPr="00F07B9E">
        <w:rPr>
          <w:rFonts w:ascii="Consolas" w:hAnsi="Consolas" w:cs="Consolas"/>
          <w:color w:val="008080"/>
          <w:sz w:val="20"/>
          <w:lang w:val="en-US"/>
        </w:rPr>
        <w:t>&gt;</w:t>
      </w:r>
    </w:p>
    <w:p w14:paraId="1C69DE4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xs:simpleType</w:t>
      </w:r>
      <w:r w:rsidRPr="00F07B9E">
        <w:rPr>
          <w:rFonts w:ascii="Consolas" w:hAnsi="Consolas" w:cs="Consolas"/>
          <w:color w:val="008080"/>
          <w:sz w:val="20"/>
          <w:lang w:val="en-US"/>
        </w:rPr>
        <w:t>&gt;</w:t>
      </w:r>
    </w:p>
    <w:p w14:paraId="2480234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p>
    <w:p w14:paraId="62D729F2" w14:textId="77777777" w:rsidR="00C3390A"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8080"/>
          <w:sz w:val="20"/>
          <w:lang w:val="en-US"/>
        </w:rPr>
        <w:t>&lt;/</w:t>
      </w:r>
      <w:r w:rsidRPr="00F07B9E">
        <w:rPr>
          <w:rFonts w:ascii="Consolas" w:hAnsi="Consolas" w:cs="Consolas"/>
          <w:color w:val="3F7F7F"/>
          <w:sz w:val="20"/>
          <w:lang w:val="en-US"/>
        </w:rPr>
        <w:t>xs:schema</w:t>
      </w:r>
      <w:r w:rsidRPr="00F07B9E">
        <w:rPr>
          <w:rFonts w:ascii="Consolas" w:hAnsi="Consolas" w:cs="Consolas"/>
          <w:color w:val="008080"/>
          <w:sz w:val="20"/>
          <w:lang w:val="en-US"/>
        </w:rPr>
        <w:t>&gt;</w:t>
      </w:r>
    </w:p>
    <w:p w14:paraId="7371151C" w14:textId="77777777" w:rsidR="00C3390A" w:rsidRDefault="00C3390A" w:rsidP="00EF7B08">
      <w:pPr>
        <w:rPr>
          <w:rFonts w:cs="Arial"/>
          <w:lang w:val="en-GB"/>
        </w:rPr>
      </w:pPr>
    </w:p>
    <w:p w14:paraId="4C5CA811" w14:textId="77777777" w:rsidR="005B5A97" w:rsidRPr="000136C4" w:rsidRDefault="005B5A97" w:rsidP="00EF7B08">
      <w:pPr>
        <w:rPr>
          <w:rFonts w:cs="Arial"/>
          <w:lang w:val="en-GB"/>
        </w:rPr>
      </w:pPr>
    </w:p>
    <w:p w14:paraId="5443B819" w14:textId="77777777" w:rsidR="00EF7B08" w:rsidRPr="000242AB" w:rsidRDefault="00564F7A" w:rsidP="00997013">
      <w:pPr>
        <w:pStyle w:val="FormatvorlageAnhang12Pt"/>
        <w:rPr>
          <w:lang w:val="en-US"/>
        </w:rPr>
      </w:pPr>
      <w:bookmarkStart w:id="114" w:name="_Toc264549072"/>
      <w:bookmarkStart w:id="115" w:name="_Toc423960755"/>
      <w:r w:rsidRPr="000136C4">
        <w:rPr>
          <w:lang w:val="en-GB"/>
        </w:rPr>
        <w:lastRenderedPageBreak/>
        <w:t>D</w:t>
      </w:r>
      <w:r w:rsidR="008E1F65" w:rsidRPr="000136C4">
        <w:rPr>
          <w:lang w:val="en-GB"/>
        </w:rPr>
        <w:t xml:space="preserve">.2 </w:t>
      </w:r>
      <w:r w:rsidR="00F9389F" w:rsidRPr="000136C4">
        <w:rPr>
          <w:lang w:val="en-GB"/>
        </w:rPr>
        <w:t>Example of a</w:t>
      </w:r>
      <w:r w:rsidR="00614B83" w:rsidRPr="000136C4">
        <w:rPr>
          <w:lang w:val="en-GB"/>
        </w:rPr>
        <w:t xml:space="preserve"> </w:t>
      </w:r>
      <w:r w:rsidR="00EF7B08" w:rsidRPr="000136C4">
        <w:rPr>
          <w:rFonts w:ascii="Courier New" w:hAnsi="Courier New" w:cs="Courier New"/>
          <w:lang w:val="en-GB"/>
        </w:rPr>
        <w:t>metadata.xml</w:t>
      </w:r>
      <w:bookmarkEnd w:id="114"/>
      <w:bookmarkEnd w:id="115"/>
    </w:p>
    <w:p w14:paraId="44FA8AB2" w14:textId="77777777" w:rsidR="00EF7B08" w:rsidRPr="000136C4" w:rsidRDefault="00F9389F" w:rsidP="00EF7B08">
      <w:pPr>
        <w:rPr>
          <w:rFonts w:cs="Arial"/>
          <w:lang w:val="en-GB"/>
        </w:rPr>
      </w:pPr>
      <w:r w:rsidRPr="000136C4">
        <w:rPr>
          <w:szCs w:val="24"/>
          <w:lang w:val="en-GB"/>
        </w:rPr>
        <w:t>The following is an example of a metadata description of a database that is compliant with the XML schema for SIARD</w:t>
      </w:r>
      <w:r w:rsidR="00EF7B08" w:rsidRPr="000136C4">
        <w:rPr>
          <w:rFonts w:cs="Arial"/>
          <w:lang w:val="en-GB"/>
        </w:rPr>
        <w:t>:</w:t>
      </w:r>
    </w:p>
    <w:p w14:paraId="5AA7B2EB" w14:textId="77777777" w:rsidR="00EF7B08" w:rsidRPr="000136C4" w:rsidRDefault="00EF7B08" w:rsidP="00EF7B08">
      <w:pPr>
        <w:rPr>
          <w:rFonts w:cs="Arial"/>
          <w:lang w:val="en-GB"/>
        </w:rPr>
      </w:pPr>
    </w:p>
    <w:p w14:paraId="6E87BC8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8080"/>
          <w:sz w:val="20"/>
          <w:lang w:val="en-US"/>
        </w:rPr>
        <w:t>&lt;?</w:t>
      </w:r>
      <w:r w:rsidRPr="00F07B9E">
        <w:rPr>
          <w:rFonts w:ascii="Consolas" w:hAnsi="Consolas" w:cs="Consolas"/>
          <w:color w:val="3F7F7F"/>
          <w:sz w:val="20"/>
          <w:lang w:val="en-US"/>
        </w:rPr>
        <w:t>xml</w:t>
      </w:r>
      <w:r w:rsidRPr="00F07B9E">
        <w:rPr>
          <w:rFonts w:ascii="Consolas" w:hAnsi="Consolas" w:cs="Consolas"/>
          <w:sz w:val="20"/>
          <w:lang w:val="en-US"/>
        </w:rPr>
        <w:t xml:space="preserve"> </w:t>
      </w:r>
      <w:r w:rsidRPr="00F07B9E">
        <w:rPr>
          <w:rFonts w:ascii="Consolas" w:hAnsi="Consolas" w:cs="Consolas"/>
          <w:color w:val="7F007F"/>
          <w:sz w:val="20"/>
          <w:lang w:val="en-US"/>
        </w:rPr>
        <w:t>version</w:t>
      </w:r>
      <w:r w:rsidRPr="00F07B9E">
        <w:rPr>
          <w:rFonts w:ascii="Consolas" w:hAnsi="Consolas" w:cs="Consolas"/>
          <w:color w:val="000000"/>
          <w:sz w:val="20"/>
          <w:lang w:val="en-US"/>
        </w:rPr>
        <w:t>=</w:t>
      </w:r>
      <w:r w:rsidRPr="00F07B9E">
        <w:rPr>
          <w:rFonts w:ascii="Consolas" w:hAnsi="Consolas" w:cs="Consolas"/>
          <w:i/>
          <w:iCs/>
          <w:color w:val="2A00FF"/>
          <w:sz w:val="20"/>
          <w:lang w:val="en-US"/>
        </w:rPr>
        <w:t>"1.0"</w:t>
      </w:r>
      <w:r w:rsidRPr="00F07B9E">
        <w:rPr>
          <w:rFonts w:ascii="Consolas" w:hAnsi="Consolas" w:cs="Consolas"/>
          <w:sz w:val="20"/>
          <w:lang w:val="en-US"/>
        </w:rPr>
        <w:t xml:space="preserve"> </w:t>
      </w:r>
      <w:r w:rsidRPr="00F07B9E">
        <w:rPr>
          <w:rFonts w:ascii="Consolas" w:hAnsi="Consolas" w:cs="Consolas"/>
          <w:color w:val="7F007F"/>
          <w:sz w:val="20"/>
          <w:lang w:val="en-US"/>
        </w:rPr>
        <w:t>encoding</w:t>
      </w:r>
      <w:r w:rsidRPr="00F07B9E">
        <w:rPr>
          <w:rFonts w:ascii="Consolas" w:hAnsi="Consolas" w:cs="Consolas"/>
          <w:color w:val="000000"/>
          <w:sz w:val="20"/>
          <w:lang w:val="en-US"/>
        </w:rPr>
        <w:t>=</w:t>
      </w:r>
      <w:r w:rsidRPr="00F07B9E">
        <w:rPr>
          <w:rFonts w:ascii="Consolas" w:hAnsi="Consolas" w:cs="Consolas"/>
          <w:i/>
          <w:iCs/>
          <w:color w:val="2A00FF"/>
          <w:sz w:val="20"/>
          <w:lang w:val="en-US"/>
        </w:rPr>
        <w:t>"utf-8"</w:t>
      </w:r>
      <w:r w:rsidRPr="00F07B9E">
        <w:rPr>
          <w:rFonts w:ascii="Consolas" w:hAnsi="Consolas" w:cs="Consolas"/>
          <w:sz w:val="20"/>
          <w:lang w:val="en-US"/>
        </w:rPr>
        <w:t xml:space="preserve"> </w:t>
      </w:r>
      <w:r w:rsidRPr="00F07B9E">
        <w:rPr>
          <w:rFonts w:ascii="Consolas" w:hAnsi="Consolas" w:cs="Consolas"/>
          <w:color w:val="7F007F"/>
          <w:sz w:val="20"/>
          <w:lang w:val="en-US"/>
        </w:rPr>
        <w:t>standalone</w:t>
      </w:r>
      <w:r w:rsidRPr="00F07B9E">
        <w:rPr>
          <w:rFonts w:ascii="Consolas" w:hAnsi="Consolas" w:cs="Consolas"/>
          <w:color w:val="000000"/>
          <w:sz w:val="20"/>
          <w:lang w:val="en-US"/>
        </w:rPr>
        <w:t>=</w:t>
      </w:r>
      <w:r w:rsidRPr="00F07B9E">
        <w:rPr>
          <w:rFonts w:ascii="Consolas" w:hAnsi="Consolas" w:cs="Consolas"/>
          <w:i/>
          <w:iCs/>
          <w:color w:val="2A00FF"/>
          <w:sz w:val="20"/>
          <w:lang w:val="en-US"/>
        </w:rPr>
        <w:t>"no"</w:t>
      </w:r>
      <w:r w:rsidRPr="00F07B9E">
        <w:rPr>
          <w:rFonts w:ascii="Consolas" w:hAnsi="Consolas" w:cs="Consolas"/>
          <w:color w:val="008080"/>
          <w:sz w:val="20"/>
          <w:lang w:val="en-US"/>
        </w:rPr>
        <w:t>?&gt;</w:t>
      </w:r>
    </w:p>
    <w:p w14:paraId="685995F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8080"/>
          <w:sz w:val="20"/>
          <w:lang w:val="en-US"/>
        </w:rPr>
        <w:t>&lt;?</w:t>
      </w:r>
      <w:r w:rsidRPr="00F07B9E">
        <w:rPr>
          <w:rFonts w:ascii="Consolas" w:hAnsi="Consolas" w:cs="Consolas"/>
          <w:color w:val="3F7F7F"/>
          <w:sz w:val="20"/>
          <w:lang w:val="en-US"/>
        </w:rPr>
        <w:t>xml-stylesheet</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"text/xsl"</w:t>
      </w:r>
      <w:r w:rsidRPr="00F07B9E">
        <w:rPr>
          <w:rFonts w:ascii="Consolas" w:hAnsi="Consolas" w:cs="Consolas"/>
          <w:sz w:val="20"/>
          <w:lang w:val="en-US"/>
        </w:rPr>
        <w:t xml:space="preserve"> </w:t>
      </w:r>
      <w:r w:rsidRPr="00F07B9E">
        <w:rPr>
          <w:rFonts w:ascii="Consolas" w:hAnsi="Consolas" w:cs="Consolas"/>
          <w:color w:val="7F007F"/>
          <w:sz w:val="20"/>
          <w:lang w:val="en-US"/>
        </w:rPr>
        <w:t>href</w:t>
      </w:r>
      <w:r w:rsidRPr="00F07B9E">
        <w:rPr>
          <w:rFonts w:ascii="Consolas" w:hAnsi="Consolas" w:cs="Consolas"/>
          <w:color w:val="000000"/>
          <w:sz w:val="20"/>
          <w:lang w:val="en-US"/>
        </w:rPr>
        <w:t>=</w:t>
      </w:r>
      <w:r w:rsidRPr="00F07B9E">
        <w:rPr>
          <w:rFonts w:ascii="Consolas" w:hAnsi="Consolas" w:cs="Consolas"/>
          <w:i/>
          <w:iCs/>
          <w:color w:val="2A00FF"/>
          <w:sz w:val="20"/>
          <w:lang w:val="en-US"/>
        </w:rPr>
        <w:t>"metadata.xsl"</w:t>
      </w:r>
      <w:r w:rsidRPr="00F07B9E">
        <w:rPr>
          <w:rFonts w:ascii="Consolas" w:hAnsi="Consolas" w:cs="Consolas"/>
          <w:color w:val="008080"/>
          <w:sz w:val="20"/>
          <w:lang w:val="en-US"/>
        </w:rPr>
        <w:t>?&gt;</w:t>
      </w:r>
    </w:p>
    <w:p w14:paraId="4FDADA4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8080"/>
          <w:sz w:val="20"/>
          <w:lang w:val="en-US"/>
        </w:rPr>
        <w:t>&lt;</w:t>
      </w:r>
      <w:r w:rsidRPr="00F07B9E">
        <w:rPr>
          <w:rFonts w:ascii="Consolas" w:hAnsi="Consolas" w:cs="Consolas"/>
          <w:color w:val="3F7F7F"/>
          <w:sz w:val="20"/>
          <w:lang w:val="en-US"/>
        </w:rPr>
        <w:t>siardArchive</w:t>
      </w:r>
      <w:r w:rsidRPr="00F07B9E">
        <w:rPr>
          <w:rFonts w:ascii="Consolas" w:hAnsi="Consolas" w:cs="Consolas"/>
          <w:sz w:val="20"/>
          <w:lang w:val="en-US"/>
        </w:rPr>
        <w:t xml:space="preserve"> </w:t>
      </w:r>
    </w:p>
    <w:p w14:paraId="19F5B74F" w14:textId="5DE691EC"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sz w:val="20"/>
          <w:lang w:val="en-US"/>
        </w:rPr>
        <w:t xml:space="preserve">   </w:t>
      </w:r>
      <w:r w:rsidRPr="00F07B9E">
        <w:rPr>
          <w:rFonts w:ascii="Consolas" w:hAnsi="Consolas" w:cs="Consolas"/>
          <w:color w:val="7F007F"/>
          <w:sz w:val="20"/>
          <w:lang w:val="en-US"/>
        </w:rPr>
        <w:t>xmlns</w:t>
      </w:r>
      <w:r w:rsidRPr="00F07B9E">
        <w:rPr>
          <w:rFonts w:ascii="Consolas" w:hAnsi="Consolas" w:cs="Consolas"/>
          <w:color w:val="000000"/>
          <w:sz w:val="20"/>
          <w:lang w:val="en-US"/>
        </w:rPr>
        <w:t>=</w:t>
      </w:r>
      <w:r w:rsidRPr="00F07B9E">
        <w:rPr>
          <w:rFonts w:ascii="Consolas" w:hAnsi="Consolas" w:cs="Consolas"/>
          <w:i/>
          <w:iCs/>
          <w:color w:val="2A00FF"/>
          <w:sz w:val="20"/>
          <w:lang w:val="en-US"/>
        </w:rPr>
        <w:t>"http://www.bar.admin.ch/xmlns/siard/</w:t>
      </w:r>
      <w:r w:rsidR="007530D4">
        <w:rPr>
          <w:rFonts w:ascii="Consolas" w:hAnsi="Consolas" w:cs="Consolas"/>
          <w:i/>
          <w:iCs/>
          <w:color w:val="2A00FF"/>
          <w:sz w:val="20"/>
          <w:lang w:val="en-US"/>
        </w:rPr>
        <w:t>2.0</w:t>
      </w:r>
      <w:r w:rsidRPr="00F07B9E">
        <w:rPr>
          <w:rFonts w:ascii="Consolas" w:hAnsi="Consolas" w:cs="Consolas"/>
          <w:i/>
          <w:iCs/>
          <w:color w:val="2A00FF"/>
          <w:sz w:val="20"/>
          <w:lang w:val="en-US"/>
        </w:rPr>
        <w:t>/metadata.xsd"</w:t>
      </w:r>
    </w:p>
    <w:p w14:paraId="0286046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sz w:val="20"/>
          <w:lang w:val="en-US"/>
        </w:rPr>
        <w:t xml:space="preserve">   </w:t>
      </w:r>
      <w:r w:rsidRPr="00F07B9E">
        <w:rPr>
          <w:rFonts w:ascii="Consolas" w:hAnsi="Consolas" w:cs="Consolas"/>
          <w:color w:val="7F007F"/>
          <w:sz w:val="20"/>
          <w:lang w:val="en-US"/>
        </w:rPr>
        <w:t>xmlns:xsi</w:t>
      </w:r>
      <w:r w:rsidRPr="00F07B9E">
        <w:rPr>
          <w:rFonts w:ascii="Consolas" w:hAnsi="Consolas" w:cs="Consolas"/>
          <w:color w:val="000000"/>
          <w:sz w:val="20"/>
          <w:lang w:val="en-US"/>
        </w:rPr>
        <w:t>=</w:t>
      </w:r>
      <w:r w:rsidRPr="00F07B9E">
        <w:rPr>
          <w:rFonts w:ascii="Consolas" w:hAnsi="Consolas" w:cs="Consolas"/>
          <w:i/>
          <w:iCs/>
          <w:color w:val="2A00FF"/>
          <w:sz w:val="20"/>
          <w:lang w:val="en-US"/>
        </w:rPr>
        <w:t>"http://www.w3.org/2001/XMLSchema-instance"</w:t>
      </w:r>
      <w:r w:rsidRPr="00F07B9E">
        <w:rPr>
          <w:rFonts w:ascii="Consolas" w:hAnsi="Consolas" w:cs="Consolas"/>
          <w:sz w:val="20"/>
          <w:lang w:val="en-US"/>
        </w:rPr>
        <w:t xml:space="preserve"> </w:t>
      </w:r>
    </w:p>
    <w:p w14:paraId="6A64A24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sz w:val="20"/>
          <w:lang w:val="en-US"/>
        </w:rPr>
        <w:t xml:space="preserve">   </w:t>
      </w:r>
      <w:r w:rsidRPr="00F07B9E">
        <w:rPr>
          <w:rFonts w:ascii="Consolas" w:hAnsi="Consolas" w:cs="Consolas"/>
          <w:color w:val="7F007F"/>
          <w:sz w:val="20"/>
          <w:lang w:val="en-US"/>
        </w:rPr>
        <w:t>xsi:schemaLocation</w:t>
      </w:r>
      <w:r w:rsidRPr="00F07B9E">
        <w:rPr>
          <w:rFonts w:ascii="Consolas" w:hAnsi="Consolas" w:cs="Consolas"/>
          <w:color w:val="000000"/>
          <w:sz w:val="20"/>
          <w:lang w:val="en-US"/>
        </w:rPr>
        <w:t>=</w:t>
      </w:r>
      <w:r w:rsidRPr="00F07B9E">
        <w:rPr>
          <w:rFonts w:ascii="Consolas" w:hAnsi="Consolas" w:cs="Consolas"/>
          <w:i/>
          <w:iCs/>
          <w:color w:val="2A00FF"/>
          <w:sz w:val="20"/>
          <w:lang w:val="en-US"/>
        </w:rPr>
        <w:t>"http://www.bar.admin.ch/xmlns/siard/1.0/metadata.xsd metadata.xsd"</w:t>
      </w:r>
    </w:p>
    <w:p w14:paraId="31B3B34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sz w:val="20"/>
          <w:lang w:val="en-US"/>
        </w:rPr>
        <w:t xml:space="preserve">   </w:t>
      </w:r>
      <w:r w:rsidRPr="00F07B9E">
        <w:rPr>
          <w:rFonts w:ascii="Consolas" w:hAnsi="Consolas" w:cs="Consolas"/>
          <w:color w:val="7F007F"/>
          <w:sz w:val="20"/>
          <w:lang w:val="en-US"/>
        </w:rPr>
        <w:t>version</w:t>
      </w:r>
      <w:r w:rsidRPr="00F07B9E">
        <w:rPr>
          <w:rFonts w:ascii="Consolas" w:hAnsi="Consolas" w:cs="Consolas"/>
          <w:color w:val="000000"/>
          <w:sz w:val="20"/>
          <w:lang w:val="en-US"/>
        </w:rPr>
        <w:t>=</w:t>
      </w:r>
      <w:r w:rsidRPr="00F07B9E">
        <w:rPr>
          <w:rFonts w:ascii="Consolas" w:hAnsi="Consolas" w:cs="Consolas"/>
          <w:i/>
          <w:iCs/>
          <w:color w:val="2A00FF"/>
          <w:sz w:val="20"/>
          <w:lang w:val="en-US"/>
        </w:rPr>
        <w:t>"2.0"</w:t>
      </w:r>
      <w:r w:rsidRPr="00F07B9E">
        <w:rPr>
          <w:rFonts w:ascii="Consolas" w:hAnsi="Consolas" w:cs="Consolas"/>
          <w:color w:val="008080"/>
          <w:sz w:val="20"/>
          <w:lang w:val="en-US"/>
        </w:rPr>
        <w:t>&gt;</w:t>
      </w:r>
    </w:p>
    <w:p w14:paraId="55F2727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dbname</w:t>
      </w:r>
      <w:r w:rsidRPr="00F07B9E">
        <w:rPr>
          <w:rFonts w:ascii="Consolas" w:hAnsi="Consolas" w:cs="Consolas"/>
          <w:color w:val="008080"/>
          <w:sz w:val="20"/>
          <w:lang w:val="en-US"/>
        </w:rPr>
        <w:t>&gt;</w:t>
      </w:r>
      <w:r w:rsidRPr="00F07B9E">
        <w:rPr>
          <w:rFonts w:ascii="Consolas" w:hAnsi="Consolas" w:cs="Consolas"/>
          <w:color w:val="000000"/>
          <w:sz w:val="20"/>
          <w:lang w:val="en-US"/>
        </w:rPr>
        <w:t>SIARD Format 2 with SQL:2008 Standard Types</w:t>
      </w:r>
      <w:r w:rsidRPr="00F07B9E">
        <w:rPr>
          <w:rFonts w:ascii="Consolas" w:hAnsi="Consolas" w:cs="Consolas"/>
          <w:color w:val="008080"/>
          <w:sz w:val="20"/>
          <w:lang w:val="en-US"/>
        </w:rPr>
        <w:t>&lt;/</w:t>
      </w:r>
      <w:r w:rsidRPr="00F07B9E">
        <w:rPr>
          <w:rFonts w:ascii="Consolas" w:hAnsi="Consolas" w:cs="Consolas"/>
          <w:color w:val="3F7F7F"/>
          <w:sz w:val="20"/>
          <w:lang w:val="en-US"/>
        </w:rPr>
        <w:t>dbname</w:t>
      </w:r>
      <w:r w:rsidRPr="00F07B9E">
        <w:rPr>
          <w:rFonts w:ascii="Consolas" w:hAnsi="Consolas" w:cs="Consolas"/>
          <w:color w:val="008080"/>
          <w:sz w:val="20"/>
          <w:lang w:val="en-US"/>
        </w:rPr>
        <w:t>&gt;</w:t>
      </w:r>
    </w:p>
    <w:p w14:paraId="511DB20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dataOwner</w:t>
      </w:r>
      <w:r w:rsidRPr="00F07B9E">
        <w:rPr>
          <w:rFonts w:ascii="Consolas" w:hAnsi="Consolas" w:cs="Consolas"/>
          <w:color w:val="008080"/>
          <w:sz w:val="20"/>
          <w:lang w:val="en-US"/>
        </w:rPr>
        <w:t>&gt;</w:t>
      </w:r>
      <w:r w:rsidRPr="00F07B9E">
        <w:rPr>
          <w:rFonts w:ascii="Consolas" w:hAnsi="Consolas" w:cs="Consolas"/>
          <w:color w:val="000000"/>
          <w:sz w:val="20"/>
          <w:lang w:val="en-US"/>
        </w:rPr>
        <w:t>Enter AG, Zurich</w:t>
      </w:r>
      <w:r w:rsidRPr="00F07B9E">
        <w:rPr>
          <w:rFonts w:ascii="Consolas" w:hAnsi="Consolas" w:cs="Consolas"/>
          <w:color w:val="008080"/>
          <w:sz w:val="20"/>
          <w:lang w:val="en-US"/>
        </w:rPr>
        <w:t>&lt;/</w:t>
      </w:r>
      <w:r w:rsidRPr="00F07B9E">
        <w:rPr>
          <w:rFonts w:ascii="Consolas" w:hAnsi="Consolas" w:cs="Consolas"/>
          <w:color w:val="3F7F7F"/>
          <w:sz w:val="20"/>
          <w:lang w:val="en-US"/>
        </w:rPr>
        <w:t>dataOwner</w:t>
      </w:r>
      <w:r w:rsidRPr="00F07B9E">
        <w:rPr>
          <w:rFonts w:ascii="Consolas" w:hAnsi="Consolas" w:cs="Consolas"/>
          <w:color w:val="008080"/>
          <w:sz w:val="20"/>
          <w:lang w:val="en-US"/>
        </w:rPr>
        <w:t>&gt;</w:t>
      </w:r>
    </w:p>
    <w:p w14:paraId="7B442B0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dataOriginTimespan</w:t>
      </w:r>
      <w:r w:rsidRPr="00F07B9E">
        <w:rPr>
          <w:rFonts w:ascii="Consolas" w:hAnsi="Consolas" w:cs="Consolas"/>
          <w:color w:val="008080"/>
          <w:sz w:val="20"/>
          <w:lang w:val="en-US"/>
        </w:rPr>
        <w:t>&gt;</w:t>
      </w:r>
      <w:r w:rsidRPr="00F07B9E">
        <w:rPr>
          <w:rFonts w:ascii="Consolas" w:hAnsi="Consolas" w:cs="Consolas"/>
          <w:color w:val="000000"/>
          <w:sz w:val="20"/>
          <w:lang w:val="en-US"/>
        </w:rPr>
        <w:t>2015</w:t>
      </w:r>
      <w:r w:rsidRPr="00F07B9E">
        <w:rPr>
          <w:rFonts w:ascii="Consolas" w:hAnsi="Consolas" w:cs="Consolas"/>
          <w:color w:val="008080"/>
          <w:sz w:val="20"/>
          <w:lang w:val="en-US"/>
        </w:rPr>
        <w:t>&lt;/</w:t>
      </w:r>
      <w:r w:rsidRPr="00F07B9E">
        <w:rPr>
          <w:rFonts w:ascii="Consolas" w:hAnsi="Consolas" w:cs="Consolas"/>
          <w:color w:val="3F7F7F"/>
          <w:sz w:val="20"/>
          <w:lang w:val="en-US"/>
        </w:rPr>
        <w:t>dataOriginTimespan</w:t>
      </w:r>
      <w:r w:rsidRPr="00F07B9E">
        <w:rPr>
          <w:rFonts w:ascii="Consolas" w:hAnsi="Consolas" w:cs="Consolas"/>
          <w:color w:val="008080"/>
          <w:sz w:val="20"/>
          <w:lang w:val="en-US"/>
        </w:rPr>
        <w:t>&gt;</w:t>
      </w:r>
    </w:p>
    <w:p w14:paraId="0133C65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lobFolder</w:t>
      </w:r>
      <w:r w:rsidRPr="00F07B9E">
        <w:rPr>
          <w:rFonts w:ascii="Consolas" w:hAnsi="Consolas" w:cs="Consolas"/>
          <w:color w:val="008080"/>
          <w:sz w:val="20"/>
          <w:lang w:val="en-US"/>
        </w:rPr>
        <w:t>&gt;</w:t>
      </w:r>
      <w:r w:rsidRPr="00F07B9E">
        <w:rPr>
          <w:rFonts w:ascii="Consolas" w:hAnsi="Consolas" w:cs="Consolas"/>
          <w:color w:val="000000"/>
          <w:sz w:val="20"/>
          <w:lang w:val="en-US"/>
        </w:rPr>
        <w:t>file:///D:/Projekte/SIARD/SIARD%20Suite/</w:t>
      </w:r>
      <w:r w:rsidRPr="00F07B9E">
        <w:rPr>
          <w:rFonts w:ascii="Consolas" w:hAnsi="Consolas" w:cs="Consolas"/>
          <w:color w:val="008080"/>
          <w:sz w:val="20"/>
          <w:lang w:val="en-US"/>
        </w:rPr>
        <w:t>&lt;/</w:t>
      </w:r>
      <w:r w:rsidRPr="00F07B9E">
        <w:rPr>
          <w:rFonts w:ascii="Consolas" w:hAnsi="Consolas" w:cs="Consolas"/>
          <w:color w:val="3F7F7F"/>
          <w:sz w:val="20"/>
          <w:lang w:val="en-US"/>
        </w:rPr>
        <w:t>lobFolder</w:t>
      </w:r>
      <w:r w:rsidRPr="00F07B9E">
        <w:rPr>
          <w:rFonts w:ascii="Consolas" w:hAnsi="Consolas" w:cs="Consolas"/>
          <w:color w:val="008080"/>
          <w:sz w:val="20"/>
          <w:lang w:val="en-US"/>
        </w:rPr>
        <w:t>&gt;</w:t>
      </w:r>
    </w:p>
    <w:p w14:paraId="3A4D024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producerApplication</w:t>
      </w:r>
      <w:r w:rsidRPr="00F07B9E">
        <w:rPr>
          <w:rFonts w:ascii="Consolas" w:hAnsi="Consolas" w:cs="Consolas"/>
          <w:color w:val="008080"/>
          <w:sz w:val="20"/>
          <w:lang w:val="en-US"/>
        </w:rPr>
        <w:t>&gt;</w:t>
      </w:r>
      <w:r w:rsidRPr="00F07B9E">
        <w:rPr>
          <w:rFonts w:ascii="Consolas" w:hAnsi="Consolas" w:cs="Consolas"/>
          <w:color w:val="000000"/>
          <w:sz w:val="20"/>
          <w:lang w:val="en-US"/>
        </w:rPr>
        <w:t>Manually constructed</w:t>
      </w:r>
      <w:r w:rsidRPr="00F07B9E">
        <w:rPr>
          <w:rFonts w:ascii="Consolas" w:hAnsi="Consolas" w:cs="Consolas"/>
          <w:color w:val="008080"/>
          <w:sz w:val="20"/>
          <w:lang w:val="en-US"/>
        </w:rPr>
        <w:t>&lt;/</w:t>
      </w:r>
      <w:r w:rsidRPr="00F07B9E">
        <w:rPr>
          <w:rFonts w:ascii="Consolas" w:hAnsi="Consolas" w:cs="Consolas"/>
          <w:color w:val="3F7F7F"/>
          <w:sz w:val="20"/>
          <w:lang w:val="en-US"/>
        </w:rPr>
        <w:t>producerApplication</w:t>
      </w:r>
      <w:r w:rsidRPr="00F07B9E">
        <w:rPr>
          <w:rFonts w:ascii="Consolas" w:hAnsi="Consolas" w:cs="Consolas"/>
          <w:color w:val="008080"/>
          <w:sz w:val="20"/>
          <w:lang w:val="en-US"/>
        </w:rPr>
        <w:t>&gt;</w:t>
      </w:r>
    </w:p>
    <w:p w14:paraId="375DFFC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archivalDate</w:t>
      </w:r>
      <w:r w:rsidRPr="00F07B9E">
        <w:rPr>
          <w:rFonts w:ascii="Consolas" w:hAnsi="Consolas" w:cs="Consolas"/>
          <w:color w:val="008080"/>
          <w:sz w:val="20"/>
          <w:lang w:val="en-US"/>
        </w:rPr>
        <w:t>&gt;</w:t>
      </w:r>
      <w:r w:rsidRPr="00F07B9E">
        <w:rPr>
          <w:rFonts w:ascii="Consolas" w:hAnsi="Consolas" w:cs="Consolas"/>
          <w:color w:val="000000"/>
          <w:sz w:val="20"/>
          <w:lang w:val="en-US"/>
        </w:rPr>
        <w:t>2015-01-19</w:t>
      </w:r>
      <w:r w:rsidRPr="00F07B9E">
        <w:rPr>
          <w:rFonts w:ascii="Consolas" w:hAnsi="Consolas" w:cs="Consolas"/>
          <w:color w:val="008080"/>
          <w:sz w:val="20"/>
          <w:lang w:val="en-US"/>
        </w:rPr>
        <w:t>&lt;/</w:t>
      </w:r>
      <w:r w:rsidRPr="00F07B9E">
        <w:rPr>
          <w:rFonts w:ascii="Consolas" w:hAnsi="Consolas" w:cs="Consolas"/>
          <w:color w:val="3F7F7F"/>
          <w:sz w:val="20"/>
          <w:lang w:val="en-US"/>
        </w:rPr>
        <w:t>archivalDate</w:t>
      </w:r>
      <w:r w:rsidRPr="00F07B9E">
        <w:rPr>
          <w:rFonts w:ascii="Consolas" w:hAnsi="Consolas" w:cs="Consolas"/>
          <w:color w:val="008080"/>
          <w:sz w:val="20"/>
          <w:lang w:val="en-US"/>
        </w:rPr>
        <w:t>&gt;</w:t>
      </w:r>
    </w:p>
    <w:p w14:paraId="2C29E58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messageDigest</w:t>
      </w:r>
      <w:r w:rsidRPr="00F07B9E">
        <w:rPr>
          <w:rFonts w:ascii="Consolas" w:hAnsi="Consolas" w:cs="Consolas"/>
          <w:color w:val="008080"/>
          <w:sz w:val="20"/>
          <w:lang w:val="en-US"/>
        </w:rPr>
        <w:t>&gt;</w:t>
      </w:r>
      <w:r w:rsidRPr="00F07B9E">
        <w:rPr>
          <w:rFonts w:ascii="Consolas" w:hAnsi="Consolas" w:cs="Consolas"/>
          <w:color w:val="000000"/>
          <w:sz w:val="20"/>
          <w:lang w:val="en-US"/>
        </w:rPr>
        <w:t>MD5D1C411FC45542DCA86EEB1CC9B4B596C</w:t>
      </w:r>
      <w:r w:rsidRPr="00F07B9E">
        <w:rPr>
          <w:rFonts w:ascii="Consolas" w:hAnsi="Consolas" w:cs="Consolas"/>
          <w:color w:val="008080"/>
          <w:sz w:val="20"/>
          <w:lang w:val="en-US"/>
        </w:rPr>
        <w:t>&lt;/</w:t>
      </w:r>
      <w:r w:rsidRPr="00F07B9E">
        <w:rPr>
          <w:rFonts w:ascii="Consolas" w:hAnsi="Consolas" w:cs="Consolas"/>
          <w:color w:val="3F7F7F"/>
          <w:sz w:val="20"/>
          <w:lang w:val="en-US"/>
        </w:rPr>
        <w:t>messageDigest</w:t>
      </w:r>
      <w:r w:rsidRPr="00F07B9E">
        <w:rPr>
          <w:rFonts w:ascii="Consolas" w:hAnsi="Consolas" w:cs="Consolas"/>
          <w:color w:val="008080"/>
          <w:sz w:val="20"/>
          <w:lang w:val="en-US"/>
        </w:rPr>
        <w:t>&gt;</w:t>
      </w:r>
    </w:p>
    <w:p w14:paraId="5E58733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clientMachine</w:t>
      </w:r>
      <w:r w:rsidRPr="00F07B9E">
        <w:rPr>
          <w:rFonts w:ascii="Consolas" w:hAnsi="Consolas" w:cs="Consolas"/>
          <w:color w:val="008080"/>
          <w:sz w:val="20"/>
          <w:lang w:val="en-US"/>
        </w:rPr>
        <w:t>&gt;</w:t>
      </w:r>
      <w:r w:rsidRPr="00F07B9E">
        <w:rPr>
          <w:rFonts w:ascii="Consolas" w:hAnsi="Consolas" w:cs="Consolas"/>
          <w:color w:val="000000"/>
          <w:sz w:val="20"/>
          <w:lang w:val="en-US"/>
        </w:rPr>
        <w:t>celsius.enterag.ch</w:t>
      </w:r>
      <w:r w:rsidRPr="00F07B9E">
        <w:rPr>
          <w:rFonts w:ascii="Consolas" w:hAnsi="Consolas" w:cs="Consolas"/>
          <w:color w:val="008080"/>
          <w:sz w:val="20"/>
          <w:lang w:val="en-US"/>
        </w:rPr>
        <w:t>&lt;/</w:t>
      </w:r>
      <w:r w:rsidRPr="00F07B9E">
        <w:rPr>
          <w:rFonts w:ascii="Consolas" w:hAnsi="Consolas" w:cs="Consolas"/>
          <w:color w:val="3F7F7F"/>
          <w:sz w:val="20"/>
          <w:lang w:val="en-US"/>
        </w:rPr>
        <w:t>clientMachine</w:t>
      </w:r>
      <w:r w:rsidRPr="00F07B9E">
        <w:rPr>
          <w:rFonts w:ascii="Consolas" w:hAnsi="Consolas" w:cs="Consolas"/>
          <w:color w:val="008080"/>
          <w:sz w:val="20"/>
          <w:lang w:val="en-US"/>
        </w:rPr>
        <w:t>&gt;</w:t>
      </w:r>
    </w:p>
    <w:p w14:paraId="0249F8A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databaseProduct</w:t>
      </w:r>
      <w:r w:rsidRPr="00F07B9E">
        <w:rPr>
          <w:rFonts w:ascii="Consolas" w:hAnsi="Consolas" w:cs="Consolas"/>
          <w:color w:val="008080"/>
          <w:sz w:val="20"/>
          <w:lang w:val="en-US"/>
        </w:rPr>
        <w:t>&gt;</w:t>
      </w:r>
      <w:r w:rsidRPr="00F07B9E">
        <w:rPr>
          <w:rFonts w:ascii="Consolas" w:hAnsi="Consolas" w:cs="Consolas"/>
          <w:color w:val="000000"/>
          <w:sz w:val="20"/>
          <w:lang w:val="en-US"/>
        </w:rPr>
        <w:t>SQL:2011</w:t>
      </w:r>
      <w:r w:rsidRPr="00F07B9E">
        <w:rPr>
          <w:rFonts w:ascii="Consolas" w:hAnsi="Consolas" w:cs="Consolas"/>
          <w:color w:val="008080"/>
          <w:sz w:val="20"/>
          <w:lang w:val="en-US"/>
        </w:rPr>
        <w:t>&lt;/</w:t>
      </w:r>
      <w:r w:rsidRPr="00F07B9E">
        <w:rPr>
          <w:rFonts w:ascii="Consolas" w:hAnsi="Consolas" w:cs="Consolas"/>
          <w:color w:val="3F7F7F"/>
          <w:sz w:val="20"/>
          <w:lang w:val="en-US"/>
        </w:rPr>
        <w:t>databaseProduct</w:t>
      </w:r>
      <w:r w:rsidRPr="00F07B9E">
        <w:rPr>
          <w:rFonts w:ascii="Consolas" w:hAnsi="Consolas" w:cs="Consolas"/>
          <w:color w:val="008080"/>
          <w:sz w:val="20"/>
          <w:lang w:val="en-US"/>
        </w:rPr>
        <w:t>&gt;</w:t>
      </w:r>
    </w:p>
    <w:p w14:paraId="6AD3E99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connection</w:t>
      </w:r>
      <w:r w:rsidRPr="00F07B9E">
        <w:rPr>
          <w:rFonts w:ascii="Consolas" w:hAnsi="Consolas" w:cs="Consolas"/>
          <w:color w:val="008080"/>
          <w:sz w:val="20"/>
          <w:lang w:val="en-US"/>
        </w:rPr>
        <w:t>&gt;</w:t>
      </w:r>
      <w:r w:rsidRPr="00F07B9E">
        <w:rPr>
          <w:rFonts w:ascii="Consolas" w:hAnsi="Consolas" w:cs="Consolas"/>
          <w:color w:val="000000"/>
          <w:sz w:val="20"/>
          <w:lang w:val="en-US"/>
        </w:rPr>
        <w:t>jdbc:manually:SQL:2011</w:t>
      </w:r>
      <w:r w:rsidRPr="00F07B9E">
        <w:rPr>
          <w:rFonts w:ascii="Consolas" w:hAnsi="Consolas" w:cs="Consolas"/>
          <w:color w:val="008080"/>
          <w:sz w:val="20"/>
          <w:lang w:val="en-US"/>
        </w:rPr>
        <w:t>&lt;/</w:t>
      </w:r>
      <w:r w:rsidRPr="00F07B9E">
        <w:rPr>
          <w:rFonts w:ascii="Consolas" w:hAnsi="Consolas" w:cs="Consolas"/>
          <w:color w:val="3F7F7F"/>
          <w:sz w:val="20"/>
          <w:lang w:val="en-US"/>
        </w:rPr>
        <w:t>connection</w:t>
      </w:r>
      <w:r w:rsidRPr="00F07B9E">
        <w:rPr>
          <w:rFonts w:ascii="Consolas" w:hAnsi="Consolas" w:cs="Consolas"/>
          <w:color w:val="008080"/>
          <w:sz w:val="20"/>
          <w:lang w:val="en-US"/>
        </w:rPr>
        <w:t>&gt;</w:t>
      </w:r>
    </w:p>
    <w:p w14:paraId="5EB4388B" w14:textId="77777777" w:rsidR="00814B07" w:rsidRDefault="00814B07" w:rsidP="00814B07">
      <w:pPr>
        <w:autoSpaceDE w:val="0"/>
        <w:autoSpaceDN w:val="0"/>
        <w:adjustRightInd w:val="0"/>
        <w:spacing w:after="0" w:line="240" w:lineRule="auto"/>
        <w:rPr>
          <w:rFonts w:ascii="Consolas" w:hAnsi="Consolas" w:cs="Consolas"/>
          <w:sz w:val="20"/>
        </w:rPr>
      </w:pPr>
      <w:r w:rsidRPr="00F07B9E">
        <w:rPr>
          <w:rFonts w:ascii="Consolas" w:hAnsi="Consolas" w:cs="Consolas"/>
          <w:color w:val="000000"/>
          <w:sz w:val="20"/>
          <w:lang w:val="en-US"/>
        </w:rPr>
        <w:t xml:space="preserve">  </w:t>
      </w:r>
      <w:r>
        <w:rPr>
          <w:rFonts w:ascii="Consolas" w:hAnsi="Consolas" w:cs="Consolas"/>
          <w:color w:val="008080"/>
          <w:sz w:val="20"/>
        </w:rPr>
        <w:t>&lt;</w:t>
      </w:r>
      <w:r>
        <w:rPr>
          <w:rFonts w:ascii="Consolas" w:hAnsi="Consolas" w:cs="Consolas"/>
          <w:color w:val="3F7F7F"/>
          <w:sz w:val="20"/>
        </w:rPr>
        <w:t>databaseUser</w:t>
      </w:r>
      <w:r>
        <w:rPr>
          <w:rFonts w:ascii="Consolas" w:hAnsi="Consolas" w:cs="Consolas"/>
          <w:color w:val="008080"/>
          <w:sz w:val="20"/>
        </w:rPr>
        <w:t>&gt;</w:t>
      </w:r>
      <w:r>
        <w:rPr>
          <w:rFonts w:ascii="Consolas" w:hAnsi="Consolas" w:cs="Consolas"/>
          <w:color w:val="000000"/>
          <w:sz w:val="20"/>
        </w:rPr>
        <w:t>SIARDLOGIN</w:t>
      </w:r>
      <w:r>
        <w:rPr>
          <w:rFonts w:ascii="Consolas" w:hAnsi="Consolas" w:cs="Consolas"/>
          <w:color w:val="008080"/>
          <w:sz w:val="20"/>
        </w:rPr>
        <w:t>&lt;/</w:t>
      </w:r>
      <w:r>
        <w:rPr>
          <w:rFonts w:ascii="Consolas" w:hAnsi="Consolas" w:cs="Consolas"/>
          <w:color w:val="3F7F7F"/>
          <w:sz w:val="20"/>
        </w:rPr>
        <w:t>databaseUser</w:t>
      </w:r>
      <w:r>
        <w:rPr>
          <w:rFonts w:ascii="Consolas" w:hAnsi="Consolas" w:cs="Consolas"/>
          <w:color w:val="008080"/>
          <w:sz w:val="20"/>
        </w:rPr>
        <w:t>&gt;</w:t>
      </w:r>
    </w:p>
    <w:p w14:paraId="42EA0762" w14:textId="77777777" w:rsidR="00814B07" w:rsidRDefault="00814B07" w:rsidP="00814B07">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w:t>
      </w:r>
      <w:r>
        <w:rPr>
          <w:rFonts w:ascii="Consolas" w:hAnsi="Consolas" w:cs="Consolas"/>
          <w:color w:val="008080"/>
          <w:sz w:val="20"/>
        </w:rPr>
        <w:t>&lt;</w:t>
      </w:r>
      <w:r>
        <w:rPr>
          <w:rFonts w:ascii="Consolas" w:hAnsi="Consolas" w:cs="Consolas"/>
          <w:color w:val="3F7F7F"/>
          <w:sz w:val="20"/>
        </w:rPr>
        <w:t>schemas</w:t>
      </w:r>
      <w:r>
        <w:rPr>
          <w:rFonts w:ascii="Consolas" w:hAnsi="Consolas" w:cs="Consolas"/>
          <w:color w:val="008080"/>
          <w:sz w:val="20"/>
        </w:rPr>
        <w:t>&gt;</w:t>
      </w:r>
    </w:p>
    <w:p w14:paraId="272A211B" w14:textId="77777777" w:rsidR="00814B07" w:rsidRDefault="00814B07" w:rsidP="00814B07">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w:t>
      </w:r>
      <w:r>
        <w:rPr>
          <w:rFonts w:ascii="Consolas" w:hAnsi="Consolas" w:cs="Consolas"/>
          <w:color w:val="008080"/>
          <w:sz w:val="20"/>
        </w:rPr>
        <w:t>&lt;</w:t>
      </w:r>
      <w:r>
        <w:rPr>
          <w:rFonts w:ascii="Consolas" w:hAnsi="Consolas" w:cs="Consolas"/>
          <w:color w:val="3F7F7F"/>
          <w:sz w:val="20"/>
        </w:rPr>
        <w:t>schema</w:t>
      </w:r>
      <w:r>
        <w:rPr>
          <w:rFonts w:ascii="Consolas" w:hAnsi="Consolas" w:cs="Consolas"/>
          <w:color w:val="008080"/>
          <w:sz w:val="20"/>
        </w:rPr>
        <w:t>&gt;</w:t>
      </w:r>
    </w:p>
    <w:p w14:paraId="1644CEDF" w14:textId="77777777" w:rsidR="00814B07" w:rsidRDefault="00814B07" w:rsidP="00814B07">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w:t>
      </w:r>
      <w:r>
        <w:rPr>
          <w:rFonts w:ascii="Consolas" w:hAnsi="Consolas" w:cs="Consolas"/>
          <w:color w:val="008080"/>
          <w:sz w:val="20"/>
        </w:rPr>
        <w:t>&lt;</w:t>
      </w:r>
      <w:r>
        <w:rPr>
          <w:rFonts w:ascii="Consolas" w:hAnsi="Consolas" w:cs="Consolas"/>
          <w:color w:val="3F7F7F"/>
          <w:sz w:val="20"/>
        </w:rPr>
        <w:t>name</w:t>
      </w:r>
      <w:r>
        <w:rPr>
          <w:rFonts w:ascii="Consolas" w:hAnsi="Consolas" w:cs="Consolas"/>
          <w:color w:val="008080"/>
          <w:sz w:val="20"/>
        </w:rPr>
        <w:t>&gt;</w:t>
      </w:r>
      <w:r>
        <w:rPr>
          <w:rFonts w:ascii="Consolas" w:hAnsi="Consolas" w:cs="Consolas"/>
          <w:color w:val="000000"/>
          <w:sz w:val="20"/>
        </w:rPr>
        <w:t>SIARDSCHEMA</w:t>
      </w:r>
      <w:r>
        <w:rPr>
          <w:rFonts w:ascii="Consolas" w:hAnsi="Consolas" w:cs="Consolas"/>
          <w:color w:val="008080"/>
          <w:sz w:val="20"/>
        </w:rPr>
        <w:t>&lt;/</w:t>
      </w:r>
      <w:r>
        <w:rPr>
          <w:rFonts w:ascii="Consolas" w:hAnsi="Consolas" w:cs="Consolas"/>
          <w:color w:val="3F7F7F"/>
          <w:sz w:val="20"/>
        </w:rPr>
        <w:t>name</w:t>
      </w:r>
      <w:r>
        <w:rPr>
          <w:rFonts w:ascii="Consolas" w:hAnsi="Consolas" w:cs="Consolas"/>
          <w:color w:val="008080"/>
          <w:sz w:val="20"/>
        </w:rPr>
        <w:t>&gt;</w:t>
      </w:r>
    </w:p>
    <w:p w14:paraId="68C0EE1E" w14:textId="77777777" w:rsidR="00814B07" w:rsidRDefault="00814B07" w:rsidP="00814B07">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w:t>
      </w:r>
      <w:r>
        <w:rPr>
          <w:rFonts w:ascii="Consolas" w:hAnsi="Consolas" w:cs="Consolas"/>
          <w:color w:val="008080"/>
          <w:sz w:val="20"/>
        </w:rPr>
        <w:t>&lt;</w:t>
      </w:r>
      <w:r>
        <w:rPr>
          <w:rFonts w:ascii="Consolas" w:hAnsi="Consolas" w:cs="Consolas"/>
          <w:color w:val="3F7F7F"/>
          <w:sz w:val="20"/>
        </w:rPr>
        <w:t>folder</w:t>
      </w:r>
      <w:r>
        <w:rPr>
          <w:rFonts w:ascii="Consolas" w:hAnsi="Consolas" w:cs="Consolas"/>
          <w:color w:val="008080"/>
          <w:sz w:val="20"/>
        </w:rPr>
        <w:t>&gt;</w:t>
      </w:r>
      <w:r>
        <w:rPr>
          <w:rFonts w:ascii="Consolas" w:hAnsi="Consolas" w:cs="Consolas"/>
          <w:color w:val="000000"/>
          <w:sz w:val="20"/>
        </w:rPr>
        <w:t>schema0</w:t>
      </w:r>
      <w:r>
        <w:rPr>
          <w:rFonts w:ascii="Consolas" w:hAnsi="Consolas" w:cs="Consolas"/>
          <w:color w:val="008080"/>
          <w:sz w:val="20"/>
        </w:rPr>
        <w:t>&lt;/</w:t>
      </w:r>
      <w:r>
        <w:rPr>
          <w:rFonts w:ascii="Consolas" w:hAnsi="Consolas" w:cs="Consolas"/>
          <w:color w:val="3F7F7F"/>
          <w:sz w:val="20"/>
        </w:rPr>
        <w:t>folder</w:t>
      </w:r>
      <w:r>
        <w:rPr>
          <w:rFonts w:ascii="Consolas" w:hAnsi="Consolas" w:cs="Consolas"/>
          <w:color w:val="008080"/>
          <w:sz w:val="20"/>
        </w:rPr>
        <w:t>&gt;</w:t>
      </w:r>
    </w:p>
    <w:p w14:paraId="4C7BDC13" w14:textId="77777777" w:rsidR="00814B07" w:rsidRDefault="00814B07" w:rsidP="00814B07">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w:t>
      </w:r>
    </w:p>
    <w:p w14:paraId="46B6A35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Pr>
          <w:rFonts w:ascii="Consolas" w:hAnsi="Consolas" w:cs="Consolas"/>
          <w:color w:val="000000"/>
          <w:sz w:val="20"/>
        </w:rPr>
        <w:t xml:space="preserve">      </w:t>
      </w:r>
      <w:r w:rsidRPr="00F07B9E">
        <w:rPr>
          <w:rFonts w:ascii="Consolas" w:hAnsi="Consolas" w:cs="Consolas"/>
          <w:color w:val="3F5FBF"/>
          <w:sz w:val="20"/>
          <w:lang w:val="en-US"/>
        </w:rPr>
        <w:t>&lt;!-- version 2.0 advanced or structured types --&gt;</w:t>
      </w:r>
    </w:p>
    <w:p w14:paraId="67A408C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types</w:t>
      </w:r>
      <w:r w:rsidRPr="00F07B9E">
        <w:rPr>
          <w:rFonts w:ascii="Consolas" w:hAnsi="Consolas" w:cs="Consolas"/>
          <w:color w:val="008080"/>
          <w:sz w:val="20"/>
          <w:lang w:val="en-US"/>
        </w:rPr>
        <w:t>&gt;</w:t>
      </w:r>
    </w:p>
    <w:p w14:paraId="1AF2B16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p>
    <w:p w14:paraId="6B8BE1A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TDISTINCT</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705DAB5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category</w:t>
      </w:r>
      <w:r w:rsidRPr="00F07B9E">
        <w:rPr>
          <w:rFonts w:ascii="Consolas" w:hAnsi="Consolas" w:cs="Consolas"/>
          <w:color w:val="008080"/>
          <w:sz w:val="20"/>
          <w:lang w:val="en-US"/>
        </w:rPr>
        <w:t>&gt;</w:t>
      </w:r>
      <w:r w:rsidRPr="00F07B9E">
        <w:rPr>
          <w:rFonts w:ascii="Consolas" w:hAnsi="Consolas" w:cs="Consolas"/>
          <w:color w:val="000000"/>
          <w:sz w:val="20"/>
          <w:lang w:val="en-US"/>
        </w:rPr>
        <w:t>distinct</w:t>
      </w:r>
      <w:r w:rsidRPr="00F07B9E">
        <w:rPr>
          <w:rFonts w:ascii="Consolas" w:hAnsi="Consolas" w:cs="Consolas"/>
          <w:color w:val="008080"/>
          <w:sz w:val="20"/>
          <w:lang w:val="en-US"/>
        </w:rPr>
        <w:t>&lt;/</w:t>
      </w:r>
      <w:r w:rsidRPr="00F07B9E">
        <w:rPr>
          <w:rFonts w:ascii="Consolas" w:hAnsi="Consolas" w:cs="Consolas"/>
          <w:color w:val="3F7F7F"/>
          <w:sz w:val="20"/>
          <w:lang w:val="en-US"/>
        </w:rPr>
        <w:t>category</w:t>
      </w:r>
      <w:r w:rsidRPr="00F07B9E">
        <w:rPr>
          <w:rFonts w:ascii="Consolas" w:hAnsi="Consolas" w:cs="Consolas"/>
          <w:color w:val="008080"/>
          <w:sz w:val="20"/>
          <w:lang w:val="en-US"/>
        </w:rPr>
        <w:t>&gt;</w:t>
      </w:r>
    </w:p>
    <w:p w14:paraId="5482643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instantiable</w:t>
      </w:r>
      <w:r w:rsidRPr="00F07B9E">
        <w:rPr>
          <w:rFonts w:ascii="Consolas" w:hAnsi="Consolas" w:cs="Consolas"/>
          <w:color w:val="008080"/>
          <w:sz w:val="20"/>
          <w:lang w:val="en-US"/>
        </w:rPr>
        <w:t>&gt;</w:t>
      </w:r>
      <w:r w:rsidRPr="00F07B9E">
        <w:rPr>
          <w:rFonts w:ascii="Consolas" w:hAnsi="Consolas" w:cs="Consolas"/>
          <w:color w:val="000000"/>
          <w:sz w:val="20"/>
          <w:lang w:val="en-US"/>
        </w:rPr>
        <w:t>false</w:t>
      </w:r>
      <w:r w:rsidRPr="00F07B9E">
        <w:rPr>
          <w:rFonts w:ascii="Consolas" w:hAnsi="Consolas" w:cs="Consolas"/>
          <w:color w:val="008080"/>
          <w:sz w:val="20"/>
          <w:lang w:val="en-US"/>
        </w:rPr>
        <w:t>&lt;/</w:t>
      </w:r>
      <w:r w:rsidRPr="00F07B9E">
        <w:rPr>
          <w:rFonts w:ascii="Consolas" w:hAnsi="Consolas" w:cs="Consolas"/>
          <w:color w:val="3F7F7F"/>
          <w:sz w:val="20"/>
          <w:lang w:val="en-US"/>
        </w:rPr>
        <w:t>instantiable</w:t>
      </w:r>
      <w:r w:rsidRPr="00F07B9E">
        <w:rPr>
          <w:rFonts w:ascii="Consolas" w:hAnsi="Consolas" w:cs="Consolas"/>
          <w:color w:val="008080"/>
          <w:sz w:val="20"/>
          <w:lang w:val="en-US"/>
        </w:rPr>
        <w:t>&gt;</w:t>
      </w:r>
    </w:p>
    <w:p w14:paraId="294AB24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final</w:t>
      </w:r>
      <w:r w:rsidRPr="00F07B9E">
        <w:rPr>
          <w:rFonts w:ascii="Consolas" w:hAnsi="Consolas" w:cs="Consolas"/>
          <w:color w:val="008080"/>
          <w:sz w:val="20"/>
          <w:lang w:val="en-US"/>
        </w:rPr>
        <w:t>&gt;</w:t>
      </w:r>
      <w:r w:rsidRPr="00F07B9E">
        <w:rPr>
          <w:rFonts w:ascii="Consolas" w:hAnsi="Consolas" w:cs="Consolas"/>
          <w:color w:val="000000"/>
          <w:sz w:val="20"/>
          <w:lang w:val="en-US"/>
        </w:rPr>
        <w:t>true</w:t>
      </w:r>
      <w:r w:rsidRPr="00F07B9E">
        <w:rPr>
          <w:rFonts w:ascii="Consolas" w:hAnsi="Consolas" w:cs="Consolas"/>
          <w:color w:val="008080"/>
          <w:sz w:val="20"/>
          <w:lang w:val="en-US"/>
        </w:rPr>
        <w:t>&lt;/</w:t>
      </w:r>
      <w:r w:rsidRPr="00F07B9E">
        <w:rPr>
          <w:rFonts w:ascii="Consolas" w:hAnsi="Consolas" w:cs="Consolas"/>
          <w:color w:val="3F7F7F"/>
          <w:sz w:val="20"/>
          <w:lang w:val="en-US"/>
        </w:rPr>
        <w:t>final</w:t>
      </w:r>
      <w:r w:rsidRPr="00F07B9E">
        <w:rPr>
          <w:rFonts w:ascii="Consolas" w:hAnsi="Consolas" w:cs="Consolas"/>
          <w:color w:val="008080"/>
          <w:sz w:val="20"/>
          <w:lang w:val="en-US"/>
        </w:rPr>
        <w:t>&gt;</w:t>
      </w:r>
    </w:p>
    <w:p w14:paraId="31A6E92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base</w:t>
      </w:r>
      <w:r w:rsidRPr="00F07B9E">
        <w:rPr>
          <w:rFonts w:ascii="Consolas" w:hAnsi="Consolas" w:cs="Consolas"/>
          <w:color w:val="008080"/>
          <w:sz w:val="20"/>
          <w:lang w:val="en-US"/>
        </w:rPr>
        <w:t>&gt;</w:t>
      </w:r>
      <w:r w:rsidRPr="00F07B9E">
        <w:rPr>
          <w:rFonts w:ascii="Consolas" w:hAnsi="Consolas" w:cs="Consolas"/>
          <w:color w:val="000000"/>
          <w:sz w:val="20"/>
          <w:lang w:val="en-US"/>
        </w:rPr>
        <w:t>INTEGER</w:t>
      </w:r>
      <w:r w:rsidRPr="00F07B9E">
        <w:rPr>
          <w:rFonts w:ascii="Consolas" w:hAnsi="Consolas" w:cs="Consolas"/>
          <w:color w:val="008080"/>
          <w:sz w:val="20"/>
          <w:lang w:val="en-US"/>
        </w:rPr>
        <w:t>&lt;/</w:t>
      </w:r>
      <w:r w:rsidRPr="00F07B9E">
        <w:rPr>
          <w:rFonts w:ascii="Consolas" w:hAnsi="Consolas" w:cs="Consolas"/>
          <w:color w:val="3F7F7F"/>
          <w:sz w:val="20"/>
          <w:lang w:val="en-US"/>
        </w:rPr>
        <w:t>base</w:t>
      </w:r>
      <w:r w:rsidRPr="00F07B9E">
        <w:rPr>
          <w:rFonts w:ascii="Consolas" w:hAnsi="Consolas" w:cs="Consolas"/>
          <w:color w:val="008080"/>
          <w:sz w:val="20"/>
          <w:lang w:val="en-US"/>
        </w:rPr>
        <w:t>&gt;</w:t>
      </w:r>
    </w:p>
    <w:p w14:paraId="6B4C157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description</w:t>
      </w:r>
      <w:r w:rsidRPr="00F07B9E">
        <w:rPr>
          <w:rFonts w:ascii="Consolas" w:hAnsi="Consolas" w:cs="Consolas"/>
          <w:color w:val="008080"/>
          <w:sz w:val="20"/>
          <w:lang w:val="en-US"/>
        </w:rPr>
        <w:t>&gt;</w:t>
      </w:r>
      <w:r w:rsidRPr="00F07B9E">
        <w:rPr>
          <w:rFonts w:ascii="Consolas" w:hAnsi="Consolas" w:cs="Consolas"/>
          <w:color w:val="000000"/>
          <w:sz w:val="20"/>
          <w:lang w:val="en-US"/>
        </w:rPr>
        <w:t>Example of a DISTINCT type</w:t>
      </w:r>
      <w:r w:rsidRPr="00F07B9E">
        <w:rPr>
          <w:rFonts w:ascii="Consolas" w:hAnsi="Consolas" w:cs="Consolas"/>
          <w:color w:val="008080"/>
          <w:sz w:val="20"/>
          <w:lang w:val="en-US"/>
        </w:rPr>
        <w:t>&lt;/</w:t>
      </w:r>
      <w:r w:rsidRPr="00F07B9E">
        <w:rPr>
          <w:rFonts w:ascii="Consolas" w:hAnsi="Consolas" w:cs="Consolas"/>
          <w:color w:val="3F7F7F"/>
          <w:sz w:val="20"/>
          <w:lang w:val="en-US"/>
        </w:rPr>
        <w:t>description</w:t>
      </w:r>
      <w:r w:rsidRPr="00F07B9E">
        <w:rPr>
          <w:rFonts w:ascii="Consolas" w:hAnsi="Consolas" w:cs="Consolas"/>
          <w:color w:val="008080"/>
          <w:sz w:val="20"/>
          <w:lang w:val="en-US"/>
        </w:rPr>
        <w:t>&gt;</w:t>
      </w:r>
    </w:p>
    <w:p w14:paraId="60E0B0A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p>
    <w:p w14:paraId="26E5CD8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p>
    <w:p w14:paraId="5909E21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TROW</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6B32B15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category</w:t>
      </w:r>
      <w:r w:rsidRPr="00F07B9E">
        <w:rPr>
          <w:rFonts w:ascii="Consolas" w:hAnsi="Consolas" w:cs="Consolas"/>
          <w:color w:val="008080"/>
          <w:sz w:val="20"/>
          <w:lang w:val="en-US"/>
        </w:rPr>
        <w:t>&gt;</w:t>
      </w:r>
      <w:r w:rsidRPr="00F07B9E">
        <w:rPr>
          <w:rFonts w:ascii="Consolas" w:hAnsi="Consolas" w:cs="Consolas"/>
          <w:color w:val="000000"/>
          <w:sz w:val="20"/>
          <w:lang w:val="en-US"/>
        </w:rPr>
        <w:t>row</w:t>
      </w:r>
      <w:r w:rsidRPr="00F07B9E">
        <w:rPr>
          <w:rFonts w:ascii="Consolas" w:hAnsi="Consolas" w:cs="Consolas"/>
          <w:color w:val="008080"/>
          <w:sz w:val="20"/>
          <w:lang w:val="en-US"/>
        </w:rPr>
        <w:t>&lt;/</w:t>
      </w:r>
      <w:r w:rsidRPr="00F07B9E">
        <w:rPr>
          <w:rFonts w:ascii="Consolas" w:hAnsi="Consolas" w:cs="Consolas"/>
          <w:color w:val="3F7F7F"/>
          <w:sz w:val="20"/>
          <w:lang w:val="en-US"/>
        </w:rPr>
        <w:t>category</w:t>
      </w:r>
      <w:r w:rsidRPr="00F07B9E">
        <w:rPr>
          <w:rFonts w:ascii="Consolas" w:hAnsi="Consolas" w:cs="Consolas"/>
          <w:color w:val="008080"/>
          <w:sz w:val="20"/>
          <w:lang w:val="en-US"/>
        </w:rPr>
        <w:t>&gt;</w:t>
      </w:r>
    </w:p>
    <w:p w14:paraId="12C9560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instantiable</w:t>
      </w:r>
      <w:r w:rsidRPr="00F07B9E">
        <w:rPr>
          <w:rFonts w:ascii="Consolas" w:hAnsi="Consolas" w:cs="Consolas"/>
          <w:color w:val="008080"/>
          <w:sz w:val="20"/>
          <w:lang w:val="en-US"/>
        </w:rPr>
        <w:t>&gt;</w:t>
      </w:r>
      <w:r w:rsidRPr="00F07B9E">
        <w:rPr>
          <w:rFonts w:ascii="Consolas" w:hAnsi="Consolas" w:cs="Consolas"/>
          <w:color w:val="000000"/>
          <w:sz w:val="20"/>
          <w:lang w:val="en-US"/>
        </w:rPr>
        <w:t>true</w:t>
      </w:r>
      <w:r w:rsidRPr="00F07B9E">
        <w:rPr>
          <w:rFonts w:ascii="Consolas" w:hAnsi="Consolas" w:cs="Consolas"/>
          <w:color w:val="008080"/>
          <w:sz w:val="20"/>
          <w:lang w:val="en-US"/>
        </w:rPr>
        <w:t>&lt;/</w:t>
      </w:r>
      <w:r w:rsidRPr="00F07B9E">
        <w:rPr>
          <w:rFonts w:ascii="Consolas" w:hAnsi="Consolas" w:cs="Consolas"/>
          <w:color w:val="3F7F7F"/>
          <w:sz w:val="20"/>
          <w:lang w:val="en-US"/>
        </w:rPr>
        <w:t>instantiable</w:t>
      </w:r>
      <w:r w:rsidRPr="00F07B9E">
        <w:rPr>
          <w:rFonts w:ascii="Consolas" w:hAnsi="Consolas" w:cs="Consolas"/>
          <w:color w:val="008080"/>
          <w:sz w:val="20"/>
          <w:lang w:val="en-US"/>
        </w:rPr>
        <w:t>&gt;</w:t>
      </w:r>
    </w:p>
    <w:p w14:paraId="50F6301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final</w:t>
      </w:r>
      <w:r w:rsidRPr="00F07B9E">
        <w:rPr>
          <w:rFonts w:ascii="Consolas" w:hAnsi="Consolas" w:cs="Consolas"/>
          <w:color w:val="008080"/>
          <w:sz w:val="20"/>
          <w:lang w:val="en-US"/>
        </w:rPr>
        <w:t>&gt;</w:t>
      </w:r>
      <w:r w:rsidRPr="00F07B9E">
        <w:rPr>
          <w:rFonts w:ascii="Consolas" w:hAnsi="Consolas" w:cs="Consolas"/>
          <w:color w:val="000000"/>
          <w:sz w:val="20"/>
          <w:lang w:val="en-US"/>
        </w:rPr>
        <w:t>true</w:t>
      </w:r>
      <w:r w:rsidRPr="00F07B9E">
        <w:rPr>
          <w:rFonts w:ascii="Consolas" w:hAnsi="Consolas" w:cs="Consolas"/>
          <w:color w:val="008080"/>
          <w:sz w:val="20"/>
          <w:lang w:val="en-US"/>
        </w:rPr>
        <w:t>&lt;/</w:t>
      </w:r>
      <w:r w:rsidRPr="00F07B9E">
        <w:rPr>
          <w:rFonts w:ascii="Consolas" w:hAnsi="Consolas" w:cs="Consolas"/>
          <w:color w:val="3F7F7F"/>
          <w:sz w:val="20"/>
          <w:lang w:val="en-US"/>
        </w:rPr>
        <w:t>final</w:t>
      </w:r>
      <w:r w:rsidRPr="00F07B9E">
        <w:rPr>
          <w:rFonts w:ascii="Consolas" w:hAnsi="Consolas" w:cs="Consolas"/>
          <w:color w:val="008080"/>
          <w:sz w:val="20"/>
          <w:lang w:val="en-US"/>
        </w:rPr>
        <w:t>&gt;</w:t>
      </w:r>
    </w:p>
    <w:p w14:paraId="0F9F011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attributes</w:t>
      </w:r>
      <w:r w:rsidRPr="00F07B9E">
        <w:rPr>
          <w:rFonts w:ascii="Consolas" w:hAnsi="Consolas" w:cs="Consolas"/>
          <w:color w:val="008080"/>
          <w:sz w:val="20"/>
          <w:lang w:val="en-US"/>
        </w:rPr>
        <w:t>&gt;</w:t>
      </w:r>
    </w:p>
    <w:p w14:paraId="61F9FEC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attribute</w:t>
      </w:r>
      <w:r w:rsidRPr="00F07B9E">
        <w:rPr>
          <w:rFonts w:ascii="Consolas" w:hAnsi="Consolas" w:cs="Consolas"/>
          <w:color w:val="008080"/>
          <w:sz w:val="20"/>
          <w:lang w:val="en-US"/>
        </w:rPr>
        <w:t>&gt;</w:t>
      </w:r>
    </w:p>
    <w:p w14:paraId="4EAF612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TAPEID</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392EAE4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r w:rsidRPr="00F07B9E">
        <w:rPr>
          <w:rFonts w:ascii="Consolas" w:hAnsi="Consolas" w:cs="Consolas"/>
          <w:color w:val="000000"/>
          <w:sz w:val="20"/>
          <w:lang w:val="en-US"/>
        </w:rPr>
        <w:t>INTEGER</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p>
    <w:p w14:paraId="4EE0612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defaultValue</w:t>
      </w:r>
      <w:r w:rsidRPr="00F07B9E">
        <w:rPr>
          <w:rFonts w:ascii="Consolas" w:hAnsi="Consolas" w:cs="Consolas"/>
          <w:color w:val="008080"/>
          <w:sz w:val="20"/>
          <w:lang w:val="en-US"/>
        </w:rPr>
        <w:t>&gt;</w:t>
      </w:r>
      <w:r w:rsidRPr="00F07B9E">
        <w:rPr>
          <w:rFonts w:ascii="Consolas" w:hAnsi="Consolas" w:cs="Consolas"/>
          <w:color w:val="000000"/>
          <w:sz w:val="20"/>
          <w:lang w:val="en-US"/>
        </w:rPr>
        <w:t>0</w:t>
      </w:r>
      <w:r w:rsidRPr="00F07B9E">
        <w:rPr>
          <w:rFonts w:ascii="Consolas" w:hAnsi="Consolas" w:cs="Consolas"/>
          <w:color w:val="008080"/>
          <w:sz w:val="20"/>
          <w:lang w:val="en-US"/>
        </w:rPr>
        <w:t>&lt;/</w:t>
      </w:r>
      <w:r w:rsidRPr="00F07B9E">
        <w:rPr>
          <w:rFonts w:ascii="Consolas" w:hAnsi="Consolas" w:cs="Consolas"/>
          <w:color w:val="3F7F7F"/>
          <w:sz w:val="20"/>
          <w:lang w:val="en-US"/>
        </w:rPr>
        <w:t>defaultValue</w:t>
      </w:r>
      <w:r w:rsidRPr="00F07B9E">
        <w:rPr>
          <w:rFonts w:ascii="Consolas" w:hAnsi="Consolas" w:cs="Consolas"/>
          <w:color w:val="008080"/>
          <w:sz w:val="20"/>
          <w:lang w:val="en-US"/>
        </w:rPr>
        <w:t>&gt;</w:t>
      </w:r>
    </w:p>
    <w:p w14:paraId="10FB4DE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attribute</w:t>
      </w:r>
      <w:r w:rsidRPr="00F07B9E">
        <w:rPr>
          <w:rFonts w:ascii="Consolas" w:hAnsi="Consolas" w:cs="Consolas"/>
          <w:color w:val="008080"/>
          <w:sz w:val="20"/>
          <w:lang w:val="en-US"/>
        </w:rPr>
        <w:t>&gt;</w:t>
      </w:r>
    </w:p>
    <w:p w14:paraId="13E8C77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attribute</w:t>
      </w:r>
      <w:r w:rsidRPr="00F07B9E">
        <w:rPr>
          <w:rFonts w:ascii="Consolas" w:hAnsi="Consolas" w:cs="Consolas"/>
          <w:color w:val="008080"/>
          <w:sz w:val="20"/>
          <w:lang w:val="en-US"/>
        </w:rPr>
        <w:t>&gt;</w:t>
      </w:r>
    </w:p>
    <w:p w14:paraId="64385E8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TRANSCRIPTION</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618EE2B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r w:rsidRPr="00F07B9E">
        <w:rPr>
          <w:rFonts w:ascii="Consolas" w:hAnsi="Consolas" w:cs="Consolas"/>
          <w:color w:val="000000"/>
          <w:sz w:val="20"/>
          <w:lang w:val="en-US"/>
        </w:rPr>
        <w:t>CLOB</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p>
    <w:p w14:paraId="419B79F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attribute</w:t>
      </w:r>
      <w:r w:rsidRPr="00F07B9E">
        <w:rPr>
          <w:rFonts w:ascii="Consolas" w:hAnsi="Consolas" w:cs="Consolas"/>
          <w:color w:val="008080"/>
          <w:sz w:val="20"/>
          <w:lang w:val="en-US"/>
        </w:rPr>
        <w:t>&gt;</w:t>
      </w:r>
    </w:p>
    <w:p w14:paraId="04A3C90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attribute</w:t>
      </w:r>
      <w:r w:rsidRPr="00F07B9E">
        <w:rPr>
          <w:rFonts w:ascii="Consolas" w:hAnsi="Consolas" w:cs="Consolas"/>
          <w:color w:val="008080"/>
          <w:sz w:val="20"/>
          <w:lang w:val="en-US"/>
        </w:rPr>
        <w:t>&gt;</w:t>
      </w:r>
    </w:p>
    <w:p w14:paraId="1A63335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SOUND</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6AB61DE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lastRenderedPageBreak/>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r w:rsidRPr="00F07B9E">
        <w:rPr>
          <w:rFonts w:ascii="Consolas" w:hAnsi="Consolas" w:cs="Consolas"/>
          <w:color w:val="000000"/>
          <w:sz w:val="20"/>
          <w:lang w:val="en-US"/>
        </w:rPr>
        <w:t>BLOB</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p>
    <w:p w14:paraId="67A5D35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attribute</w:t>
      </w:r>
      <w:r w:rsidRPr="00F07B9E">
        <w:rPr>
          <w:rFonts w:ascii="Consolas" w:hAnsi="Consolas" w:cs="Consolas"/>
          <w:color w:val="008080"/>
          <w:sz w:val="20"/>
          <w:lang w:val="en-US"/>
        </w:rPr>
        <w:t>&gt;</w:t>
      </w:r>
    </w:p>
    <w:p w14:paraId="5FA9F28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attributes</w:t>
      </w:r>
      <w:r w:rsidRPr="00F07B9E">
        <w:rPr>
          <w:rFonts w:ascii="Consolas" w:hAnsi="Consolas" w:cs="Consolas"/>
          <w:color w:val="008080"/>
          <w:sz w:val="20"/>
          <w:lang w:val="en-US"/>
        </w:rPr>
        <w:t>&gt;</w:t>
      </w:r>
    </w:p>
    <w:p w14:paraId="15C9B57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description</w:t>
      </w:r>
      <w:r w:rsidRPr="00F07B9E">
        <w:rPr>
          <w:rFonts w:ascii="Consolas" w:hAnsi="Consolas" w:cs="Consolas"/>
          <w:color w:val="008080"/>
          <w:sz w:val="20"/>
          <w:lang w:val="en-US"/>
        </w:rPr>
        <w:t>&gt;</w:t>
      </w:r>
      <w:r w:rsidRPr="00F07B9E">
        <w:rPr>
          <w:rFonts w:ascii="Consolas" w:hAnsi="Consolas" w:cs="Consolas"/>
          <w:color w:val="000000"/>
          <w:sz w:val="20"/>
          <w:lang w:val="en-US"/>
        </w:rPr>
        <w:t>Example of a ROW type</w:t>
      </w:r>
      <w:r w:rsidRPr="00F07B9E">
        <w:rPr>
          <w:rFonts w:ascii="Consolas" w:hAnsi="Consolas" w:cs="Consolas"/>
          <w:color w:val="008080"/>
          <w:sz w:val="20"/>
          <w:lang w:val="en-US"/>
        </w:rPr>
        <w:t>&lt;/</w:t>
      </w:r>
      <w:r w:rsidRPr="00F07B9E">
        <w:rPr>
          <w:rFonts w:ascii="Consolas" w:hAnsi="Consolas" w:cs="Consolas"/>
          <w:color w:val="3F7F7F"/>
          <w:sz w:val="20"/>
          <w:lang w:val="en-US"/>
        </w:rPr>
        <w:t>description</w:t>
      </w:r>
      <w:r w:rsidRPr="00F07B9E">
        <w:rPr>
          <w:rFonts w:ascii="Consolas" w:hAnsi="Consolas" w:cs="Consolas"/>
          <w:color w:val="008080"/>
          <w:sz w:val="20"/>
          <w:lang w:val="en-US"/>
        </w:rPr>
        <w:t>&gt;</w:t>
      </w:r>
    </w:p>
    <w:p w14:paraId="7642F48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p>
    <w:p w14:paraId="01AB297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p>
    <w:p w14:paraId="1E62BF6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TARRAY</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4D54BD7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category</w:t>
      </w:r>
      <w:r w:rsidRPr="00F07B9E">
        <w:rPr>
          <w:rFonts w:ascii="Consolas" w:hAnsi="Consolas" w:cs="Consolas"/>
          <w:color w:val="008080"/>
          <w:sz w:val="20"/>
          <w:lang w:val="en-US"/>
        </w:rPr>
        <w:t>&gt;</w:t>
      </w:r>
      <w:r w:rsidRPr="00F07B9E">
        <w:rPr>
          <w:rFonts w:ascii="Consolas" w:hAnsi="Consolas" w:cs="Consolas"/>
          <w:color w:val="000000"/>
          <w:sz w:val="20"/>
          <w:lang w:val="en-US"/>
        </w:rPr>
        <w:t>array</w:t>
      </w:r>
      <w:r w:rsidRPr="00F07B9E">
        <w:rPr>
          <w:rFonts w:ascii="Consolas" w:hAnsi="Consolas" w:cs="Consolas"/>
          <w:color w:val="008080"/>
          <w:sz w:val="20"/>
          <w:lang w:val="en-US"/>
        </w:rPr>
        <w:t>&lt;/</w:t>
      </w:r>
      <w:r w:rsidRPr="00F07B9E">
        <w:rPr>
          <w:rFonts w:ascii="Consolas" w:hAnsi="Consolas" w:cs="Consolas"/>
          <w:color w:val="3F7F7F"/>
          <w:sz w:val="20"/>
          <w:lang w:val="en-US"/>
        </w:rPr>
        <w:t>category</w:t>
      </w:r>
      <w:r w:rsidRPr="00F07B9E">
        <w:rPr>
          <w:rFonts w:ascii="Consolas" w:hAnsi="Consolas" w:cs="Consolas"/>
          <w:color w:val="008080"/>
          <w:sz w:val="20"/>
          <w:lang w:val="en-US"/>
        </w:rPr>
        <w:t>&gt;</w:t>
      </w:r>
    </w:p>
    <w:p w14:paraId="46F544D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instantiable</w:t>
      </w:r>
      <w:r w:rsidRPr="00F07B9E">
        <w:rPr>
          <w:rFonts w:ascii="Consolas" w:hAnsi="Consolas" w:cs="Consolas"/>
          <w:color w:val="008080"/>
          <w:sz w:val="20"/>
          <w:lang w:val="en-US"/>
        </w:rPr>
        <w:t>&gt;</w:t>
      </w:r>
      <w:r w:rsidRPr="00F07B9E">
        <w:rPr>
          <w:rFonts w:ascii="Consolas" w:hAnsi="Consolas" w:cs="Consolas"/>
          <w:color w:val="000000"/>
          <w:sz w:val="20"/>
          <w:lang w:val="en-US"/>
        </w:rPr>
        <w:t>false</w:t>
      </w:r>
      <w:r w:rsidRPr="00F07B9E">
        <w:rPr>
          <w:rFonts w:ascii="Consolas" w:hAnsi="Consolas" w:cs="Consolas"/>
          <w:color w:val="008080"/>
          <w:sz w:val="20"/>
          <w:lang w:val="en-US"/>
        </w:rPr>
        <w:t>&lt;/</w:t>
      </w:r>
      <w:r w:rsidRPr="00F07B9E">
        <w:rPr>
          <w:rFonts w:ascii="Consolas" w:hAnsi="Consolas" w:cs="Consolas"/>
          <w:color w:val="3F7F7F"/>
          <w:sz w:val="20"/>
          <w:lang w:val="en-US"/>
        </w:rPr>
        <w:t>instantiable</w:t>
      </w:r>
      <w:r w:rsidRPr="00F07B9E">
        <w:rPr>
          <w:rFonts w:ascii="Consolas" w:hAnsi="Consolas" w:cs="Consolas"/>
          <w:color w:val="008080"/>
          <w:sz w:val="20"/>
          <w:lang w:val="en-US"/>
        </w:rPr>
        <w:t>&gt;</w:t>
      </w:r>
    </w:p>
    <w:p w14:paraId="4A5DBD7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final</w:t>
      </w:r>
      <w:r w:rsidRPr="00F07B9E">
        <w:rPr>
          <w:rFonts w:ascii="Consolas" w:hAnsi="Consolas" w:cs="Consolas"/>
          <w:color w:val="008080"/>
          <w:sz w:val="20"/>
          <w:lang w:val="en-US"/>
        </w:rPr>
        <w:t>&gt;</w:t>
      </w:r>
      <w:r w:rsidRPr="00F07B9E">
        <w:rPr>
          <w:rFonts w:ascii="Consolas" w:hAnsi="Consolas" w:cs="Consolas"/>
          <w:color w:val="000000"/>
          <w:sz w:val="20"/>
          <w:lang w:val="en-US"/>
        </w:rPr>
        <w:t>true</w:t>
      </w:r>
      <w:r w:rsidRPr="00F07B9E">
        <w:rPr>
          <w:rFonts w:ascii="Consolas" w:hAnsi="Consolas" w:cs="Consolas"/>
          <w:color w:val="008080"/>
          <w:sz w:val="20"/>
          <w:lang w:val="en-US"/>
        </w:rPr>
        <w:t>&lt;/</w:t>
      </w:r>
      <w:r w:rsidRPr="00F07B9E">
        <w:rPr>
          <w:rFonts w:ascii="Consolas" w:hAnsi="Consolas" w:cs="Consolas"/>
          <w:color w:val="3F7F7F"/>
          <w:sz w:val="20"/>
          <w:lang w:val="en-US"/>
        </w:rPr>
        <w:t>final</w:t>
      </w:r>
      <w:r w:rsidRPr="00F07B9E">
        <w:rPr>
          <w:rFonts w:ascii="Consolas" w:hAnsi="Consolas" w:cs="Consolas"/>
          <w:color w:val="008080"/>
          <w:sz w:val="20"/>
          <w:lang w:val="en-US"/>
        </w:rPr>
        <w:t>&gt;</w:t>
      </w:r>
    </w:p>
    <w:p w14:paraId="0939AF1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base</w:t>
      </w:r>
      <w:r w:rsidRPr="00F07B9E">
        <w:rPr>
          <w:rFonts w:ascii="Consolas" w:hAnsi="Consolas" w:cs="Consolas"/>
          <w:color w:val="008080"/>
          <w:sz w:val="20"/>
          <w:lang w:val="en-US"/>
        </w:rPr>
        <w:t>&gt;</w:t>
      </w:r>
      <w:r w:rsidRPr="00F07B9E">
        <w:rPr>
          <w:rFonts w:ascii="Consolas" w:hAnsi="Consolas" w:cs="Consolas"/>
          <w:color w:val="000000"/>
          <w:sz w:val="20"/>
          <w:lang w:val="en-US"/>
        </w:rPr>
        <w:t>CHARACTER VARYING(255)</w:t>
      </w:r>
      <w:r w:rsidRPr="00F07B9E">
        <w:rPr>
          <w:rFonts w:ascii="Consolas" w:hAnsi="Consolas" w:cs="Consolas"/>
          <w:color w:val="008080"/>
          <w:sz w:val="20"/>
          <w:lang w:val="en-US"/>
        </w:rPr>
        <w:t>&lt;/</w:t>
      </w:r>
      <w:r w:rsidRPr="00F07B9E">
        <w:rPr>
          <w:rFonts w:ascii="Consolas" w:hAnsi="Consolas" w:cs="Consolas"/>
          <w:color w:val="3F7F7F"/>
          <w:sz w:val="20"/>
          <w:lang w:val="en-US"/>
        </w:rPr>
        <w:t>base</w:t>
      </w:r>
      <w:r w:rsidRPr="00F07B9E">
        <w:rPr>
          <w:rFonts w:ascii="Consolas" w:hAnsi="Consolas" w:cs="Consolas"/>
          <w:color w:val="008080"/>
          <w:sz w:val="20"/>
          <w:lang w:val="en-US"/>
        </w:rPr>
        <w:t>&gt;</w:t>
      </w:r>
    </w:p>
    <w:p w14:paraId="04FF7FD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cardinality</w:t>
      </w:r>
      <w:r w:rsidRPr="00F07B9E">
        <w:rPr>
          <w:rFonts w:ascii="Consolas" w:hAnsi="Consolas" w:cs="Consolas"/>
          <w:color w:val="008080"/>
          <w:sz w:val="20"/>
          <w:lang w:val="en-US"/>
        </w:rPr>
        <w:t>&gt;</w:t>
      </w:r>
      <w:r w:rsidRPr="00F07B9E">
        <w:rPr>
          <w:rFonts w:ascii="Consolas" w:hAnsi="Consolas" w:cs="Consolas"/>
          <w:color w:val="000000"/>
          <w:sz w:val="20"/>
          <w:lang w:val="en-US"/>
        </w:rPr>
        <w:t>4</w:t>
      </w:r>
      <w:r w:rsidRPr="00F07B9E">
        <w:rPr>
          <w:rFonts w:ascii="Consolas" w:hAnsi="Consolas" w:cs="Consolas"/>
          <w:color w:val="008080"/>
          <w:sz w:val="20"/>
          <w:lang w:val="en-US"/>
        </w:rPr>
        <w:t>&lt;/</w:t>
      </w:r>
      <w:r w:rsidRPr="00F07B9E">
        <w:rPr>
          <w:rFonts w:ascii="Consolas" w:hAnsi="Consolas" w:cs="Consolas"/>
          <w:color w:val="3F7F7F"/>
          <w:sz w:val="20"/>
          <w:lang w:val="en-US"/>
        </w:rPr>
        <w:t>cardinality</w:t>
      </w:r>
      <w:r w:rsidRPr="00F07B9E">
        <w:rPr>
          <w:rFonts w:ascii="Consolas" w:hAnsi="Consolas" w:cs="Consolas"/>
          <w:color w:val="008080"/>
          <w:sz w:val="20"/>
          <w:lang w:val="en-US"/>
        </w:rPr>
        <w:t>&gt;</w:t>
      </w:r>
    </w:p>
    <w:p w14:paraId="58D83D8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description</w:t>
      </w:r>
      <w:r w:rsidRPr="00F07B9E">
        <w:rPr>
          <w:rFonts w:ascii="Consolas" w:hAnsi="Consolas" w:cs="Consolas"/>
          <w:color w:val="008080"/>
          <w:sz w:val="20"/>
          <w:lang w:val="en-US"/>
        </w:rPr>
        <w:t>&gt;</w:t>
      </w:r>
      <w:r w:rsidRPr="00F07B9E">
        <w:rPr>
          <w:rFonts w:ascii="Consolas" w:hAnsi="Consolas" w:cs="Consolas"/>
          <w:color w:val="000000"/>
          <w:sz w:val="20"/>
          <w:lang w:val="en-US"/>
        </w:rPr>
        <w:t>Example of an ARRAY type</w:t>
      </w:r>
      <w:r w:rsidRPr="00F07B9E">
        <w:rPr>
          <w:rFonts w:ascii="Consolas" w:hAnsi="Consolas" w:cs="Consolas"/>
          <w:color w:val="008080"/>
          <w:sz w:val="20"/>
          <w:lang w:val="en-US"/>
        </w:rPr>
        <w:t>&lt;/</w:t>
      </w:r>
      <w:r w:rsidRPr="00F07B9E">
        <w:rPr>
          <w:rFonts w:ascii="Consolas" w:hAnsi="Consolas" w:cs="Consolas"/>
          <w:color w:val="3F7F7F"/>
          <w:sz w:val="20"/>
          <w:lang w:val="en-US"/>
        </w:rPr>
        <w:t>description</w:t>
      </w:r>
      <w:r w:rsidRPr="00F07B9E">
        <w:rPr>
          <w:rFonts w:ascii="Consolas" w:hAnsi="Consolas" w:cs="Consolas"/>
          <w:color w:val="008080"/>
          <w:sz w:val="20"/>
          <w:lang w:val="en-US"/>
        </w:rPr>
        <w:t>&gt;</w:t>
      </w:r>
    </w:p>
    <w:p w14:paraId="7ABE8AB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p>
    <w:p w14:paraId="7ADC5A4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p>
    <w:p w14:paraId="72815BA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TUDT</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67A5A5C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category</w:t>
      </w:r>
      <w:r w:rsidRPr="00F07B9E">
        <w:rPr>
          <w:rFonts w:ascii="Consolas" w:hAnsi="Consolas" w:cs="Consolas"/>
          <w:color w:val="008080"/>
          <w:sz w:val="20"/>
          <w:lang w:val="en-US"/>
        </w:rPr>
        <w:t>&gt;</w:t>
      </w:r>
      <w:r w:rsidRPr="00F07B9E">
        <w:rPr>
          <w:rFonts w:ascii="Consolas" w:hAnsi="Consolas" w:cs="Consolas"/>
          <w:color w:val="000000"/>
          <w:sz w:val="20"/>
          <w:lang w:val="en-US"/>
        </w:rPr>
        <w:t>udt</w:t>
      </w:r>
      <w:r w:rsidRPr="00F07B9E">
        <w:rPr>
          <w:rFonts w:ascii="Consolas" w:hAnsi="Consolas" w:cs="Consolas"/>
          <w:color w:val="008080"/>
          <w:sz w:val="20"/>
          <w:lang w:val="en-US"/>
        </w:rPr>
        <w:t>&lt;/</w:t>
      </w:r>
      <w:r w:rsidRPr="00F07B9E">
        <w:rPr>
          <w:rFonts w:ascii="Consolas" w:hAnsi="Consolas" w:cs="Consolas"/>
          <w:color w:val="3F7F7F"/>
          <w:sz w:val="20"/>
          <w:lang w:val="en-US"/>
        </w:rPr>
        <w:t>category</w:t>
      </w:r>
      <w:r w:rsidRPr="00F07B9E">
        <w:rPr>
          <w:rFonts w:ascii="Consolas" w:hAnsi="Consolas" w:cs="Consolas"/>
          <w:color w:val="008080"/>
          <w:sz w:val="20"/>
          <w:lang w:val="en-US"/>
        </w:rPr>
        <w:t>&gt;</w:t>
      </w:r>
    </w:p>
    <w:p w14:paraId="58D59F3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instantiable</w:t>
      </w:r>
      <w:r w:rsidRPr="00F07B9E">
        <w:rPr>
          <w:rFonts w:ascii="Consolas" w:hAnsi="Consolas" w:cs="Consolas"/>
          <w:color w:val="008080"/>
          <w:sz w:val="20"/>
          <w:lang w:val="en-US"/>
        </w:rPr>
        <w:t>&gt;</w:t>
      </w:r>
      <w:r w:rsidRPr="00F07B9E">
        <w:rPr>
          <w:rFonts w:ascii="Consolas" w:hAnsi="Consolas" w:cs="Consolas"/>
          <w:color w:val="000000"/>
          <w:sz w:val="20"/>
          <w:lang w:val="en-US"/>
        </w:rPr>
        <w:t>true</w:t>
      </w:r>
      <w:r w:rsidRPr="00F07B9E">
        <w:rPr>
          <w:rFonts w:ascii="Consolas" w:hAnsi="Consolas" w:cs="Consolas"/>
          <w:color w:val="008080"/>
          <w:sz w:val="20"/>
          <w:lang w:val="en-US"/>
        </w:rPr>
        <w:t>&lt;/</w:t>
      </w:r>
      <w:r w:rsidRPr="00F07B9E">
        <w:rPr>
          <w:rFonts w:ascii="Consolas" w:hAnsi="Consolas" w:cs="Consolas"/>
          <w:color w:val="3F7F7F"/>
          <w:sz w:val="20"/>
          <w:lang w:val="en-US"/>
        </w:rPr>
        <w:t>instantiable</w:t>
      </w:r>
      <w:r w:rsidRPr="00F07B9E">
        <w:rPr>
          <w:rFonts w:ascii="Consolas" w:hAnsi="Consolas" w:cs="Consolas"/>
          <w:color w:val="008080"/>
          <w:sz w:val="20"/>
          <w:lang w:val="en-US"/>
        </w:rPr>
        <w:t>&gt;</w:t>
      </w:r>
    </w:p>
    <w:p w14:paraId="164A6F6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final</w:t>
      </w:r>
      <w:r w:rsidRPr="00F07B9E">
        <w:rPr>
          <w:rFonts w:ascii="Consolas" w:hAnsi="Consolas" w:cs="Consolas"/>
          <w:color w:val="008080"/>
          <w:sz w:val="20"/>
          <w:lang w:val="en-US"/>
        </w:rPr>
        <w:t>&gt;</w:t>
      </w:r>
      <w:r w:rsidRPr="00F07B9E">
        <w:rPr>
          <w:rFonts w:ascii="Consolas" w:hAnsi="Consolas" w:cs="Consolas"/>
          <w:color w:val="000000"/>
          <w:sz w:val="20"/>
          <w:lang w:val="en-US"/>
        </w:rPr>
        <w:t>true</w:t>
      </w:r>
      <w:r w:rsidRPr="00F07B9E">
        <w:rPr>
          <w:rFonts w:ascii="Consolas" w:hAnsi="Consolas" w:cs="Consolas"/>
          <w:color w:val="008080"/>
          <w:sz w:val="20"/>
          <w:lang w:val="en-US"/>
        </w:rPr>
        <w:t>&lt;/</w:t>
      </w:r>
      <w:r w:rsidRPr="00F07B9E">
        <w:rPr>
          <w:rFonts w:ascii="Consolas" w:hAnsi="Consolas" w:cs="Consolas"/>
          <w:color w:val="3F7F7F"/>
          <w:sz w:val="20"/>
          <w:lang w:val="en-US"/>
        </w:rPr>
        <w:t>final</w:t>
      </w:r>
      <w:r w:rsidRPr="00F07B9E">
        <w:rPr>
          <w:rFonts w:ascii="Consolas" w:hAnsi="Consolas" w:cs="Consolas"/>
          <w:color w:val="008080"/>
          <w:sz w:val="20"/>
          <w:lang w:val="en-US"/>
        </w:rPr>
        <w:t>&gt;</w:t>
      </w:r>
    </w:p>
    <w:p w14:paraId="40A09B8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attributes</w:t>
      </w:r>
      <w:r w:rsidRPr="00F07B9E">
        <w:rPr>
          <w:rFonts w:ascii="Consolas" w:hAnsi="Consolas" w:cs="Consolas"/>
          <w:color w:val="008080"/>
          <w:sz w:val="20"/>
          <w:lang w:val="en-US"/>
        </w:rPr>
        <w:t>&gt;</w:t>
      </w:r>
    </w:p>
    <w:p w14:paraId="6C7AA2F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attribute</w:t>
      </w:r>
      <w:r w:rsidRPr="00F07B9E">
        <w:rPr>
          <w:rFonts w:ascii="Consolas" w:hAnsi="Consolas" w:cs="Consolas"/>
          <w:color w:val="008080"/>
          <w:sz w:val="20"/>
          <w:lang w:val="en-US"/>
        </w:rPr>
        <w:t>&gt;</w:t>
      </w:r>
    </w:p>
    <w:p w14:paraId="37C9D3C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ID</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54CEB6E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r w:rsidRPr="00F07B9E">
        <w:rPr>
          <w:rFonts w:ascii="Consolas" w:hAnsi="Consolas" w:cs="Consolas"/>
          <w:color w:val="000000"/>
          <w:sz w:val="20"/>
          <w:lang w:val="en-US"/>
        </w:rPr>
        <w:t>INTEGER</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p>
    <w:p w14:paraId="194CE4C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attribute</w:t>
      </w:r>
      <w:r w:rsidRPr="00F07B9E">
        <w:rPr>
          <w:rFonts w:ascii="Consolas" w:hAnsi="Consolas" w:cs="Consolas"/>
          <w:color w:val="008080"/>
          <w:sz w:val="20"/>
          <w:lang w:val="en-US"/>
        </w:rPr>
        <w:t>&gt;</w:t>
      </w:r>
    </w:p>
    <w:p w14:paraId="35F0E2E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attribute</w:t>
      </w:r>
      <w:r w:rsidRPr="00F07B9E">
        <w:rPr>
          <w:rFonts w:ascii="Consolas" w:hAnsi="Consolas" w:cs="Consolas"/>
          <w:color w:val="008080"/>
          <w:sz w:val="20"/>
          <w:lang w:val="en-US"/>
        </w:rPr>
        <w:t>&gt;</w:t>
      </w:r>
    </w:p>
    <w:p w14:paraId="753EB95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NESTEDROW</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025972F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typeName</w:t>
      </w:r>
      <w:r w:rsidRPr="00F07B9E">
        <w:rPr>
          <w:rFonts w:ascii="Consolas" w:hAnsi="Consolas" w:cs="Consolas"/>
          <w:color w:val="008080"/>
          <w:sz w:val="20"/>
          <w:lang w:val="en-US"/>
        </w:rPr>
        <w:t>&gt;</w:t>
      </w:r>
      <w:r w:rsidRPr="00F07B9E">
        <w:rPr>
          <w:rFonts w:ascii="Consolas" w:hAnsi="Consolas" w:cs="Consolas"/>
          <w:color w:val="000000"/>
          <w:sz w:val="20"/>
          <w:lang w:val="en-US"/>
        </w:rPr>
        <w:t>TROW</w:t>
      </w:r>
      <w:r w:rsidRPr="00F07B9E">
        <w:rPr>
          <w:rFonts w:ascii="Consolas" w:hAnsi="Consolas" w:cs="Consolas"/>
          <w:color w:val="008080"/>
          <w:sz w:val="20"/>
          <w:lang w:val="en-US"/>
        </w:rPr>
        <w:t>&lt;/</w:t>
      </w:r>
      <w:r w:rsidRPr="00F07B9E">
        <w:rPr>
          <w:rFonts w:ascii="Consolas" w:hAnsi="Consolas" w:cs="Consolas"/>
          <w:color w:val="3F7F7F"/>
          <w:sz w:val="20"/>
          <w:lang w:val="en-US"/>
        </w:rPr>
        <w:t>typeName</w:t>
      </w:r>
      <w:r w:rsidRPr="00F07B9E">
        <w:rPr>
          <w:rFonts w:ascii="Consolas" w:hAnsi="Consolas" w:cs="Consolas"/>
          <w:color w:val="008080"/>
          <w:sz w:val="20"/>
          <w:lang w:val="en-US"/>
        </w:rPr>
        <w:t>&gt;</w:t>
      </w:r>
    </w:p>
    <w:p w14:paraId="3C9C02F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attributes</w:t>
      </w:r>
      <w:r w:rsidRPr="00F07B9E">
        <w:rPr>
          <w:rFonts w:ascii="Consolas" w:hAnsi="Consolas" w:cs="Consolas"/>
          <w:color w:val="008080"/>
          <w:sz w:val="20"/>
          <w:lang w:val="en-US"/>
        </w:rPr>
        <w:t>&gt;</w:t>
      </w:r>
    </w:p>
    <w:p w14:paraId="4829742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attribute</w:t>
      </w:r>
      <w:r w:rsidRPr="00F07B9E">
        <w:rPr>
          <w:rFonts w:ascii="Consolas" w:hAnsi="Consolas" w:cs="Consolas"/>
          <w:color w:val="008080"/>
          <w:sz w:val="20"/>
          <w:lang w:val="en-US"/>
        </w:rPr>
        <w:t>&gt;</w:t>
      </w:r>
    </w:p>
    <w:p w14:paraId="795ABBA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first</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28DE300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r w:rsidRPr="00F07B9E">
        <w:rPr>
          <w:rFonts w:ascii="Consolas" w:hAnsi="Consolas" w:cs="Consolas"/>
          <w:color w:val="000000"/>
          <w:sz w:val="20"/>
          <w:lang w:val="en-US"/>
        </w:rPr>
        <w:t>INTEGER</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p>
    <w:p w14:paraId="6EE4D96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attribute</w:t>
      </w:r>
      <w:r w:rsidRPr="00F07B9E">
        <w:rPr>
          <w:rFonts w:ascii="Consolas" w:hAnsi="Consolas" w:cs="Consolas"/>
          <w:color w:val="008080"/>
          <w:sz w:val="20"/>
          <w:lang w:val="en-US"/>
        </w:rPr>
        <w:t>&gt;</w:t>
      </w:r>
    </w:p>
    <w:p w14:paraId="5C7516F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attribute</w:t>
      </w:r>
      <w:r w:rsidRPr="00F07B9E">
        <w:rPr>
          <w:rFonts w:ascii="Consolas" w:hAnsi="Consolas" w:cs="Consolas"/>
          <w:color w:val="008080"/>
          <w:sz w:val="20"/>
          <w:lang w:val="en-US"/>
        </w:rPr>
        <w:t>&gt;</w:t>
      </w:r>
    </w:p>
    <w:p w14:paraId="12FFC85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second</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79B5A90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r w:rsidRPr="00F07B9E">
        <w:rPr>
          <w:rFonts w:ascii="Consolas" w:hAnsi="Consolas" w:cs="Consolas"/>
          <w:color w:val="000000"/>
          <w:sz w:val="20"/>
          <w:lang w:val="en-US"/>
        </w:rPr>
        <w:t>VARCHAR(255)</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p>
    <w:p w14:paraId="4922D30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attribute</w:t>
      </w:r>
      <w:r w:rsidRPr="00F07B9E">
        <w:rPr>
          <w:rFonts w:ascii="Consolas" w:hAnsi="Consolas" w:cs="Consolas"/>
          <w:color w:val="008080"/>
          <w:sz w:val="20"/>
          <w:lang w:val="en-US"/>
        </w:rPr>
        <w:t>&gt;</w:t>
      </w:r>
    </w:p>
    <w:p w14:paraId="5805964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attributes</w:t>
      </w:r>
      <w:r w:rsidRPr="00F07B9E">
        <w:rPr>
          <w:rFonts w:ascii="Consolas" w:hAnsi="Consolas" w:cs="Consolas"/>
          <w:color w:val="008080"/>
          <w:sz w:val="20"/>
          <w:lang w:val="en-US"/>
        </w:rPr>
        <w:t>&gt;</w:t>
      </w:r>
    </w:p>
    <w:p w14:paraId="6962A4C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description</w:t>
      </w:r>
      <w:r w:rsidRPr="00F07B9E">
        <w:rPr>
          <w:rFonts w:ascii="Consolas" w:hAnsi="Consolas" w:cs="Consolas"/>
          <w:color w:val="008080"/>
          <w:sz w:val="20"/>
          <w:lang w:val="en-US"/>
        </w:rPr>
        <w:t>&gt;</w:t>
      </w:r>
      <w:r w:rsidRPr="00F07B9E">
        <w:rPr>
          <w:rFonts w:ascii="Consolas" w:hAnsi="Consolas" w:cs="Consolas"/>
          <w:color w:val="000000"/>
          <w:sz w:val="20"/>
          <w:lang w:val="en-US"/>
        </w:rPr>
        <w:t>Example of nested attributes</w:t>
      </w:r>
      <w:r w:rsidRPr="00F07B9E">
        <w:rPr>
          <w:rFonts w:ascii="Consolas" w:hAnsi="Consolas" w:cs="Consolas"/>
          <w:color w:val="008080"/>
          <w:sz w:val="20"/>
          <w:lang w:val="en-US"/>
        </w:rPr>
        <w:t>&lt;/</w:t>
      </w:r>
      <w:r w:rsidRPr="00F07B9E">
        <w:rPr>
          <w:rFonts w:ascii="Consolas" w:hAnsi="Consolas" w:cs="Consolas"/>
          <w:color w:val="3F7F7F"/>
          <w:sz w:val="20"/>
          <w:lang w:val="en-US"/>
        </w:rPr>
        <w:t>description</w:t>
      </w:r>
      <w:r w:rsidRPr="00F07B9E">
        <w:rPr>
          <w:rFonts w:ascii="Consolas" w:hAnsi="Consolas" w:cs="Consolas"/>
          <w:color w:val="008080"/>
          <w:sz w:val="20"/>
          <w:lang w:val="en-US"/>
        </w:rPr>
        <w:t>&gt;</w:t>
      </w:r>
    </w:p>
    <w:p w14:paraId="0858BD6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attribute</w:t>
      </w:r>
      <w:r w:rsidRPr="00F07B9E">
        <w:rPr>
          <w:rFonts w:ascii="Consolas" w:hAnsi="Consolas" w:cs="Consolas"/>
          <w:color w:val="008080"/>
          <w:sz w:val="20"/>
          <w:lang w:val="en-US"/>
        </w:rPr>
        <w:t>&gt;</w:t>
      </w:r>
    </w:p>
    <w:p w14:paraId="4F6751C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attributes</w:t>
      </w:r>
      <w:r w:rsidRPr="00F07B9E">
        <w:rPr>
          <w:rFonts w:ascii="Consolas" w:hAnsi="Consolas" w:cs="Consolas"/>
          <w:color w:val="008080"/>
          <w:sz w:val="20"/>
          <w:lang w:val="en-US"/>
        </w:rPr>
        <w:t>&gt;</w:t>
      </w:r>
    </w:p>
    <w:p w14:paraId="49B99AC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description</w:t>
      </w:r>
      <w:r w:rsidRPr="00F07B9E">
        <w:rPr>
          <w:rFonts w:ascii="Consolas" w:hAnsi="Consolas" w:cs="Consolas"/>
          <w:color w:val="008080"/>
          <w:sz w:val="20"/>
          <w:lang w:val="en-US"/>
        </w:rPr>
        <w:t>&gt;</w:t>
      </w:r>
      <w:r w:rsidRPr="00F07B9E">
        <w:rPr>
          <w:rFonts w:ascii="Consolas" w:hAnsi="Consolas" w:cs="Consolas"/>
          <w:color w:val="000000"/>
          <w:sz w:val="20"/>
          <w:lang w:val="en-US"/>
        </w:rPr>
        <w:t>Example of a UDT</w:t>
      </w:r>
      <w:r w:rsidRPr="00F07B9E">
        <w:rPr>
          <w:rFonts w:ascii="Consolas" w:hAnsi="Consolas" w:cs="Consolas"/>
          <w:color w:val="008080"/>
          <w:sz w:val="20"/>
          <w:lang w:val="en-US"/>
        </w:rPr>
        <w:t>&lt;/</w:t>
      </w:r>
      <w:r w:rsidRPr="00F07B9E">
        <w:rPr>
          <w:rFonts w:ascii="Consolas" w:hAnsi="Consolas" w:cs="Consolas"/>
          <w:color w:val="3F7F7F"/>
          <w:sz w:val="20"/>
          <w:lang w:val="en-US"/>
        </w:rPr>
        <w:t>description</w:t>
      </w:r>
      <w:r w:rsidRPr="00F07B9E">
        <w:rPr>
          <w:rFonts w:ascii="Consolas" w:hAnsi="Consolas" w:cs="Consolas"/>
          <w:color w:val="008080"/>
          <w:sz w:val="20"/>
          <w:lang w:val="en-US"/>
        </w:rPr>
        <w:t>&gt;</w:t>
      </w:r>
    </w:p>
    <w:p w14:paraId="7072DF4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p>
    <w:p w14:paraId="01ECF96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types</w:t>
      </w:r>
      <w:r w:rsidRPr="00F07B9E">
        <w:rPr>
          <w:rFonts w:ascii="Consolas" w:hAnsi="Consolas" w:cs="Consolas"/>
          <w:color w:val="008080"/>
          <w:sz w:val="20"/>
          <w:lang w:val="en-US"/>
        </w:rPr>
        <w:t>&gt;</w:t>
      </w:r>
    </w:p>
    <w:p w14:paraId="7B29481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p>
    <w:p w14:paraId="79C0CDB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tables</w:t>
      </w:r>
      <w:r w:rsidRPr="00F07B9E">
        <w:rPr>
          <w:rFonts w:ascii="Consolas" w:hAnsi="Consolas" w:cs="Consolas"/>
          <w:color w:val="008080"/>
          <w:sz w:val="20"/>
          <w:lang w:val="en-US"/>
        </w:rPr>
        <w:t>&gt;</w:t>
      </w:r>
    </w:p>
    <w:p w14:paraId="749FD69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version 1.0 table --&gt;</w:t>
      </w:r>
    </w:p>
    <w:p w14:paraId="32F8503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table</w:t>
      </w:r>
      <w:r w:rsidRPr="00F07B9E">
        <w:rPr>
          <w:rFonts w:ascii="Consolas" w:hAnsi="Consolas" w:cs="Consolas"/>
          <w:color w:val="008080"/>
          <w:sz w:val="20"/>
          <w:lang w:val="en-US"/>
        </w:rPr>
        <w:t>&gt;</w:t>
      </w:r>
    </w:p>
    <w:p w14:paraId="7B2A6DC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TABLETEST1</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25C33C2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folder</w:t>
      </w:r>
      <w:r w:rsidRPr="00F07B9E">
        <w:rPr>
          <w:rFonts w:ascii="Consolas" w:hAnsi="Consolas" w:cs="Consolas"/>
          <w:color w:val="008080"/>
          <w:sz w:val="20"/>
          <w:lang w:val="en-US"/>
        </w:rPr>
        <w:t>&gt;</w:t>
      </w:r>
      <w:r w:rsidRPr="00F07B9E">
        <w:rPr>
          <w:rFonts w:ascii="Consolas" w:hAnsi="Consolas" w:cs="Consolas"/>
          <w:color w:val="000000"/>
          <w:sz w:val="20"/>
          <w:lang w:val="en-US"/>
        </w:rPr>
        <w:t>table0</w:t>
      </w:r>
      <w:r w:rsidRPr="00F07B9E">
        <w:rPr>
          <w:rFonts w:ascii="Consolas" w:hAnsi="Consolas" w:cs="Consolas"/>
          <w:color w:val="008080"/>
          <w:sz w:val="20"/>
          <w:lang w:val="en-US"/>
        </w:rPr>
        <w:t>&lt;/</w:t>
      </w:r>
      <w:r w:rsidRPr="00F07B9E">
        <w:rPr>
          <w:rFonts w:ascii="Consolas" w:hAnsi="Consolas" w:cs="Consolas"/>
          <w:color w:val="3F7F7F"/>
          <w:sz w:val="20"/>
          <w:lang w:val="en-US"/>
        </w:rPr>
        <w:t>folder</w:t>
      </w:r>
      <w:r w:rsidRPr="00F07B9E">
        <w:rPr>
          <w:rFonts w:ascii="Consolas" w:hAnsi="Consolas" w:cs="Consolas"/>
          <w:color w:val="008080"/>
          <w:sz w:val="20"/>
          <w:lang w:val="en-US"/>
        </w:rPr>
        <w:t>&gt;</w:t>
      </w:r>
    </w:p>
    <w:p w14:paraId="4DE830A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description</w:t>
      </w:r>
      <w:r w:rsidRPr="00F07B9E">
        <w:rPr>
          <w:rFonts w:ascii="Consolas" w:hAnsi="Consolas" w:cs="Consolas"/>
          <w:sz w:val="20"/>
          <w:lang w:val="en-US"/>
        </w:rPr>
        <w:t xml:space="preserve"> </w:t>
      </w:r>
      <w:r w:rsidRPr="00F07B9E">
        <w:rPr>
          <w:rFonts w:ascii="Consolas" w:hAnsi="Consolas" w:cs="Consolas"/>
          <w:color w:val="008080"/>
          <w:sz w:val="20"/>
          <w:lang w:val="en-US"/>
        </w:rPr>
        <w:t>/&gt;</w:t>
      </w:r>
    </w:p>
    <w:p w14:paraId="5F9EB01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columns</w:t>
      </w:r>
      <w:r w:rsidRPr="00F07B9E">
        <w:rPr>
          <w:rFonts w:ascii="Consolas" w:hAnsi="Consolas" w:cs="Consolas"/>
          <w:color w:val="008080"/>
          <w:sz w:val="20"/>
          <w:lang w:val="en-US"/>
        </w:rPr>
        <w:t>&gt;</w:t>
      </w:r>
    </w:p>
    <w:p w14:paraId="65D611C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binary types --&gt;</w:t>
      </w:r>
    </w:p>
    <w:p w14:paraId="6075250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091A9C0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CBIT</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5CE025C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r w:rsidRPr="00F07B9E">
        <w:rPr>
          <w:rFonts w:ascii="Consolas" w:hAnsi="Consolas" w:cs="Consolas"/>
          <w:color w:val="000000"/>
          <w:sz w:val="20"/>
          <w:lang w:val="en-US"/>
        </w:rPr>
        <w:t>BIT</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p>
    <w:p w14:paraId="1E1766AB"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en-US"/>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typeOriginal</w:t>
      </w:r>
      <w:r w:rsidRPr="00F07B9E">
        <w:rPr>
          <w:rFonts w:ascii="Consolas" w:hAnsi="Consolas" w:cs="Consolas"/>
          <w:color w:val="008080"/>
          <w:sz w:val="20"/>
          <w:lang w:val="fr-CH"/>
        </w:rPr>
        <w:t>&gt;</w:t>
      </w:r>
      <w:r w:rsidRPr="00F07B9E">
        <w:rPr>
          <w:rFonts w:ascii="Consolas" w:hAnsi="Consolas" w:cs="Consolas"/>
          <w:color w:val="000000"/>
          <w:sz w:val="20"/>
          <w:lang w:val="fr-CH"/>
        </w:rPr>
        <w:t>BIT</w:t>
      </w:r>
      <w:r w:rsidRPr="00F07B9E">
        <w:rPr>
          <w:rFonts w:ascii="Consolas" w:hAnsi="Consolas" w:cs="Consolas"/>
          <w:color w:val="008080"/>
          <w:sz w:val="20"/>
          <w:lang w:val="fr-CH"/>
        </w:rPr>
        <w:t>&lt;/</w:t>
      </w:r>
      <w:r w:rsidRPr="00F07B9E">
        <w:rPr>
          <w:rFonts w:ascii="Consolas" w:hAnsi="Consolas" w:cs="Consolas"/>
          <w:color w:val="3F7F7F"/>
          <w:sz w:val="20"/>
          <w:lang w:val="fr-CH"/>
        </w:rPr>
        <w:t>typeOriginal</w:t>
      </w:r>
      <w:r w:rsidRPr="00F07B9E">
        <w:rPr>
          <w:rFonts w:ascii="Consolas" w:hAnsi="Consolas" w:cs="Consolas"/>
          <w:color w:val="008080"/>
          <w:sz w:val="20"/>
          <w:lang w:val="fr-CH"/>
        </w:rPr>
        <w:t>&gt;</w:t>
      </w:r>
    </w:p>
    <w:p w14:paraId="02CA7A41"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nullable</w:t>
      </w:r>
      <w:r w:rsidRPr="00F07B9E">
        <w:rPr>
          <w:rFonts w:ascii="Consolas" w:hAnsi="Consolas" w:cs="Consolas"/>
          <w:color w:val="008080"/>
          <w:sz w:val="20"/>
          <w:lang w:val="fr-CH"/>
        </w:rPr>
        <w:t>&gt;</w:t>
      </w:r>
      <w:r w:rsidRPr="00F07B9E">
        <w:rPr>
          <w:rFonts w:ascii="Consolas" w:hAnsi="Consolas" w:cs="Consolas"/>
          <w:color w:val="000000"/>
          <w:sz w:val="20"/>
          <w:lang w:val="fr-CH"/>
        </w:rPr>
        <w:t>true</w:t>
      </w:r>
      <w:r w:rsidRPr="00F07B9E">
        <w:rPr>
          <w:rFonts w:ascii="Consolas" w:hAnsi="Consolas" w:cs="Consolas"/>
          <w:color w:val="008080"/>
          <w:sz w:val="20"/>
          <w:lang w:val="fr-CH"/>
        </w:rPr>
        <w:t>&lt;/</w:t>
      </w:r>
      <w:r w:rsidRPr="00F07B9E">
        <w:rPr>
          <w:rFonts w:ascii="Consolas" w:hAnsi="Consolas" w:cs="Consolas"/>
          <w:color w:val="3F7F7F"/>
          <w:sz w:val="20"/>
          <w:lang w:val="fr-CH"/>
        </w:rPr>
        <w:t>nullable</w:t>
      </w:r>
      <w:r w:rsidRPr="00F07B9E">
        <w:rPr>
          <w:rFonts w:ascii="Consolas" w:hAnsi="Consolas" w:cs="Consolas"/>
          <w:color w:val="008080"/>
          <w:sz w:val="20"/>
          <w:lang w:val="fr-CH"/>
        </w:rPr>
        <w:t>&gt;</w:t>
      </w:r>
    </w:p>
    <w:p w14:paraId="2CC0B1B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fr-CH"/>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776E390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lastRenderedPageBreak/>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5A8ED54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CBIT_32</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3499CC4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r w:rsidRPr="00F07B9E">
        <w:rPr>
          <w:rFonts w:ascii="Consolas" w:hAnsi="Consolas" w:cs="Consolas"/>
          <w:color w:val="000000"/>
          <w:sz w:val="20"/>
          <w:lang w:val="en-US"/>
        </w:rPr>
        <w:t>BIT(32)</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p>
    <w:p w14:paraId="0B3FA44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r w:rsidRPr="00F07B9E">
        <w:rPr>
          <w:rFonts w:ascii="Consolas" w:hAnsi="Consolas" w:cs="Consolas"/>
          <w:color w:val="000000"/>
          <w:sz w:val="20"/>
          <w:lang w:val="en-US"/>
        </w:rPr>
        <w:t>BIT(32)</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p>
    <w:p w14:paraId="238F014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r w:rsidRPr="00F07B9E">
        <w:rPr>
          <w:rFonts w:ascii="Consolas" w:hAnsi="Consolas" w:cs="Consolas"/>
          <w:color w:val="000000"/>
          <w:sz w:val="20"/>
          <w:lang w:val="en-US"/>
        </w:rPr>
        <w:t>true</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p>
    <w:p w14:paraId="402FE7F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08E1CD6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59920C3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CBIT_VARYING_160</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52EB500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r w:rsidRPr="00F07B9E">
        <w:rPr>
          <w:rFonts w:ascii="Consolas" w:hAnsi="Consolas" w:cs="Consolas"/>
          <w:color w:val="000000"/>
          <w:sz w:val="20"/>
          <w:lang w:val="en-US"/>
        </w:rPr>
        <w:t>BIT VARYING(160)</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p>
    <w:p w14:paraId="28690EC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r w:rsidRPr="00F07B9E">
        <w:rPr>
          <w:rFonts w:ascii="Consolas" w:hAnsi="Consolas" w:cs="Consolas"/>
          <w:color w:val="000000"/>
          <w:sz w:val="20"/>
          <w:lang w:val="en-US"/>
        </w:rPr>
        <w:t>BIT VARYING(160)</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p>
    <w:p w14:paraId="6168CF0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r w:rsidRPr="00F07B9E">
        <w:rPr>
          <w:rFonts w:ascii="Consolas" w:hAnsi="Consolas" w:cs="Consolas"/>
          <w:color w:val="000000"/>
          <w:sz w:val="20"/>
          <w:lang w:val="en-US"/>
        </w:rPr>
        <w:t>true</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p>
    <w:p w14:paraId="0CDACDC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411538C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662F792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CBINARY</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46472DE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r w:rsidRPr="00F07B9E">
        <w:rPr>
          <w:rFonts w:ascii="Consolas" w:hAnsi="Consolas" w:cs="Consolas"/>
          <w:color w:val="000000"/>
          <w:sz w:val="20"/>
          <w:lang w:val="en-US"/>
        </w:rPr>
        <w:t>BINARY</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p>
    <w:p w14:paraId="33B99A6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r w:rsidRPr="00F07B9E">
        <w:rPr>
          <w:rFonts w:ascii="Consolas" w:hAnsi="Consolas" w:cs="Consolas"/>
          <w:color w:val="000000"/>
          <w:sz w:val="20"/>
          <w:lang w:val="en-US"/>
        </w:rPr>
        <w:t>BINARY</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p>
    <w:p w14:paraId="7264B82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r w:rsidRPr="00F07B9E">
        <w:rPr>
          <w:rFonts w:ascii="Consolas" w:hAnsi="Consolas" w:cs="Consolas"/>
          <w:color w:val="000000"/>
          <w:sz w:val="20"/>
          <w:lang w:val="en-US"/>
        </w:rPr>
        <w:t>true</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p>
    <w:p w14:paraId="1CF8C6F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0EF5F10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0C2CB10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CBINARY_5</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2990FDD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r w:rsidRPr="00F07B9E">
        <w:rPr>
          <w:rFonts w:ascii="Consolas" w:hAnsi="Consolas" w:cs="Consolas"/>
          <w:color w:val="000000"/>
          <w:sz w:val="20"/>
          <w:lang w:val="en-US"/>
        </w:rPr>
        <w:t>BINARY(5)</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p>
    <w:p w14:paraId="3A66EAD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r w:rsidRPr="00F07B9E">
        <w:rPr>
          <w:rFonts w:ascii="Consolas" w:hAnsi="Consolas" w:cs="Consolas"/>
          <w:color w:val="000000"/>
          <w:sz w:val="20"/>
          <w:lang w:val="en-US"/>
        </w:rPr>
        <w:t>BINARY(5)</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p>
    <w:p w14:paraId="194BE36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r w:rsidRPr="00F07B9E">
        <w:rPr>
          <w:rFonts w:ascii="Consolas" w:hAnsi="Consolas" w:cs="Consolas"/>
          <w:color w:val="000000"/>
          <w:sz w:val="20"/>
          <w:lang w:val="en-US"/>
        </w:rPr>
        <w:t>true</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p>
    <w:p w14:paraId="0F5F506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569BD6B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3389ABE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CBINARY_VARYING_32</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4395CE2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r w:rsidRPr="00F07B9E">
        <w:rPr>
          <w:rFonts w:ascii="Consolas" w:hAnsi="Consolas" w:cs="Consolas"/>
          <w:color w:val="000000"/>
          <w:sz w:val="20"/>
          <w:lang w:val="en-US"/>
        </w:rPr>
        <w:t>BINARY VARYING(32)</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p>
    <w:p w14:paraId="6512C8A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r w:rsidRPr="00F07B9E">
        <w:rPr>
          <w:rFonts w:ascii="Consolas" w:hAnsi="Consolas" w:cs="Consolas"/>
          <w:color w:val="000000"/>
          <w:sz w:val="20"/>
          <w:lang w:val="en-US"/>
        </w:rPr>
        <w:t>BINARY VARYING(32)</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p>
    <w:p w14:paraId="1CA936C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r w:rsidRPr="00F07B9E">
        <w:rPr>
          <w:rFonts w:ascii="Consolas" w:hAnsi="Consolas" w:cs="Consolas"/>
          <w:color w:val="000000"/>
          <w:sz w:val="20"/>
          <w:lang w:val="en-US"/>
        </w:rPr>
        <w:t>true</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p>
    <w:p w14:paraId="22A7C81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19B3D2A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22A42DC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CBINARY_LARGE_OBJECT</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0F7CE31E" w14:textId="77777777" w:rsidR="00814B07" w:rsidRDefault="00814B07" w:rsidP="00814B07">
      <w:pPr>
        <w:autoSpaceDE w:val="0"/>
        <w:autoSpaceDN w:val="0"/>
        <w:adjustRightInd w:val="0"/>
        <w:spacing w:after="0" w:line="240" w:lineRule="auto"/>
        <w:rPr>
          <w:rFonts w:ascii="Consolas" w:hAnsi="Consolas" w:cs="Consolas"/>
          <w:sz w:val="20"/>
        </w:rPr>
      </w:pPr>
      <w:r w:rsidRPr="00F07B9E">
        <w:rPr>
          <w:rFonts w:ascii="Consolas" w:hAnsi="Consolas" w:cs="Consolas"/>
          <w:color w:val="000000"/>
          <w:sz w:val="20"/>
          <w:lang w:val="en-US"/>
        </w:rPr>
        <w:t xml:space="preserve">              </w:t>
      </w:r>
      <w:r>
        <w:rPr>
          <w:rFonts w:ascii="Consolas" w:hAnsi="Consolas" w:cs="Consolas"/>
          <w:color w:val="3F5FBF"/>
          <w:sz w:val="20"/>
        </w:rPr>
        <w:t>&lt;!-- &lt;folder&gt;lob8&lt;/folder&gt;  --&gt;</w:t>
      </w:r>
    </w:p>
    <w:p w14:paraId="4521B5BD" w14:textId="77777777" w:rsidR="00814B07" w:rsidRDefault="00814B07" w:rsidP="00814B07">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w:t>
      </w:r>
      <w:r>
        <w:rPr>
          <w:rFonts w:ascii="Consolas" w:hAnsi="Consolas" w:cs="Consolas"/>
          <w:color w:val="008080"/>
          <w:sz w:val="20"/>
        </w:rPr>
        <w:t>&lt;</w:t>
      </w:r>
      <w:r>
        <w:rPr>
          <w:rFonts w:ascii="Consolas" w:hAnsi="Consolas" w:cs="Consolas"/>
          <w:color w:val="3F7F7F"/>
          <w:sz w:val="20"/>
        </w:rPr>
        <w:t>lobFolder</w:t>
      </w:r>
      <w:r>
        <w:rPr>
          <w:rFonts w:ascii="Consolas" w:hAnsi="Consolas" w:cs="Consolas"/>
          <w:color w:val="008080"/>
          <w:sz w:val="20"/>
        </w:rPr>
        <w:t>&gt;</w:t>
      </w:r>
      <w:r>
        <w:rPr>
          <w:rFonts w:ascii="Consolas" w:hAnsi="Consolas" w:cs="Consolas"/>
          <w:color w:val="000000"/>
          <w:sz w:val="20"/>
        </w:rPr>
        <w:t>schema0/table0/lob8/</w:t>
      </w:r>
      <w:r>
        <w:rPr>
          <w:rFonts w:ascii="Consolas" w:hAnsi="Consolas" w:cs="Consolas"/>
          <w:color w:val="008080"/>
          <w:sz w:val="20"/>
        </w:rPr>
        <w:t>&lt;/</w:t>
      </w:r>
      <w:r>
        <w:rPr>
          <w:rFonts w:ascii="Consolas" w:hAnsi="Consolas" w:cs="Consolas"/>
          <w:color w:val="3F7F7F"/>
          <w:sz w:val="20"/>
        </w:rPr>
        <w:t>lobFolder</w:t>
      </w:r>
      <w:r>
        <w:rPr>
          <w:rFonts w:ascii="Consolas" w:hAnsi="Consolas" w:cs="Consolas"/>
          <w:color w:val="008080"/>
          <w:sz w:val="20"/>
        </w:rPr>
        <w:t>&gt;</w:t>
      </w:r>
    </w:p>
    <w:p w14:paraId="3945E43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Pr>
          <w:rFonts w:ascii="Consolas" w:hAnsi="Consolas" w:cs="Consolas"/>
          <w:color w:val="000000"/>
          <w:sz w:val="20"/>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r w:rsidRPr="00F07B9E">
        <w:rPr>
          <w:rFonts w:ascii="Consolas" w:hAnsi="Consolas" w:cs="Consolas"/>
          <w:color w:val="000000"/>
          <w:sz w:val="20"/>
          <w:lang w:val="en-US"/>
        </w:rPr>
        <w:t>BINARY LARGE OBJECT</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p>
    <w:p w14:paraId="4950A93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r w:rsidRPr="00F07B9E">
        <w:rPr>
          <w:rFonts w:ascii="Consolas" w:hAnsi="Consolas" w:cs="Consolas"/>
          <w:color w:val="000000"/>
          <w:sz w:val="20"/>
          <w:lang w:val="en-US"/>
        </w:rPr>
        <w:t>BINARY LARGE OBJECT</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p>
    <w:p w14:paraId="36783BE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r w:rsidRPr="00F07B9E">
        <w:rPr>
          <w:rFonts w:ascii="Consolas" w:hAnsi="Consolas" w:cs="Consolas"/>
          <w:color w:val="000000"/>
          <w:sz w:val="20"/>
          <w:lang w:val="en-US"/>
        </w:rPr>
        <w:t>true</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p>
    <w:p w14:paraId="3DA005F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3F11627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character types --&gt;</w:t>
      </w:r>
    </w:p>
    <w:p w14:paraId="18FA6C1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5A12269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CCHARACTER</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055F667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r w:rsidRPr="00F07B9E">
        <w:rPr>
          <w:rFonts w:ascii="Consolas" w:hAnsi="Consolas" w:cs="Consolas"/>
          <w:color w:val="000000"/>
          <w:sz w:val="20"/>
          <w:lang w:val="en-US"/>
        </w:rPr>
        <w:t>CHARACTER</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p>
    <w:p w14:paraId="37E9D2F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r w:rsidRPr="00F07B9E">
        <w:rPr>
          <w:rFonts w:ascii="Consolas" w:hAnsi="Consolas" w:cs="Consolas"/>
          <w:color w:val="000000"/>
          <w:sz w:val="20"/>
          <w:lang w:val="en-US"/>
        </w:rPr>
        <w:t>CHARACTER</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p>
    <w:p w14:paraId="2050413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r w:rsidRPr="00F07B9E">
        <w:rPr>
          <w:rFonts w:ascii="Consolas" w:hAnsi="Consolas" w:cs="Consolas"/>
          <w:color w:val="000000"/>
          <w:sz w:val="20"/>
          <w:lang w:val="en-US"/>
        </w:rPr>
        <w:t>false</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p>
    <w:p w14:paraId="41E3179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400C438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3186BBA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CCHARACTER_5</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18D9BEF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r w:rsidRPr="00F07B9E">
        <w:rPr>
          <w:rFonts w:ascii="Consolas" w:hAnsi="Consolas" w:cs="Consolas"/>
          <w:color w:val="000000"/>
          <w:sz w:val="20"/>
          <w:lang w:val="en-US"/>
        </w:rPr>
        <w:t>CHARACTER(5)</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p>
    <w:p w14:paraId="747F3C7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r w:rsidRPr="00F07B9E">
        <w:rPr>
          <w:rFonts w:ascii="Consolas" w:hAnsi="Consolas" w:cs="Consolas"/>
          <w:color w:val="000000"/>
          <w:sz w:val="20"/>
          <w:lang w:val="en-US"/>
        </w:rPr>
        <w:t>CHARACTER(5)</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p>
    <w:p w14:paraId="50400A1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r w:rsidRPr="00F07B9E">
        <w:rPr>
          <w:rFonts w:ascii="Consolas" w:hAnsi="Consolas" w:cs="Consolas"/>
          <w:color w:val="000000"/>
          <w:sz w:val="20"/>
          <w:lang w:val="en-US"/>
        </w:rPr>
        <w:t>true</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p>
    <w:p w14:paraId="43D09C5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350A194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5F78C60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CCHARACTER_VARYING_32</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375209C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r w:rsidRPr="00F07B9E">
        <w:rPr>
          <w:rFonts w:ascii="Consolas" w:hAnsi="Consolas" w:cs="Consolas"/>
          <w:color w:val="000000"/>
          <w:sz w:val="20"/>
          <w:lang w:val="en-US"/>
        </w:rPr>
        <w:t>CHARACTER VARYING(32)</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p>
    <w:p w14:paraId="614F091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r w:rsidRPr="00F07B9E">
        <w:rPr>
          <w:rFonts w:ascii="Consolas" w:hAnsi="Consolas" w:cs="Consolas"/>
          <w:color w:val="000000"/>
          <w:sz w:val="20"/>
          <w:lang w:val="en-US"/>
        </w:rPr>
        <w:t>CHARACTER VARYING(32)</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p>
    <w:p w14:paraId="301B93D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r w:rsidRPr="00F07B9E">
        <w:rPr>
          <w:rFonts w:ascii="Consolas" w:hAnsi="Consolas" w:cs="Consolas"/>
          <w:color w:val="000000"/>
          <w:sz w:val="20"/>
          <w:lang w:val="en-US"/>
        </w:rPr>
        <w:t>true</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p>
    <w:p w14:paraId="2D04521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19CDF6C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0D81E40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lastRenderedPageBreak/>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CCHARACTER_LARGE_OBJECT</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4B1593F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&lt;folder&gt;lob12&lt;/folder&gt; --&gt;</w:t>
      </w:r>
    </w:p>
    <w:p w14:paraId="15D9759F" w14:textId="77777777" w:rsidR="00814B07" w:rsidRDefault="00814B07" w:rsidP="00814B07">
      <w:pPr>
        <w:autoSpaceDE w:val="0"/>
        <w:autoSpaceDN w:val="0"/>
        <w:adjustRightInd w:val="0"/>
        <w:spacing w:after="0" w:line="240" w:lineRule="auto"/>
        <w:rPr>
          <w:rFonts w:ascii="Consolas" w:hAnsi="Consolas" w:cs="Consolas"/>
          <w:sz w:val="20"/>
        </w:rPr>
      </w:pPr>
      <w:r w:rsidRPr="00F07B9E">
        <w:rPr>
          <w:rFonts w:ascii="Consolas" w:hAnsi="Consolas" w:cs="Consolas"/>
          <w:color w:val="000000"/>
          <w:sz w:val="20"/>
          <w:lang w:val="en-US"/>
        </w:rPr>
        <w:t xml:space="preserve">              </w:t>
      </w:r>
      <w:r>
        <w:rPr>
          <w:rFonts w:ascii="Consolas" w:hAnsi="Consolas" w:cs="Consolas"/>
          <w:color w:val="008080"/>
          <w:sz w:val="20"/>
        </w:rPr>
        <w:t>&lt;</w:t>
      </w:r>
      <w:r>
        <w:rPr>
          <w:rFonts w:ascii="Consolas" w:hAnsi="Consolas" w:cs="Consolas"/>
          <w:color w:val="3F7F7F"/>
          <w:sz w:val="20"/>
        </w:rPr>
        <w:t>lobFolder</w:t>
      </w:r>
      <w:r>
        <w:rPr>
          <w:rFonts w:ascii="Consolas" w:hAnsi="Consolas" w:cs="Consolas"/>
          <w:color w:val="008080"/>
          <w:sz w:val="20"/>
        </w:rPr>
        <w:t>&gt;</w:t>
      </w:r>
      <w:r>
        <w:rPr>
          <w:rFonts w:ascii="Consolas" w:hAnsi="Consolas" w:cs="Consolas"/>
          <w:color w:val="000000"/>
          <w:sz w:val="20"/>
        </w:rPr>
        <w:t>schema0/table0/lob12/</w:t>
      </w:r>
      <w:r>
        <w:rPr>
          <w:rFonts w:ascii="Consolas" w:hAnsi="Consolas" w:cs="Consolas"/>
          <w:color w:val="008080"/>
          <w:sz w:val="20"/>
        </w:rPr>
        <w:t>&lt;/</w:t>
      </w:r>
      <w:r>
        <w:rPr>
          <w:rFonts w:ascii="Consolas" w:hAnsi="Consolas" w:cs="Consolas"/>
          <w:color w:val="3F7F7F"/>
          <w:sz w:val="20"/>
        </w:rPr>
        <w:t>lobFolder</w:t>
      </w:r>
      <w:r>
        <w:rPr>
          <w:rFonts w:ascii="Consolas" w:hAnsi="Consolas" w:cs="Consolas"/>
          <w:color w:val="008080"/>
          <w:sz w:val="20"/>
        </w:rPr>
        <w:t>&gt;</w:t>
      </w:r>
    </w:p>
    <w:p w14:paraId="52820BE8" w14:textId="77777777" w:rsidR="00814B07" w:rsidRDefault="00814B07" w:rsidP="00814B07">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w:t>
      </w:r>
      <w:r>
        <w:rPr>
          <w:rFonts w:ascii="Consolas" w:hAnsi="Consolas" w:cs="Consolas"/>
          <w:color w:val="008080"/>
          <w:sz w:val="20"/>
        </w:rPr>
        <w:t>&lt;</w:t>
      </w:r>
      <w:r>
        <w:rPr>
          <w:rFonts w:ascii="Consolas" w:hAnsi="Consolas" w:cs="Consolas"/>
          <w:color w:val="3F7F7F"/>
          <w:sz w:val="20"/>
        </w:rPr>
        <w:t>type</w:t>
      </w:r>
      <w:r>
        <w:rPr>
          <w:rFonts w:ascii="Consolas" w:hAnsi="Consolas" w:cs="Consolas"/>
          <w:color w:val="008080"/>
          <w:sz w:val="20"/>
        </w:rPr>
        <w:t>&gt;</w:t>
      </w:r>
      <w:r>
        <w:rPr>
          <w:rFonts w:ascii="Consolas" w:hAnsi="Consolas" w:cs="Consolas"/>
          <w:color w:val="000000"/>
          <w:sz w:val="20"/>
        </w:rPr>
        <w:t>CHARACTER LARGE OBJECT</w:t>
      </w:r>
      <w:r>
        <w:rPr>
          <w:rFonts w:ascii="Consolas" w:hAnsi="Consolas" w:cs="Consolas"/>
          <w:color w:val="008080"/>
          <w:sz w:val="20"/>
        </w:rPr>
        <w:t>&lt;/</w:t>
      </w:r>
      <w:r>
        <w:rPr>
          <w:rFonts w:ascii="Consolas" w:hAnsi="Consolas" w:cs="Consolas"/>
          <w:color w:val="3F7F7F"/>
          <w:sz w:val="20"/>
        </w:rPr>
        <w:t>type</w:t>
      </w:r>
      <w:r>
        <w:rPr>
          <w:rFonts w:ascii="Consolas" w:hAnsi="Consolas" w:cs="Consolas"/>
          <w:color w:val="008080"/>
          <w:sz w:val="20"/>
        </w:rPr>
        <w:t>&gt;</w:t>
      </w:r>
    </w:p>
    <w:p w14:paraId="620FB77E" w14:textId="77777777" w:rsidR="00814B07" w:rsidRDefault="00814B07" w:rsidP="00814B07">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w:t>
      </w:r>
      <w:r>
        <w:rPr>
          <w:rFonts w:ascii="Consolas" w:hAnsi="Consolas" w:cs="Consolas"/>
          <w:color w:val="008080"/>
          <w:sz w:val="20"/>
        </w:rPr>
        <w:t>&lt;</w:t>
      </w:r>
      <w:r>
        <w:rPr>
          <w:rFonts w:ascii="Consolas" w:hAnsi="Consolas" w:cs="Consolas"/>
          <w:color w:val="3F7F7F"/>
          <w:sz w:val="20"/>
        </w:rPr>
        <w:t>typeOriginal</w:t>
      </w:r>
      <w:r>
        <w:rPr>
          <w:rFonts w:ascii="Consolas" w:hAnsi="Consolas" w:cs="Consolas"/>
          <w:color w:val="008080"/>
          <w:sz w:val="20"/>
        </w:rPr>
        <w:t>&gt;</w:t>
      </w:r>
      <w:r>
        <w:rPr>
          <w:rFonts w:ascii="Consolas" w:hAnsi="Consolas" w:cs="Consolas"/>
          <w:color w:val="000000"/>
          <w:sz w:val="20"/>
        </w:rPr>
        <w:t>CHARACTER LARGE OBJECT</w:t>
      </w:r>
      <w:r>
        <w:rPr>
          <w:rFonts w:ascii="Consolas" w:hAnsi="Consolas" w:cs="Consolas"/>
          <w:color w:val="008080"/>
          <w:sz w:val="20"/>
        </w:rPr>
        <w:t>&lt;/</w:t>
      </w:r>
      <w:r>
        <w:rPr>
          <w:rFonts w:ascii="Consolas" w:hAnsi="Consolas" w:cs="Consolas"/>
          <w:color w:val="3F7F7F"/>
          <w:sz w:val="20"/>
        </w:rPr>
        <w:t>typeOriginal</w:t>
      </w:r>
      <w:r>
        <w:rPr>
          <w:rFonts w:ascii="Consolas" w:hAnsi="Consolas" w:cs="Consolas"/>
          <w:color w:val="008080"/>
          <w:sz w:val="20"/>
        </w:rPr>
        <w:t>&gt;</w:t>
      </w:r>
    </w:p>
    <w:p w14:paraId="0FFF526A" w14:textId="77777777" w:rsidR="00814B07" w:rsidRDefault="00814B07" w:rsidP="00814B07">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w:t>
      </w:r>
      <w:r>
        <w:rPr>
          <w:rFonts w:ascii="Consolas" w:hAnsi="Consolas" w:cs="Consolas"/>
          <w:color w:val="008080"/>
          <w:sz w:val="20"/>
        </w:rPr>
        <w:t>&lt;</w:t>
      </w:r>
      <w:r>
        <w:rPr>
          <w:rFonts w:ascii="Consolas" w:hAnsi="Consolas" w:cs="Consolas"/>
          <w:color w:val="3F7F7F"/>
          <w:sz w:val="20"/>
        </w:rPr>
        <w:t>nullable</w:t>
      </w:r>
      <w:r>
        <w:rPr>
          <w:rFonts w:ascii="Consolas" w:hAnsi="Consolas" w:cs="Consolas"/>
          <w:color w:val="008080"/>
          <w:sz w:val="20"/>
        </w:rPr>
        <w:t>&gt;</w:t>
      </w:r>
      <w:r>
        <w:rPr>
          <w:rFonts w:ascii="Consolas" w:hAnsi="Consolas" w:cs="Consolas"/>
          <w:color w:val="000000"/>
          <w:sz w:val="20"/>
        </w:rPr>
        <w:t>true</w:t>
      </w:r>
      <w:r>
        <w:rPr>
          <w:rFonts w:ascii="Consolas" w:hAnsi="Consolas" w:cs="Consolas"/>
          <w:color w:val="008080"/>
          <w:sz w:val="20"/>
        </w:rPr>
        <w:t>&lt;/</w:t>
      </w:r>
      <w:r>
        <w:rPr>
          <w:rFonts w:ascii="Consolas" w:hAnsi="Consolas" w:cs="Consolas"/>
          <w:color w:val="3F7F7F"/>
          <w:sz w:val="20"/>
        </w:rPr>
        <w:t>nullable</w:t>
      </w:r>
      <w:r>
        <w:rPr>
          <w:rFonts w:ascii="Consolas" w:hAnsi="Consolas" w:cs="Consolas"/>
          <w:color w:val="008080"/>
          <w:sz w:val="20"/>
        </w:rPr>
        <w:t>&gt;</w:t>
      </w:r>
    </w:p>
    <w:p w14:paraId="510966BA" w14:textId="77777777" w:rsidR="00814B07" w:rsidRDefault="00814B07" w:rsidP="00814B07">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w:t>
      </w:r>
      <w:r>
        <w:rPr>
          <w:rFonts w:ascii="Consolas" w:hAnsi="Consolas" w:cs="Consolas"/>
          <w:color w:val="008080"/>
          <w:sz w:val="20"/>
        </w:rPr>
        <w:t>&lt;/</w:t>
      </w:r>
      <w:r>
        <w:rPr>
          <w:rFonts w:ascii="Consolas" w:hAnsi="Consolas" w:cs="Consolas"/>
          <w:color w:val="3F7F7F"/>
          <w:sz w:val="20"/>
        </w:rPr>
        <w:t>column</w:t>
      </w:r>
      <w:r>
        <w:rPr>
          <w:rFonts w:ascii="Consolas" w:hAnsi="Consolas" w:cs="Consolas"/>
          <w:color w:val="008080"/>
          <w:sz w:val="20"/>
        </w:rPr>
        <w:t>&gt;</w:t>
      </w:r>
    </w:p>
    <w:p w14:paraId="70B6CC94" w14:textId="77777777" w:rsidR="00814B07" w:rsidRDefault="00814B07" w:rsidP="00814B07">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w:t>
      </w:r>
      <w:r>
        <w:rPr>
          <w:rFonts w:ascii="Consolas" w:hAnsi="Consolas" w:cs="Consolas"/>
          <w:color w:val="008080"/>
          <w:sz w:val="20"/>
        </w:rPr>
        <w:t>&lt;</w:t>
      </w:r>
      <w:r>
        <w:rPr>
          <w:rFonts w:ascii="Consolas" w:hAnsi="Consolas" w:cs="Consolas"/>
          <w:color w:val="3F7F7F"/>
          <w:sz w:val="20"/>
        </w:rPr>
        <w:t>column</w:t>
      </w:r>
      <w:r>
        <w:rPr>
          <w:rFonts w:ascii="Consolas" w:hAnsi="Consolas" w:cs="Consolas"/>
          <w:color w:val="008080"/>
          <w:sz w:val="20"/>
        </w:rPr>
        <w:t>&gt;</w:t>
      </w:r>
    </w:p>
    <w:p w14:paraId="2FD32FE5" w14:textId="77777777" w:rsidR="00814B07" w:rsidRDefault="00814B07" w:rsidP="00814B07">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w:t>
      </w:r>
      <w:r>
        <w:rPr>
          <w:rFonts w:ascii="Consolas" w:hAnsi="Consolas" w:cs="Consolas"/>
          <w:color w:val="008080"/>
          <w:sz w:val="20"/>
        </w:rPr>
        <w:t>&lt;</w:t>
      </w:r>
      <w:r>
        <w:rPr>
          <w:rFonts w:ascii="Consolas" w:hAnsi="Consolas" w:cs="Consolas"/>
          <w:color w:val="3F7F7F"/>
          <w:sz w:val="20"/>
        </w:rPr>
        <w:t>name</w:t>
      </w:r>
      <w:r>
        <w:rPr>
          <w:rFonts w:ascii="Consolas" w:hAnsi="Consolas" w:cs="Consolas"/>
          <w:color w:val="008080"/>
          <w:sz w:val="20"/>
        </w:rPr>
        <w:t>&gt;</w:t>
      </w:r>
      <w:r>
        <w:rPr>
          <w:rFonts w:ascii="Consolas" w:hAnsi="Consolas" w:cs="Consolas"/>
          <w:color w:val="000000"/>
          <w:sz w:val="20"/>
        </w:rPr>
        <w:t>CNATIONAL_CHARACTER</w:t>
      </w:r>
      <w:r>
        <w:rPr>
          <w:rFonts w:ascii="Consolas" w:hAnsi="Consolas" w:cs="Consolas"/>
          <w:color w:val="008080"/>
          <w:sz w:val="20"/>
        </w:rPr>
        <w:t>&lt;/</w:t>
      </w:r>
      <w:r>
        <w:rPr>
          <w:rFonts w:ascii="Consolas" w:hAnsi="Consolas" w:cs="Consolas"/>
          <w:color w:val="3F7F7F"/>
          <w:sz w:val="20"/>
        </w:rPr>
        <w:t>name</w:t>
      </w:r>
      <w:r>
        <w:rPr>
          <w:rFonts w:ascii="Consolas" w:hAnsi="Consolas" w:cs="Consolas"/>
          <w:color w:val="008080"/>
          <w:sz w:val="20"/>
        </w:rPr>
        <w:t>&gt;</w:t>
      </w:r>
    </w:p>
    <w:p w14:paraId="53E12DD8" w14:textId="77777777" w:rsidR="00814B07" w:rsidRDefault="00814B07" w:rsidP="00814B07">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w:t>
      </w:r>
      <w:r>
        <w:rPr>
          <w:rFonts w:ascii="Consolas" w:hAnsi="Consolas" w:cs="Consolas"/>
          <w:color w:val="008080"/>
          <w:sz w:val="20"/>
        </w:rPr>
        <w:t>&lt;</w:t>
      </w:r>
      <w:r>
        <w:rPr>
          <w:rFonts w:ascii="Consolas" w:hAnsi="Consolas" w:cs="Consolas"/>
          <w:color w:val="3F7F7F"/>
          <w:sz w:val="20"/>
        </w:rPr>
        <w:t>type</w:t>
      </w:r>
      <w:r>
        <w:rPr>
          <w:rFonts w:ascii="Consolas" w:hAnsi="Consolas" w:cs="Consolas"/>
          <w:color w:val="008080"/>
          <w:sz w:val="20"/>
        </w:rPr>
        <w:t>&gt;</w:t>
      </w:r>
      <w:r>
        <w:rPr>
          <w:rFonts w:ascii="Consolas" w:hAnsi="Consolas" w:cs="Consolas"/>
          <w:color w:val="000000"/>
          <w:sz w:val="20"/>
        </w:rPr>
        <w:t>NATIONAL CHARACTER</w:t>
      </w:r>
      <w:r>
        <w:rPr>
          <w:rFonts w:ascii="Consolas" w:hAnsi="Consolas" w:cs="Consolas"/>
          <w:color w:val="008080"/>
          <w:sz w:val="20"/>
        </w:rPr>
        <w:t>&lt;/</w:t>
      </w:r>
      <w:r>
        <w:rPr>
          <w:rFonts w:ascii="Consolas" w:hAnsi="Consolas" w:cs="Consolas"/>
          <w:color w:val="3F7F7F"/>
          <w:sz w:val="20"/>
        </w:rPr>
        <w:t>type</w:t>
      </w:r>
      <w:r>
        <w:rPr>
          <w:rFonts w:ascii="Consolas" w:hAnsi="Consolas" w:cs="Consolas"/>
          <w:color w:val="008080"/>
          <w:sz w:val="20"/>
        </w:rPr>
        <w:t>&gt;</w:t>
      </w:r>
    </w:p>
    <w:p w14:paraId="00A8A684" w14:textId="77777777" w:rsidR="00814B07" w:rsidRDefault="00814B07" w:rsidP="00814B07">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w:t>
      </w:r>
      <w:r>
        <w:rPr>
          <w:rFonts w:ascii="Consolas" w:hAnsi="Consolas" w:cs="Consolas"/>
          <w:color w:val="008080"/>
          <w:sz w:val="20"/>
        </w:rPr>
        <w:t>&lt;</w:t>
      </w:r>
      <w:r>
        <w:rPr>
          <w:rFonts w:ascii="Consolas" w:hAnsi="Consolas" w:cs="Consolas"/>
          <w:color w:val="3F7F7F"/>
          <w:sz w:val="20"/>
        </w:rPr>
        <w:t>typeOriginal</w:t>
      </w:r>
      <w:r>
        <w:rPr>
          <w:rFonts w:ascii="Consolas" w:hAnsi="Consolas" w:cs="Consolas"/>
          <w:color w:val="008080"/>
          <w:sz w:val="20"/>
        </w:rPr>
        <w:t>&gt;</w:t>
      </w:r>
      <w:r>
        <w:rPr>
          <w:rFonts w:ascii="Consolas" w:hAnsi="Consolas" w:cs="Consolas"/>
          <w:color w:val="000000"/>
          <w:sz w:val="20"/>
        </w:rPr>
        <w:t>NATIONAL_CHARACTER</w:t>
      </w:r>
      <w:r>
        <w:rPr>
          <w:rFonts w:ascii="Consolas" w:hAnsi="Consolas" w:cs="Consolas"/>
          <w:color w:val="008080"/>
          <w:sz w:val="20"/>
        </w:rPr>
        <w:t>&lt;/</w:t>
      </w:r>
      <w:r>
        <w:rPr>
          <w:rFonts w:ascii="Consolas" w:hAnsi="Consolas" w:cs="Consolas"/>
          <w:color w:val="3F7F7F"/>
          <w:sz w:val="20"/>
        </w:rPr>
        <w:t>typeOriginal</w:t>
      </w:r>
      <w:r>
        <w:rPr>
          <w:rFonts w:ascii="Consolas" w:hAnsi="Consolas" w:cs="Consolas"/>
          <w:color w:val="008080"/>
          <w:sz w:val="20"/>
        </w:rPr>
        <w:t>&gt;</w:t>
      </w:r>
    </w:p>
    <w:p w14:paraId="6108D0C5" w14:textId="77777777" w:rsidR="00814B07" w:rsidRDefault="00814B07" w:rsidP="00814B07">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w:t>
      </w:r>
      <w:r>
        <w:rPr>
          <w:rFonts w:ascii="Consolas" w:hAnsi="Consolas" w:cs="Consolas"/>
          <w:color w:val="008080"/>
          <w:sz w:val="20"/>
        </w:rPr>
        <w:t>&lt;</w:t>
      </w:r>
      <w:r>
        <w:rPr>
          <w:rFonts w:ascii="Consolas" w:hAnsi="Consolas" w:cs="Consolas"/>
          <w:color w:val="3F7F7F"/>
          <w:sz w:val="20"/>
        </w:rPr>
        <w:t>nullable</w:t>
      </w:r>
      <w:r>
        <w:rPr>
          <w:rFonts w:ascii="Consolas" w:hAnsi="Consolas" w:cs="Consolas"/>
          <w:color w:val="008080"/>
          <w:sz w:val="20"/>
        </w:rPr>
        <w:t>&gt;</w:t>
      </w:r>
      <w:r>
        <w:rPr>
          <w:rFonts w:ascii="Consolas" w:hAnsi="Consolas" w:cs="Consolas"/>
          <w:color w:val="000000"/>
          <w:sz w:val="20"/>
        </w:rPr>
        <w:t>true</w:t>
      </w:r>
      <w:r>
        <w:rPr>
          <w:rFonts w:ascii="Consolas" w:hAnsi="Consolas" w:cs="Consolas"/>
          <w:color w:val="008080"/>
          <w:sz w:val="20"/>
        </w:rPr>
        <w:t>&lt;/</w:t>
      </w:r>
      <w:r>
        <w:rPr>
          <w:rFonts w:ascii="Consolas" w:hAnsi="Consolas" w:cs="Consolas"/>
          <w:color w:val="3F7F7F"/>
          <w:sz w:val="20"/>
        </w:rPr>
        <w:t>nullable</w:t>
      </w:r>
      <w:r>
        <w:rPr>
          <w:rFonts w:ascii="Consolas" w:hAnsi="Consolas" w:cs="Consolas"/>
          <w:color w:val="008080"/>
          <w:sz w:val="20"/>
        </w:rPr>
        <w:t>&gt;</w:t>
      </w:r>
    </w:p>
    <w:p w14:paraId="2A3E05F6" w14:textId="77777777" w:rsidR="00814B07" w:rsidRDefault="00814B07" w:rsidP="00814B07">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w:t>
      </w:r>
      <w:r>
        <w:rPr>
          <w:rFonts w:ascii="Consolas" w:hAnsi="Consolas" w:cs="Consolas"/>
          <w:color w:val="008080"/>
          <w:sz w:val="20"/>
        </w:rPr>
        <w:t>&lt;/</w:t>
      </w:r>
      <w:r>
        <w:rPr>
          <w:rFonts w:ascii="Consolas" w:hAnsi="Consolas" w:cs="Consolas"/>
          <w:color w:val="3F7F7F"/>
          <w:sz w:val="20"/>
        </w:rPr>
        <w:t>column</w:t>
      </w:r>
      <w:r>
        <w:rPr>
          <w:rFonts w:ascii="Consolas" w:hAnsi="Consolas" w:cs="Consolas"/>
          <w:color w:val="008080"/>
          <w:sz w:val="20"/>
        </w:rPr>
        <w:t>&gt;</w:t>
      </w:r>
    </w:p>
    <w:p w14:paraId="28777EFE" w14:textId="77777777" w:rsidR="00814B07" w:rsidRDefault="00814B07" w:rsidP="00814B07">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w:t>
      </w:r>
      <w:r>
        <w:rPr>
          <w:rFonts w:ascii="Consolas" w:hAnsi="Consolas" w:cs="Consolas"/>
          <w:color w:val="008080"/>
          <w:sz w:val="20"/>
        </w:rPr>
        <w:t>&lt;</w:t>
      </w:r>
      <w:r>
        <w:rPr>
          <w:rFonts w:ascii="Consolas" w:hAnsi="Consolas" w:cs="Consolas"/>
          <w:color w:val="3F7F7F"/>
          <w:sz w:val="20"/>
        </w:rPr>
        <w:t>column</w:t>
      </w:r>
      <w:r>
        <w:rPr>
          <w:rFonts w:ascii="Consolas" w:hAnsi="Consolas" w:cs="Consolas"/>
          <w:color w:val="008080"/>
          <w:sz w:val="20"/>
        </w:rPr>
        <w:t>&gt;</w:t>
      </w:r>
    </w:p>
    <w:p w14:paraId="0B4F9AD6" w14:textId="77777777" w:rsidR="00814B07" w:rsidRDefault="00814B07" w:rsidP="00814B07">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w:t>
      </w:r>
      <w:r>
        <w:rPr>
          <w:rFonts w:ascii="Consolas" w:hAnsi="Consolas" w:cs="Consolas"/>
          <w:color w:val="008080"/>
          <w:sz w:val="20"/>
        </w:rPr>
        <w:t>&lt;</w:t>
      </w:r>
      <w:r>
        <w:rPr>
          <w:rFonts w:ascii="Consolas" w:hAnsi="Consolas" w:cs="Consolas"/>
          <w:color w:val="3F7F7F"/>
          <w:sz w:val="20"/>
        </w:rPr>
        <w:t>name</w:t>
      </w:r>
      <w:r>
        <w:rPr>
          <w:rFonts w:ascii="Consolas" w:hAnsi="Consolas" w:cs="Consolas"/>
          <w:color w:val="008080"/>
          <w:sz w:val="20"/>
        </w:rPr>
        <w:t>&gt;</w:t>
      </w:r>
      <w:r>
        <w:rPr>
          <w:rFonts w:ascii="Consolas" w:hAnsi="Consolas" w:cs="Consolas"/>
          <w:color w:val="000000"/>
          <w:sz w:val="20"/>
        </w:rPr>
        <w:t>CNATIONAL_CHARACTER_5</w:t>
      </w:r>
      <w:r>
        <w:rPr>
          <w:rFonts w:ascii="Consolas" w:hAnsi="Consolas" w:cs="Consolas"/>
          <w:color w:val="008080"/>
          <w:sz w:val="20"/>
        </w:rPr>
        <w:t>&lt;/</w:t>
      </w:r>
      <w:r>
        <w:rPr>
          <w:rFonts w:ascii="Consolas" w:hAnsi="Consolas" w:cs="Consolas"/>
          <w:color w:val="3F7F7F"/>
          <w:sz w:val="20"/>
        </w:rPr>
        <w:t>name</w:t>
      </w:r>
      <w:r>
        <w:rPr>
          <w:rFonts w:ascii="Consolas" w:hAnsi="Consolas" w:cs="Consolas"/>
          <w:color w:val="008080"/>
          <w:sz w:val="20"/>
        </w:rPr>
        <w:t>&gt;</w:t>
      </w:r>
    </w:p>
    <w:p w14:paraId="07F3BEF0" w14:textId="77777777" w:rsidR="00814B07" w:rsidRDefault="00814B07" w:rsidP="00814B07">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w:t>
      </w:r>
      <w:r>
        <w:rPr>
          <w:rFonts w:ascii="Consolas" w:hAnsi="Consolas" w:cs="Consolas"/>
          <w:color w:val="008080"/>
          <w:sz w:val="20"/>
        </w:rPr>
        <w:t>&lt;</w:t>
      </w:r>
      <w:r>
        <w:rPr>
          <w:rFonts w:ascii="Consolas" w:hAnsi="Consolas" w:cs="Consolas"/>
          <w:color w:val="3F7F7F"/>
          <w:sz w:val="20"/>
        </w:rPr>
        <w:t>type</w:t>
      </w:r>
      <w:r>
        <w:rPr>
          <w:rFonts w:ascii="Consolas" w:hAnsi="Consolas" w:cs="Consolas"/>
          <w:color w:val="008080"/>
          <w:sz w:val="20"/>
        </w:rPr>
        <w:t>&gt;</w:t>
      </w:r>
      <w:r>
        <w:rPr>
          <w:rFonts w:ascii="Consolas" w:hAnsi="Consolas" w:cs="Consolas"/>
          <w:color w:val="000000"/>
          <w:sz w:val="20"/>
        </w:rPr>
        <w:t>NATIONAL CHARACTER(5)</w:t>
      </w:r>
      <w:r>
        <w:rPr>
          <w:rFonts w:ascii="Consolas" w:hAnsi="Consolas" w:cs="Consolas"/>
          <w:color w:val="008080"/>
          <w:sz w:val="20"/>
        </w:rPr>
        <w:t>&lt;/</w:t>
      </w:r>
      <w:r>
        <w:rPr>
          <w:rFonts w:ascii="Consolas" w:hAnsi="Consolas" w:cs="Consolas"/>
          <w:color w:val="3F7F7F"/>
          <w:sz w:val="20"/>
        </w:rPr>
        <w:t>type</w:t>
      </w:r>
      <w:r>
        <w:rPr>
          <w:rFonts w:ascii="Consolas" w:hAnsi="Consolas" w:cs="Consolas"/>
          <w:color w:val="008080"/>
          <w:sz w:val="20"/>
        </w:rPr>
        <w:t>&gt;</w:t>
      </w:r>
    </w:p>
    <w:p w14:paraId="2CF0C3B2" w14:textId="77777777" w:rsidR="00814B07" w:rsidRDefault="00814B07" w:rsidP="00814B07">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w:t>
      </w:r>
      <w:r>
        <w:rPr>
          <w:rFonts w:ascii="Consolas" w:hAnsi="Consolas" w:cs="Consolas"/>
          <w:color w:val="008080"/>
          <w:sz w:val="20"/>
        </w:rPr>
        <w:t>&lt;</w:t>
      </w:r>
      <w:r>
        <w:rPr>
          <w:rFonts w:ascii="Consolas" w:hAnsi="Consolas" w:cs="Consolas"/>
          <w:color w:val="3F7F7F"/>
          <w:sz w:val="20"/>
        </w:rPr>
        <w:t>typeOriginal</w:t>
      </w:r>
      <w:r>
        <w:rPr>
          <w:rFonts w:ascii="Consolas" w:hAnsi="Consolas" w:cs="Consolas"/>
          <w:color w:val="008080"/>
          <w:sz w:val="20"/>
        </w:rPr>
        <w:t>&gt;</w:t>
      </w:r>
      <w:r>
        <w:rPr>
          <w:rFonts w:ascii="Consolas" w:hAnsi="Consolas" w:cs="Consolas"/>
          <w:color w:val="000000"/>
          <w:sz w:val="20"/>
        </w:rPr>
        <w:t>NATIONAL_CHARACTER(5)</w:t>
      </w:r>
      <w:r>
        <w:rPr>
          <w:rFonts w:ascii="Consolas" w:hAnsi="Consolas" w:cs="Consolas"/>
          <w:color w:val="008080"/>
          <w:sz w:val="20"/>
        </w:rPr>
        <w:t>&lt;/</w:t>
      </w:r>
      <w:r>
        <w:rPr>
          <w:rFonts w:ascii="Consolas" w:hAnsi="Consolas" w:cs="Consolas"/>
          <w:color w:val="3F7F7F"/>
          <w:sz w:val="20"/>
        </w:rPr>
        <w:t>typeOriginal</w:t>
      </w:r>
      <w:r>
        <w:rPr>
          <w:rFonts w:ascii="Consolas" w:hAnsi="Consolas" w:cs="Consolas"/>
          <w:color w:val="008080"/>
          <w:sz w:val="20"/>
        </w:rPr>
        <w:t>&gt;</w:t>
      </w:r>
    </w:p>
    <w:p w14:paraId="2B905A9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Pr>
          <w:rFonts w:ascii="Consolas" w:hAnsi="Consolas" w:cs="Consolas"/>
          <w:color w:val="000000"/>
          <w:sz w:val="20"/>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r w:rsidRPr="00F07B9E">
        <w:rPr>
          <w:rFonts w:ascii="Consolas" w:hAnsi="Consolas" w:cs="Consolas"/>
          <w:color w:val="000000"/>
          <w:sz w:val="20"/>
          <w:lang w:val="en-US"/>
        </w:rPr>
        <w:t>true</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p>
    <w:p w14:paraId="5BEFD49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1ABB126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15BE9F3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CNATIONAL_CHARACTER_VARYING_32</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4CEEBC9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r w:rsidRPr="00F07B9E">
        <w:rPr>
          <w:rFonts w:ascii="Consolas" w:hAnsi="Consolas" w:cs="Consolas"/>
          <w:color w:val="000000"/>
          <w:sz w:val="20"/>
          <w:lang w:val="en-US"/>
        </w:rPr>
        <w:t>NATIONAL CHARACTER VARYING(32)</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p>
    <w:p w14:paraId="7DC7101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r w:rsidRPr="00F07B9E">
        <w:rPr>
          <w:rFonts w:ascii="Consolas" w:hAnsi="Consolas" w:cs="Consolas"/>
          <w:color w:val="000000"/>
          <w:sz w:val="20"/>
          <w:lang w:val="en-US"/>
        </w:rPr>
        <w:t>NATIONAL_CHARACTER VARYING(32)</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p>
    <w:p w14:paraId="58C0B3D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r w:rsidRPr="00F07B9E">
        <w:rPr>
          <w:rFonts w:ascii="Consolas" w:hAnsi="Consolas" w:cs="Consolas"/>
          <w:color w:val="000000"/>
          <w:sz w:val="20"/>
          <w:lang w:val="en-US"/>
        </w:rPr>
        <w:t>true</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p>
    <w:p w14:paraId="73BF502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0D72282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6F7C420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CNATIONAL_CHARACTER_LARGE_OBJECT</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0CFEE8A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&lt;folder&gt;lob16&lt;/folder&gt; --&gt;</w:t>
      </w:r>
    </w:p>
    <w:p w14:paraId="2A30394B" w14:textId="77777777" w:rsidR="00814B07" w:rsidRDefault="00814B07" w:rsidP="00814B07">
      <w:pPr>
        <w:autoSpaceDE w:val="0"/>
        <w:autoSpaceDN w:val="0"/>
        <w:adjustRightInd w:val="0"/>
        <w:spacing w:after="0" w:line="240" w:lineRule="auto"/>
        <w:rPr>
          <w:rFonts w:ascii="Consolas" w:hAnsi="Consolas" w:cs="Consolas"/>
          <w:sz w:val="20"/>
        </w:rPr>
      </w:pPr>
      <w:r w:rsidRPr="00F07B9E">
        <w:rPr>
          <w:rFonts w:ascii="Consolas" w:hAnsi="Consolas" w:cs="Consolas"/>
          <w:color w:val="000000"/>
          <w:sz w:val="20"/>
          <w:lang w:val="en-US"/>
        </w:rPr>
        <w:t xml:space="preserve">              </w:t>
      </w:r>
      <w:r>
        <w:rPr>
          <w:rFonts w:ascii="Consolas" w:hAnsi="Consolas" w:cs="Consolas"/>
          <w:color w:val="008080"/>
          <w:sz w:val="20"/>
        </w:rPr>
        <w:t>&lt;</w:t>
      </w:r>
      <w:r>
        <w:rPr>
          <w:rFonts w:ascii="Consolas" w:hAnsi="Consolas" w:cs="Consolas"/>
          <w:color w:val="3F7F7F"/>
          <w:sz w:val="20"/>
        </w:rPr>
        <w:t>lobFolder</w:t>
      </w:r>
      <w:r>
        <w:rPr>
          <w:rFonts w:ascii="Consolas" w:hAnsi="Consolas" w:cs="Consolas"/>
          <w:color w:val="008080"/>
          <w:sz w:val="20"/>
        </w:rPr>
        <w:t>&gt;</w:t>
      </w:r>
      <w:r>
        <w:rPr>
          <w:rFonts w:ascii="Consolas" w:hAnsi="Consolas" w:cs="Consolas"/>
          <w:color w:val="000000"/>
          <w:sz w:val="20"/>
        </w:rPr>
        <w:t>schema0/table0/lob16/</w:t>
      </w:r>
      <w:r>
        <w:rPr>
          <w:rFonts w:ascii="Consolas" w:hAnsi="Consolas" w:cs="Consolas"/>
          <w:color w:val="008080"/>
          <w:sz w:val="20"/>
        </w:rPr>
        <w:t>&lt;/</w:t>
      </w:r>
      <w:r>
        <w:rPr>
          <w:rFonts w:ascii="Consolas" w:hAnsi="Consolas" w:cs="Consolas"/>
          <w:color w:val="3F7F7F"/>
          <w:sz w:val="20"/>
        </w:rPr>
        <w:t>lobFolder</w:t>
      </w:r>
      <w:r>
        <w:rPr>
          <w:rFonts w:ascii="Consolas" w:hAnsi="Consolas" w:cs="Consolas"/>
          <w:color w:val="008080"/>
          <w:sz w:val="20"/>
        </w:rPr>
        <w:t>&gt;</w:t>
      </w:r>
    </w:p>
    <w:p w14:paraId="1712B7EF" w14:textId="77777777" w:rsidR="00814B07" w:rsidRDefault="00814B07" w:rsidP="00814B07">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w:t>
      </w:r>
      <w:r>
        <w:rPr>
          <w:rFonts w:ascii="Consolas" w:hAnsi="Consolas" w:cs="Consolas"/>
          <w:color w:val="008080"/>
          <w:sz w:val="20"/>
        </w:rPr>
        <w:t>&lt;</w:t>
      </w:r>
      <w:r>
        <w:rPr>
          <w:rFonts w:ascii="Consolas" w:hAnsi="Consolas" w:cs="Consolas"/>
          <w:color w:val="3F7F7F"/>
          <w:sz w:val="20"/>
        </w:rPr>
        <w:t>type</w:t>
      </w:r>
      <w:r>
        <w:rPr>
          <w:rFonts w:ascii="Consolas" w:hAnsi="Consolas" w:cs="Consolas"/>
          <w:color w:val="008080"/>
          <w:sz w:val="20"/>
        </w:rPr>
        <w:t>&gt;</w:t>
      </w:r>
      <w:r>
        <w:rPr>
          <w:rFonts w:ascii="Consolas" w:hAnsi="Consolas" w:cs="Consolas"/>
          <w:color w:val="000000"/>
          <w:sz w:val="20"/>
        </w:rPr>
        <w:t>NATIONAL CHARACTER LARGE OBJECT</w:t>
      </w:r>
      <w:r>
        <w:rPr>
          <w:rFonts w:ascii="Consolas" w:hAnsi="Consolas" w:cs="Consolas"/>
          <w:color w:val="008080"/>
          <w:sz w:val="20"/>
        </w:rPr>
        <w:t>&lt;/</w:t>
      </w:r>
      <w:r>
        <w:rPr>
          <w:rFonts w:ascii="Consolas" w:hAnsi="Consolas" w:cs="Consolas"/>
          <w:color w:val="3F7F7F"/>
          <w:sz w:val="20"/>
        </w:rPr>
        <w:t>type</w:t>
      </w:r>
      <w:r>
        <w:rPr>
          <w:rFonts w:ascii="Consolas" w:hAnsi="Consolas" w:cs="Consolas"/>
          <w:color w:val="008080"/>
          <w:sz w:val="20"/>
        </w:rPr>
        <w:t>&gt;</w:t>
      </w:r>
    </w:p>
    <w:p w14:paraId="4426FC74" w14:textId="77777777" w:rsidR="00814B07" w:rsidRDefault="00814B07" w:rsidP="00814B07">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w:t>
      </w:r>
      <w:r>
        <w:rPr>
          <w:rFonts w:ascii="Consolas" w:hAnsi="Consolas" w:cs="Consolas"/>
          <w:color w:val="008080"/>
          <w:sz w:val="20"/>
        </w:rPr>
        <w:t>&lt;</w:t>
      </w:r>
      <w:r>
        <w:rPr>
          <w:rFonts w:ascii="Consolas" w:hAnsi="Consolas" w:cs="Consolas"/>
          <w:color w:val="3F7F7F"/>
          <w:sz w:val="20"/>
        </w:rPr>
        <w:t>typeOriginal</w:t>
      </w:r>
      <w:r>
        <w:rPr>
          <w:rFonts w:ascii="Consolas" w:hAnsi="Consolas" w:cs="Consolas"/>
          <w:color w:val="008080"/>
          <w:sz w:val="20"/>
        </w:rPr>
        <w:t>&gt;</w:t>
      </w:r>
      <w:r>
        <w:rPr>
          <w:rFonts w:ascii="Consolas" w:hAnsi="Consolas" w:cs="Consolas"/>
          <w:color w:val="000000"/>
          <w:sz w:val="20"/>
        </w:rPr>
        <w:t>NATIONAL CHARACTER LARGE OBJECT</w:t>
      </w:r>
      <w:r>
        <w:rPr>
          <w:rFonts w:ascii="Consolas" w:hAnsi="Consolas" w:cs="Consolas"/>
          <w:color w:val="008080"/>
          <w:sz w:val="20"/>
        </w:rPr>
        <w:t>&lt;/</w:t>
      </w:r>
      <w:r>
        <w:rPr>
          <w:rFonts w:ascii="Consolas" w:hAnsi="Consolas" w:cs="Consolas"/>
          <w:color w:val="3F7F7F"/>
          <w:sz w:val="20"/>
        </w:rPr>
        <w:t>typeOriginal</w:t>
      </w:r>
      <w:r>
        <w:rPr>
          <w:rFonts w:ascii="Consolas" w:hAnsi="Consolas" w:cs="Consolas"/>
          <w:color w:val="008080"/>
          <w:sz w:val="20"/>
        </w:rPr>
        <w:t>&gt;</w:t>
      </w:r>
    </w:p>
    <w:p w14:paraId="26AFC390" w14:textId="77777777" w:rsidR="00814B07" w:rsidRDefault="00814B07" w:rsidP="00814B07">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w:t>
      </w:r>
      <w:r>
        <w:rPr>
          <w:rFonts w:ascii="Consolas" w:hAnsi="Consolas" w:cs="Consolas"/>
          <w:color w:val="008080"/>
          <w:sz w:val="20"/>
        </w:rPr>
        <w:t>&lt;</w:t>
      </w:r>
      <w:r>
        <w:rPr>
          <w:rFonts w:ascii="Consolas" w:hAnsi="Consolas" w:cs="Consolas"/>
          <w:color w:val="3F7F7F"/>
          <w:sz w:val="20"/>
        </w:rPr>
        <w:t>nullable</w:t>
      </w:r>
      <w:r>
        <w:rPr>
          <w:rFonts w:ascii="Consolas" w:hAnsi="Consolas" w:cs="Consolas"/>
          <w:color w:val="008080"/>
          <w:sz w:val="20"/>
        </w:rPr>
        <w:t>&gt;</w:t>
      </w:r>
      <w:r>
        <w:rPr>
          <w:rFonts w:ascii="Consolas" w:hAnsi="Consolas" w:cs="Consolas"/>
          <w:color w:val="000000"/>
          <w:sz w:val="20"/>
        </w:rPr>
        <w:t>true</w:t>
      </w:r>
      <w:r>
        <w:rPr>
          <w:rFonts w:ascii="Consolas" w:hAnsi="Consolas" w:cs="Consolas"/>
          <w:color w:val="008080"/>
          <w:sz w:val="20"/>
        </w:rPr>
        <w:t>&lt;/</w:t>
      </w:r>
      <w:r>
        <w:rPr>
          <w:rFonts w:ascii="Consolas" w:hAnsi="Consolas" w:cs="Consolas"/>
          <w:color w:val="3F7F7F"/>
          <w:sz w:val="20"/>
        </w:rPr>
        <w:t>nullable</w:t>
      </w:r>
      <w:r>
        <w:rPr>
          <w:rFonts w:ascii="Consolas" w:hAnsi="Consolas" w:cs="Consolas"/>
          <w:color w:val="008080"/>
          <w:sz w:val="20"/>
        </w:rPr>
        <w:t>&gt;</w:t>
      </w:r>
    </w:p>
    <w:p w14:paraId="3FEE217C" w14:textId="77777777" w:rsidR="00814B07" w:rsidRDefault="00814B07" w:rsidP="00814B07">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w:t>
      </w:r>
      <w:r>
        <w:rPr>
          <w:rFonts w:ascii="Consolas" w:hAnsi="Consolas" w:cs="Consolas"/>
          <w:color w:val="008080"/>
          <w:sz w:val="20"/>
        </w:rPr>
        <w:t>&lt;/</w:t>
      </w:r>
      <w:r>
        <w:rPr>
          <w:rFonts w:ascii="Consolas" w:hAnsi="Consolas" w:cs="Consolas"/>
          <w:color w:val="3F7F7F"/>
          <w:sz w:val="20"/>
        </w:rPr>
        <w:t>column</w:t>
      </w:r>
      <w:r>
        <w:rPr>
          <w:rFonts w:ascii="Consolas" w:hAnsi="Consolas" w:cs="Consolas"/>
          <w:color w:val="008080"/>
          <w:sz w:val="20"/>
        </w:rPr>
        <w:t>&gt;</w:t>
      </w:r>
    </w:p>
    <w:p w14:paraId="2D877866" w14:textId="77777777" w:rsidR="00814B07" w:rsidRDefault="00814B07" w:rsidP="00814B07">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w:t>
      </w:r>
      <w:r>
        <w:rPr>
          <w:rFonts w:ascii="Consolas" w:hAnsi="Consolas" w:cs="Consolas"/>
          <w:color w:val="008080"/>
          <w:sz w:val="20"/>
        </w:rPr>
        <w:t>&lt;</w:t>
      </w:r>
      <w:r>
        <w:rPr>
          <w:rFonts w:ascii="Consolas" w:hAnsi="Consolas" w:cs="Consolas"/>
          <w:color w:val="3F7F7F"/>
          <w:sz w:val="20"/>
        </w:rPr>
        <w:t>column</w:t>
      </w:r>
      <w:r>
        <w:rPr>
          <w:rFonts w:ascii="Consolas" w:hAnsi="Consolas" w:cs="Consolas"/>
          <w:color w:val="008080"/>
          <w:sz w:val="20"/>
        </w:rPr>
        <w:t>&gt;</w:t>
      </w:r>
    </w:p>
    <w:p w14:paraId="4122BF8A" w14:textId="77777777" w:rsidR="00814B07" w:rsidRDefault="00814B07" w:rsidP="00814B07">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w:t>
      </w:r>
      <w:r>
        <w:rPr>
          <w:rFonts w:ascii="Consolas" w:hAnsi="Consolas" w:cs="Consolas"/>
          <w:color w:val="008080"/>
          <w:sz w:val="20"/>
        </w:rPr>
        <w:t>&lt;</w:t>
      </w:r>
      <w:r>
        <w:rPr>
          <w:rFonts w:ascii="Consolas" w:hAnsi="Consolas" w:cs="Consolas"/>
          <w:color w:val="3F7F7F"/>
          <w:sz w:val="20"/>
        </w:rPr>
        <w:t>name</w:t>
      </w:r>
      <w:r>
        <w:rPr>
          <w:rFonts w:ascii="Consolas" w:hAnsi="Consolas" w:cs="Consolas"/>
          <w:color w:val="008080"/>
          <w:sz w:val="20"/>
        </w:rPr>
        <w:t>&gt;</w:t>
      </w:r>
      <w:r>
        <w:rPr>
          <w:rFonts w:ascii="Consolas" w:hAnsi="Consolas" w:cs="Consolas"/>
          <w:color w:val="000000"/>
          <w:sz w:val="20"/>
        </w:rPr>
        <w:t>CXML</w:t>
      </w:r>
      <w:r>
        <w:rPr>
          <w:rFonts w:ascii="Consolas" w:hAnsi="Consolas" w:cs="Consolas"/>
          <w:color w:val="008080"/>
          <w:sz w:val="20"/>
        </w:rPr>
        <w:t>&lt;/</w:t>
      </w:r>
      <w:r>
        <w:rPr>
          <w:rFonts w:ascii="Consolas" w:hAnsi="Consolas" w:cs="Consolas"/>
          <w:color w:val="3F7F7F"/>
          <w:sz w:val="20"/>
        </w:rPr>
        <w:t>name</w:t>
      </w:r>
      <w:r>
        <w:rPr>
          <w:rFonts w:ascii="Consolas" w:hAnsi="Consolas" w:cs="Consolas"/>
          <w:color w:val="008080"/>
          <w:sz w:val="20"/>
        </w:rPr>
        <w:t>&gt;</w:t>
      </w:r>
    </w:p>
    <w:p w14:paraId="6D1AECD8" w14:textId="77777777" w:rsidR="00814B07" w:rsidRDefault="00814B07" w:rsidP="00814B07">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w:t>
      </w:r>
      <w:r>
        <w:rPr>
          <w:rFonts w:ascii="Consolas" w:hAnsi="Consolas" w:cs="Consolas"/>
          <w:color w:val="3F5FBF"/>
          <w:sz w:val="20"/>
        </w:rPr>
        <w:t>&lt;!-- &lt;folder&gt;lob17&lt;/folder&gt; --&gt;</w:t>
      </w:r>
    </w:p>
    <w:p w14:paraId="3CFD00E5" w14:textId="77777777" w:rsidR="00814B07" w:rsidRDefault="00814B07" w:rsidP="00814B07">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w:t>
      </w:r>
      <w:r>
        <w:rPr>
          <w:rFonts w:ascii="Consolas" w:hAnsi="Consolas" w:cs="Consolas"/>
          <w:color w:val="008080"/>
          <w:sz w:val="20"/>
        </w:rPr>
        <w:t>&lt;</w:t>
      </w:r>
      <w:r>
        <w:rPr>
          <w:rFonts w:ascii="Consolas" w:hAnsi="Consolas" w:cs="Consolas"/>
          <w:color w:val="3F7F7F"/>
          <w:sz w:val="20"/>
        </w:rPr>
        <w:t>lobFolder</w:t>
      </w:r>
      <w:r>
        <w:rPr>
          <w:rFonts w:ascii="Consolas" w:hAnsi="Consolas" w:cs="Consolas"/>
          <w:color w:val="008080"/>
          <w:sz w:val="20"/>
        </w:rPr>
        <w:t>&gt;</w:t>
      </w:r>
      <w:r>
        <w:rPr>
          <w:rFonts w:ascii="Consolas" w:hAnsi="Consolas" w:cs="Consolas"/>
          <w:color w:val="000000"/>
          <w:sz w:val="20"/>
        </w:rPr>
        <w:t>schema0/table0/lob17/</w:t>
      </w:r>
      <w:r>
        <w:rPr>
          <w:rFonts w:ascii="Consolas" w:hAnsi="Consolas" w:cs="Consolas"/>
          <w:color w:val="008080"/>
          <w:sz w:val="20"/>
        </w:rPr>
        <w:t>&lt;/</w:t>
      </w:r>
      <w:r>
        <w:rPr>
          <w:rFonts w:ascii="Consolas" w:hAnsi="Consolas" w:cs="Consolas"/>
          <w:color w:val="3F7F7F"/>
          <w:sz w:val="20"/>
        </w:rPr>
        <w:t>lobFolder</w:t>
      </w:r>
      <w:r>
        <w:rPr>
          <w:rFonts w:ascii="Consolas" w:hAnsi="Consolas" w:cs="Consolas"/>
          <w:color w:val="008080"/>
          <w:sz w:val="20"/>
        </w:rPr>
        <w:t>&gt;</w:t>
      </w:r>
    </w:p>
    <w:p w14:paraId="511836B8"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Pr>
          <w:rFonts w:ascii="Consolas" w:hAnsi="Consolas" w:cs="Consolas"/>
          <w:color w:val="000000"/>
          <w:sz w:val="20"/>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type</w:t>
      </w:r>
      <w:r w:rsidRPr="00F07B9E">
        <w:rPr>
          <w:rFonts w:ascii="Consolas" w:hAnsi="Consolas" w:cs="Consolas"/>
          <w:color w:val="008080"/>
          <w:sz w:val="20"/>
          <w:lang w:val="fr-CH"/>
        </w:rPr>
        <w:t>&gt;</w:t>
      </w:r>
      <w:r w:rsidRPr="00F07B9E">
        <w:rPr>
          <w:rFonts w:ascii="Consolas" w:hAnsi="Consolas" w:cs="Consolas"/>
          <w:color w:val="000000"/>
          <w:sz w:val="20"/>
          <w:lang w:val="fr-CH"/>
        </w:rPr>
        <w:t>XML</w:t>
      </w:r>
      <w:r w:rsidRPr="00F07B9E">
        <w:rPr>
          <w:rFonts w:ascii="Consolas" w:hAnsi="Consolas" w:cs="Consolas"/>
          <w:color w:val="008080"/>
          <w:sz w:val="20"/>
          <w:lang w:val="fr-CH"/>
        </w:rPr>
        <w:t>&lt;/</w:t>
      </w:r>
      <w:r w:rsidRPr="00F07B9E">
        <w:rPr>
          <w:rFonts w:ascii="Consolas" w:hAnsi="Consolas" w:cs="Consolas"/>
          <w:color w:val="3F7F7F"/>
          <w:sz w:val="20"/>
          <w:lang w:val="fr-CH"/>
        </w:rPr>
        <w:t>type</w:t>
      </w:r>
      <w:r w:rsidRPr="00F07B9E">
        <w:rPr>
          <w:rFonts w:ascii="Consolas" w:hAnsi="Consolas" w:cs="Consolas"/>
          <w:color w:val="008080"/>
          <w:sz w:val="20"/>
          <w:lang w:val="fr-CH"/>
        </w:rPr>
        <w:t>&gt;</w:t>
      </w:r>
    </w:p>
    <w:p w14:paraId="28F80F68"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typeOriginal</w:t>
      </w:r>
      <w:r w:rsidRPr="00F07B9E">
        <w:rPr>
          <w:rFonts w:ascii="Consolas" w:hAnsi="Consolas" w:cs="Consolas"/>
          <w:color w:val="008080"/>
          <w:sz w:val="20"/>
          <w:lang w:val="fr-CH"/>
        </w:rPr>
        <w:t>&gt;</w:t>
      </w:r>
      <w:r w:rsidRPr="00F07B9E">
        <w:rPr>
          <w:rFonts w:ascii="Consolas" w:hAnsi="Consolas" w:cs="Consolas"/>
          <w:color w:val="000000"/>
          <w:sz w:val="20"/>
          <w:lang w:val="fr-CH"/>
        </w:rPr>
        <w:t>XML</w:t>
      </w:r>
      <w:r w:rsidRPr="00F07B9E">
        <w:rPr>
          <w:rFonts w:ascii="Consolas" w:hAnsi="Consolas" w:cs="Consolas"/>
          <w:color w:val="008080"/>
          <w:sz w:val="20"/>
          <w:lang w:val="fr-CH"/>
        </w:rPr>
        <w:t>&lt;/</w:t>
      </w:r>
      <w:r w:rsidRPr="00F07B9E">
        <w:rPr>
          <w:rFonts w:ascii="Consolas" w:hAnsi="Consolas" w:cs="Consolas"/>
          <w:color w:val="3F7F7F"/>
          <w:sz w:val="20"/>
          <w:lang w:val="fr-CH"/>
        </w:rPr>
        <w:t>typeOriginal</w:t>
      </w:r>
      <w:r w:rsidRPr="00F07B9E">
        <w:rPr>
          <w:rFonts w:ascii="Consolas" w:hAnsi="Consolas" w:cs="Consolas"/>
          <w:color w:val="008080"/>
          <w:sz w:val="20"/>
          <w:lang w:val="fr-CH"/>
        </w:rPr>
        <w:t>&gt;</w:t>
      </w:r>
    </w:p>
    <w:p w14:paraId="4F73C519"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nullable</w:t>
      </w:r>
      <w:r w:rsidRPr="00F07B9E">
        <w:rPr>
          <w:rFonts w:ascii="Consolas" w:hAnsi="Consolas" w:cs="Consolas"/>
          <w:color w:val="008080"/>
          <w:sz w:val="20"/>
          <w:lang w:val="fr-CH"/>
        </w:rPr>
        <w:t>&gt;</w:t>
      </w:r>
      <w:r w:rsidRPr="00F07B9E">
        <w:rPr>
          <w:rFonts w:ascii="Consolas" w:hAnsi="Consolas" w:cs="Consolas"/>
          <w:color w:val="000000"/>
          <w:sz w:val="20"/>
          <w:lang w:val="fr-CH"/>
        </w:rPr>
        <w:t>true</w:t>
      </w:r>
      <w:r w:rsidRPr="00F07B9E">
        <w:rPr>
          <w:rFonts w:ascii="Consolas" w:hAnsi="Consolas" w:cs="Consolas"/>
          <w:color w:val="008080"/>
          <w:sz w:val="20"/>
          <w:lang w:val="fr-CH"/>
        </w:rPr>
        <w:t>&lt;/</w:t>
      </w:r>
      <w:r w:rsidRPr="00F07B9E">
        <w:rPr>
          <w:rFonts w:ascii="Consolas" w:hAnsi="Consolas" w:cs="Consolas"/>
          <w:color w:val="3F7F7F"/>
          <w:sz w:val="20"/>
          <w:lang w:val="fr-CH"/>
        </w:rPr>
        <w:t>nullable</w:t>
      </w:r>
      <w:r w:rsidRPr="00F07B9E">
        <w:rPr>
          <w:rFonts w:ascii="Consolas" w:hAnsi="Consolas" w:cs="Consolas"/>
          <w:color w:val="008080"/>
          <w:sz w:val="20"/>
          <w:lang w:val="fr-CH"/>
        </w:rPr>
        <w:t>&gt;</w:t>
      </w:r>
    </w:p>
    <w:p w14:paraId="275D326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fr-CH"/>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3D62E5C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integer types --&gt;</w:t>
      </w:r>
    </w:p>
    <w:p w14:paraId="161670D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75F2D41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CSMALLINT</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7FC08D1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r w:rsidRPr="00F07B9E">
        <w:rPr>
          <w:rFonts w:ascii="Consolas" w:hAnsi="Consolas" w:cs="Consolas"/>
          <w:color w:val="000000"/>
          <w:sz w:val="20"/>
          <w:lang w:val="en-US"/>
        </w:rPr>
        <w:t>SMALLINT</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p>
    <w:p w14:paraId="18F09CE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r w:rsidRPr="00F07B9E">
        <w:rPr>
          <w:rFonts w:ascii="Consolas" w:hAnsi="Consolas" w:cs="Consolas"/>
          <w:color w:val="000000"/>
          <w:sz w:val="20"/>
          <w:lang w:val="en-US"/>
        </w:rPr>
        <w:t>SMALLINT</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p>
    <w:p w14:paraId="61C0B1D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r w:rsidRPr="00F07B9E">
        <w:rPr>
          <w:rFonts w:ascii="Consolas" w:hAnsi="Consolas" w:cs="Consolas"/>
          <w:color w:val="000000"/>
          <w:sz w:val="20"/>
          <w:lang w:val="en-US"/>
        </w:rPr>
        <w:t>true</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p>
    <w:p w14:paraId="3872A5F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21551AE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58F57ED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CINTEGER</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5D0FA1B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r w:rsidRPr="00F07B9E">
        <w:rPr>
          <w:rFonts w:ascii="Consolas" w:hAnsi="Consolas" w:cs="Consolas"/>
          <w:color w:val="000000"/>
          <w:sz w:val="20"/>
          <w:lang w:val="en-US"/>
        </w:rPr>
        <w:t>INTEGER</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p>
    <w:p w14:paraId="3BBB0E3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r w:rsidRPr="00F07B9E">
        <w:rPr>
          <w:rFonts w:ascii="Consolas" w:hAnsi="Consolas" w:cs="Consolas"/>
          <w:color w:val="000000"/>
          <w:sz w:val="20"/>
          <w:lang w:val="en-US"/>
        </w:rPr>
        <w:t>INTEGER</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p>
    <w:p w14:paraId="121D4B0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r w:rsidRPr="00F07B9E">
        <w:rPr>
          <w:rFonts w:ascii="Consolas" w:hAnsi="Consolas" w:cs="Consolas"/>
          <w:color w:val="000000"/>
          <w:sz w:val="20"/>
          <w:lang w:val="en-US"/>
        </w:rPr>
        <w:t>false</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p>
    <w:p w14:paraId="08D4B08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6284E21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1EE35FC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CBIGINT</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13DE4F0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r w:rsidRPr="00F07B9E">
        <w:rPr>
          <w:rFonts w:ascii="Consolas" w:hAnsi="Consolas" w:cs="Consolas"/>
          <w:color w:val="000000"/>
          <w:sz w:val="20"/>
          <w:lang w:val="en-US"/>
        </w:rPr>
        <w:t>BIGINT</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p>
    <w:p w14:paraId="528B85E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r w:rsidRPr="00F07B9E">
        <w:rPr>
          <w:rFonts w:ascii="Consolas" w:hAnsi="Consolas" w:cs="Consolas"/>
          <w:color w:val="000000"/>
          <w:sz w:val="20"/>
          <w:lang w:val="en-US"/>
        </w:rPr>
        <w:t>BIGINT</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p>
    <w:p w14:paraId="4D9DDDF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lastRenderedPageBreak/>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r w:rsidRPr="00F07B9E">
        <w:rPr>
          <w:rFonts w:ascii="Consolas" w:hAnsi="Consolas" w:cs="Consolas"/>
          <w:color w:val="000000"/>
          <w:sz w:val="20"/>
          <w:lang w:val="en-US"/>
        </w:rPr>
        <w:t>true</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p>
    <w:p w14:paraId="3C5A2DA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6A95DAA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fixed numeric types --&gt;</w:t>
      </w:r>
    </w:p>
    <w:p w14:paraId="11F1E5A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0803045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CDECIMAL</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76CB4A6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r w:rsidRPr="00F07B9E">
        <w:rPr>
          <w:rFonts w:ascii="Consolas" w:hAnsi="Consolas" w:cs="Consolas"/>
          <w:color w:val="000000"/>
          <w:sz w:val="20"/>
          <w:lang w:val="en-US"/>
        </w:rPr>
        <w:t>DECIMAL</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p>
    <w:p w14:paraId="6FF37EAE"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en-US"/>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typeOriginal</w:t>
      </w:r>
      <w:r w:rsidRPr="00F07B9E">
        <w:rPr>
          <w:rFonts w:ascii="Consolas" w:hAnsi="Consolas" w:cs="Consolas"/>
          <w:color w:val="008080"/>
          <w:sz w:val="20"/>
          <w:lang w:val="fr-CH"/>
        </w:rPr>
        <w:t>&gt;</w:t>
      </w:r>
      <w:r w:rsidRPr="00F07B9E">
        <w:rPr>
          <w:rFonts w:ascii="Consolas" w:hAnsi="Consolas" w:cs="Consolas"/>
          <w:color w:val="000000"/>
          <w:sz w:val="20"/>
          <w:lang w:val="fr-CH"/>
        </w:rPr>
        <w:t>DECIMAL</w:t>
      </w:r>
      <w:r w:rsidRPr="00F07B9E">
        <w:rPr>
          <w:rFonts w:ascii="Consolas" w:hAnsi="Consolas" w:cs="Consolas"/>
          <w:color w:val="008080"/>
          <w:sz w:val="20"/>
          <w:lang w:val="fr-CH"/>
        </w:rPr>
        <w:t>&lt;/</w:t>
      </w:r>
      <w:r w:rsidRPr="00F07B9E">
        <w:rPr>
          <w:rFonts w:ascii="Consolas" w:hAnsi="Consolas" w:cs="Consolas"/>
          <w:color w:val="3F7F7F"/>
          <w:sz w:val="20"/>
          <w:lang w:val="fr-CH"/>
        </w:rPr>
        <w:t>typeOriginal</w:t>
      </w:r>
      <w:r w:rsidRPr="00F07B9E">
        <w:rPr>
          <w:rFonts w:ascii="Consolas" w:hAnsi="Consolas" w:cs="Consolas"/>
          <w:color w:val="008080"/>
          <w:sz w:val="20"/>
          <w:lang w:val="fr-CH"/>
        </w:rPr>
        <w:t>&gt;</w:t>
      </w:r>
    </w:p>
    <w:p w14:paraId="6B4FCAE0"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nullable</w:t>
      </w:r>
      <w:r w:rsidRPr="00F07B9E">
        <w:rPr>
          <w:rFonts w:ascii="Consolas" w:hAnsi="Consolas" w:cs="Consolas"/>
          <w:color w:val="008080"/>
          <w:sz w:val="20"/>
          <w:lang w:val="fr-CH"/>
        </w:rPr>
        <w:t>&gt;</w:t>
      </w:r>
      <w:r w:rsidRPr="00F07B9E">
        <w:rPr>
          <w:rFonts w:ascii="Consolas" w:hAnsi="Consolas" w:cs="Consolas"/>
          <w:color w:val="000000"/>
          <w:sz w:val="20"/>
          <w:lang w:val="fr-CH"/>
        </w:rPr>
        <w:t>true</w:t>
      </w:r>
      <w:r w:rsidRPr="00F07B9E">
        <w:rPr>
          <w:rFonts w:ascii="Consolas" w:hAnsi="Consolas" w:cs="Consolas"/>
          <w:color w:val="008080"/>
          <w:sz w:val="20"/>
          <w:lang w:val="fr-CH"/>
        </w:rPr>
        <w:t>&lt;/</w:t>
      </w:r>
      <w:r w:rsidRPr="00F07B9E">
        <w:rPr>
          <w:rFonts w:ascii="Consolas" w:hAnsi="Consolas" w:cs="Consolas"/>
          <w:color w:val="3F7F7F"/>
          <w:sz w:val="20"/>
          <w:lang w:val="fr-CH"/>
        </w:rPr>
        <w:t>nullable</w:t>
      </w:r>
      <w:r w:rsidRPr="00F07B9E">
        <w:rPr>
          <w:rFonts w:ascii="Consolas" w:hAnsi="Consolas" w:cs="Consolas"/>
          <w:color w:val="008080"/>
          <w:sz w:val="20"/>
          <w:lang w:val="fr-CH"/>
        </w:rPr>
        <w:t>&gt;</w:t>
      </w:r>
    </w:p>
    <w:p w14:paraId="6F26E25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fr-CH"/>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41C6244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6969CD2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CDECIMAL_3</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1AF0D89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r w:rsidRPr="00F07B9E">
        <w:rPr>
          <w:rFonts w:ascii="Consolas" w:hAnsi="Consolas" w:cs="Consolas"/>
          <w:color w:val="000000"/>
          <w:sz w:val="20"/>
          <w:lang w:val="en-US"/>
        </w:rPr>
        <w:t>DECIMAL(3)</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p>
    <w:p w14:paraId="24B2F1C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r w:rsidRPr="00F07B9E">
        <w:rPr>
          <w:rFonts w:ascii="Consolas" w:hAnsi="Consolas" w:cs="Consolas"/>
          <w:color w:val="000000"/>
          <w:sz w:val="20"/>
          <w:lang w:val="en-US"/>
        </w:rPr>
        <w:t>DECIMAL(3)</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p>
    <w:p w14:paraId="7FF1301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r w:rsidRPr="00F07B9E">
        <w:rPr>
          <w:rFonts w:ascii="Consolas" w:hAnsi="Consolas" w:cs="Consolas"/>
          <w:color w:val="000000"/>
          <w:sz w:val="20"/>
          <w:lang w:val="en-US"/>
        </w:rPr>
        <w:t>true</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p>
    <w:p w14:paraId="62CF887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4EB27B5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3033ABF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CDECIMAL_5_2</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49586B3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r w:rsidRPr="00F07B9E">
        <w:rPr>
          <w:rFonts w:ascii="Consolas" w:hAnsi="Consolas" w:cs="Consolas"/>
          <w:color w:val="000000"/>
          <w:sz w:val="20"/>
          <w:lang w:val="en-US"/>
        </w:rPr>
        <w:t>DECIMAL(5,2)</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p>
    <w:p w14:paraId="6015B99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r w:rsidRPr="00F07B9E">
        <w:rPr>
          <w:rFonts w:ascii="Consolas" w:hAnsi="Consolas" w:cs="Consolas"/>
          <w:color w:val="000000"/>
          <w:sz w:val="20"/>
          <w:lang w:val="en-US"/>
        </w:rPr>
        <w:t>DECIMAL(5,2)</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p>
    <w:p w14:paraId="3C7E319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r w:rsidRPr="00F07B9E">
        <w:rPr>
          <w:rFonts w:ascii="Consolas" w:hAnsi="Consolas" w:cs="Consolas"/>
          <w:color w:val="000000"/>
          <w:sz w:val="20"/>
          <w:lang w:val="en-US"/>
        </w:rPr>
        <w:t>true</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p>
    <w:p w14:paraId="5042711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1FF9280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3481F9A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CNUMERIC</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795426D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r w:rsidRPr="00F07B9E">
        <w:rPr>
          <w:rFonts w:ascii="Consolas" w:hAnsi="Consolas" w:cs="Consolas"/>
          <w:color w:val="000000"/>
          <w:sz w:val="20"/>
          <w:lang w:val="en-US"/>
        </w:rPr>
        <w:t>NUMERIC</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p>
    <w:p w14:paraId="2C63849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r w:rsidRPr="00F07B9E">
        <w:rPr>
          <w:rFonts w:ascii="Consolas" w:hAnsi="Consolas" w:cs="Consolas"/>
          <w:color w:val="000000"/>
          <w:sz w:val="20"/>
          <w:lang w:val="en-US"/>
        </w:rPr>
        <w:t>NUMERIC</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p>
    <w:p w14:paraId="00E15C7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r w:rsidRPr="00F07B9E">
        <w:rPr>
          <w:rFonts w:ascii="Consolas" w:hAnsi="Consolas" w:cs="Consolas"/>
          <w:color w:val="000000"/>
          <w:sz w:val="20"/>
          <w:lang w:val="en-US"/>
        </w:rPr>
        <w:t>true</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p>
    <w:p w14:paraId="60A4CDA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2D72F8C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2EBFDA6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CNUMERIC_3</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112AFDB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r w:rsidRPr="00F07B9E">
        <w:rPr>
          <w:rFonts w:ascii="Consolas" w:hAnsi="Consolas" w:cs="Consolas"/>
          <w:color w:val="000000"/>
          <w:sz w:val="20"/>
          <w:lang w:val="en-US"/>
        </w:rPr>
        <w:t>NUMERIC(3)</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p>
    <w:p w14:paraId="3953E37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r w:rsidRPr="00F07B9E">
        <w:rPr>
          <w:rFonts w:ascii="Consolas" w:hAnsi="Consolas" w:cs="Consolas"/>
          <w:color w:val="000000"/>
          <w:sz w:val="20"/>
          <w:lang w:val="en-US"/>
        </w:rPr>
        <w:t>NUMERIC(3)</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p>
    <w:p w14:paraId="624B315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r w:rsidRPr="00F07B9E">
        <w:rPr>
          <w:rFonts w:ascii="Consolas" w:hAnsi="Consolas" w:cs="Consolas"/>
          <w:color w:val="000000"/>
          <w:sz w:val="20"/>
          <w:lang w:val="en-US"/>
        </w:rPr>
        <w:t>true</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p>
    <w:p w14:paraId="79B0A4E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08B32B0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5C858D3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CNUMERIC_5_2</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0A877E9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r w:rsidRPr="00F07B9E">
        <w:rPr>
          <w:rFonts w:ascii="Consolas" w:hAnsi="Consolas" w:cs="Consolas"/>
          <w:color w:val="000000"/>
          <w:sz w:val="20"/>
          <w:lang w:val="en-US"/>
        </w:rPr>
        <w:t>NUMERIC(5,2)</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p>
    <w:p w14:paraId="0B10AAF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r w:rsidRPr="00F07B9E">
        <w:rPr>
          <w:rFonts w:ascii="Consolas" w:hAnsi="Consolas" w:cs="Consolas"/>
          <w:color w:val="000000"/>
          <w:sz w:val="20"/>
          <w:lang w:val="en-US"/>
        </w:rPr>
        <w:t>NUMERIC(5,2)</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p>
    <w:p w14:paraId="197AC6F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r w:rsidRPr="00F07B9E">
        <w:rPr>
          <w:rFonts w:ascii="Consolas" w:hAnsi="Consolas" w:cs="Consolas"/>
          <w:color w:val="000000"/>
          <w:sz w:val="20"/>
          <w:lang w:val="en-US"/>
        </w:rPr>
        <w:t>true</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p>
    <w:p w14:paraId="162F4B9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2F73CE9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approximate numerics types --&gt;</w:t>
      </w:r>
    </w:p>
    <w:p w14:paraId="08C9AF4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3C552B2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CREAL</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2A6454A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r w:rsidRPr="00F07B9E">
        <w:rPr>
          <w:rFonts w:ascii="Consolas" w:hAnsi="Consolas" w:cs="Consolas"/>
          <w:color w:val="000000"/>
          <w:sz w:val="20"/>
          <w:lang w:val="en-US"/>
        </w:rPr>
        <w:t>REAL</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p>
    <w:p w14:paraId="66103EF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r w:rsidRPr="00F07B9E">
        <w:rPr>
          <w:rFonts w:ascii="Consolas" w:hAnsi="Consolas" w:cs="Consolas"/>
          <w:color w:val="000000"/>
          <w:sz w:val="20"/>
          <w:lang w:val="en-US"/>
        </w:rPr>
        <w:t>REAL</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p>
    <w:p w14:paraId="184C81B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r w:rsidRPr="00F07B9E">
        <w:rPr>
          <w:rFonts w:ascii="Consolas" w:hAnsi="Consolas" w:cs="Consolas"/>
          <w:color w:val="000000"/>
          <w:sz w:val="20"/>
          <w:lang w:val="en-US"/>
        </w:rPr>
        <w:t>true</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p>
    <w:p w14:paraId="4A1835B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1DD1CC8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14A12EF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CFLOAT</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0693893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r w:rsidRPr="00F07B9E">
        <w:rPr>
          <w:rFonts w:ascii="Consolas" w:hAnsi="Consolas" w:cs="Consolas"/>
          <w:color w:val="000000"/>
          <w:sz w:val="20"/>
          <w:lang w:val="en-US"/>
        </w:rPr>
        <w:t>FLOAT</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p>
    <w:p w14:paraId="65046B8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r w:rsidRPr="00F07B9E">
        <w:rPr>
          <w:rFonts w:ascii="Consolas" w:hAnsi="Consolas" w:cs="Consolas"/>
          <w:color w:val="000000"/>
          <w:sz w:val="20"/>
          <w:lang w:val="en-US"/>
        </w:rPr>
        <w:t>FLOAT</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p>
    <w:p w14:paraId="759F1F9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r w:rsidRPr="00F07B9E">
        <w:rPr>
          <w:rFonts w:ascii="Consolas" w:hAnsi="Consolas" w:cs="Consolas"/>
          <w:color w:val="000000"/>
          <w:sz w:val="20"/>
          <w:lang w:val="en-US"/>
        </w:rPr>
        <w:t>true</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p>
    <w:p w14:paraId="748BF17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37BB6E1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2C7C79E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CFLOAT_13</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3E5D2FD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r w:rsidRPr="00F07B9E">
        <w:rPr>
          <w:rFonts w:ascii="Consolas" w:hAnsi="Consolas" w:cs="Consolas"/>
          <w:color w:val="000000"/>
          <w:sz w:val="20"/>
          <w:lang w:val="en-US"/>
        </w:rPr>
        <w:t>FLOAT(13)</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p>
    <w:p w14:paraId="1801294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r w:rsidRPr="00F07B9E">
        <w:rPr>
          <w:rFonts w:ascii="Consolas" w:hAnsi="Consolas" w:cs="Consolas"/>
          <w:color w:val="000000"/>
          <w:sz w:val="20"/>
          <w:lang w:val="en-US"/>
        </w:rPr>
        <w:t>FLOAT(13)</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p>
    <w:p w14:paraId="7F99E21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r w:rsidRPr="00F07B9E">
        <w:rPr>
          <w:rFonts w:ascii="Consolas" w:hAnsi="Consolas" w:cs="Consolas"/>
          <w:color w:val="000000"/>
          <w:sz w:val="20"/>
          <w:lang w:val="en-US"/>
        </w:rPr>
        <w:t>true</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p>
    <w:p w14:paraId="4D83368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3DD0302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lastRenderedPageBreak/>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76D4818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CDOUBLE_PRECISION</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517A738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r w:rsidRPr="00F07B9E">
        <w:rPr>
          <w:rFonts w:ascii="Consolas" w:hAnsi="Consolas" w:cs="Consolas"/>
          <w:color w:val="000000"/>
          <w:sz w:val="20"/>
          <w:lang w:val="en-US"/>
        </w:rPr>
        <w:t>DOUBLE PRECISION</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p>
    <w:p w14:paraId="61AE1D1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r w:rsidRPr="00F07B9E">
        <w:rPr>
          <w:rFonts w:ascii="Consolas" w:hAnsi="Consolas" w:cs="Consolas"/>
          <w:color w:val="000000"/>
          <w:sz w:val="20"/>
          <w:lang w:val="en-US"/>
        </w:rPr>
        <w:t>DOUBLE PRECISION</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p>
    <w:p w14:paraId="6F9FC80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r w:rsidRPr="00F07B9E">
        <w:rPr>
          <w:rFonts w:ascii="Consolas" w:hAnsi="Consolas" w:cs="Consolas"/>
          <w:color w:val="000000"/>
          <w:sz w:val="20"/>
          <w:lang w:val="en-US"/>
        </w:rPr>
        <w:t>true</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p>
    <w:p w14:paraId="5FC9EDB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60B072D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date and time types  --&gt;</w:t>
      </w:r>
    </w:p>
    <w:p w14:paraId="6C32B69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70947F5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CDATE</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0BE56859"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en-US"/>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type</w:t>
      </w:r>
      <w:r w:rsidRPr="00F07B9E">
        <w:rPr>
          <w:rFonts w:ascii="Consolas" w:hAnsi="Consolas" w:cs="Consolas"/>
          <w:color w:val="008080"/>
          <w:sz w:val="20"/>
          <w:lang w:val="fr-CH"/>
        </w:rPr>
        <w:t>&gt;</w:t>
      </w:r>
      <w:r w:rsidRPr="00F07B9E">
        <w:rPr>
          <w:rFonts w:ascii="Consolas" w:hAnsi="Consolas" w:cs="Consolas"/>
          <w:color w:val="000000"/>
          <w:sz w:val="20"/>
          <w:lang w:val="fr-CH"/>
        </w:rPr>
        <w:t>DATE</w:t>
      </w:r>
      <w:r w:rsidRPr="00F07B9E">
        <w:rPr>
          <w:rFonts w:ascii="Consolas" w:hAnsi="Consolas" w:cs="Consolas"/>
          <w:color w:val="008080"/>
          <w:sz w:val="20"/>
          <w:lang w:val="fr-CH"/>
        </w:rPr>
        <w:t>&lt;/</w:t>
      </w:r>
      <w:r w:rsidRPr="00F07B9E">
        <w:rPr>
          <w:rFonts w:ascii="Consolas" w:hAnsi="Consolas" w:cs="Consolas"/>
          <w:color w:val="3F7F7F"/>
          <w:sz w:val="20"/>
          <w:lang w:val="fr-CH"/>
        </w:rPr>
        <w:t>type</w:t>
      </w:r>
      <w:r w:rsidRPr="00F07B9E">
        <w:rPr>
          <w:rFonts w:ascii="Consolas" w:hAnsi="Consolas" w:cs="Consolas"/>
          <w:color w:val="008080"/>
          <w:sz w:val="20"/>
          <w:lang w:val="fr-CH"/>
        </w:rPr>
        <w:t>&gt;</w:t>
      </w:r>
    </w:p>
    <w:p w14:paraId="7AE0E609"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typeOriginal</w:t>
      </w:r>
      <w:r w:rsidRPr="00F07B9E">
        <w:rPr>
          <w:rFonts w:ascii="Consolas" w:hAnsi="Consolas" w:cs="Consolas"/>
          <w:color w:val="008080"/>
          <w:sz w:val="20"/>
          <w:lang w:val="fr-CH"/>
        </w:rPr>
        <w:t>&gt;</w:t>
      </w:r>
      <w:r w:rsidRPr="00F07B9E">
        <w:rPr>
          <w:rFonts w:ascii="Consolas" w:hAnsi="Consolas" w:cs="Consolas"/>
          <w:color w:val="000000"/>
          <w:sz w:val="20"/>
          <w:lang w:val="fr-CH"/>
        </w:rPr>
        <w:t>DATE</w:t>
      </w:r>
      <w:r w:rsidRPr="00F07B9E">
        <w:rPr>
          <w:rFonts w:ascii="Consolas" w:hAnsi="Consolas" w:cs="Consolas"/>
          <w:color w:val="008080"/>
          <w:sz w:val="20"/>
          <w:lang w:val="fr-CH"/>
        </w:rPr>
        <w:t>&lt;/</w:t>
      </w:r>
      <w:r w:rsidRPr="00F07B9E">
        <w:rPr>
          <w:rFonts w:ascii="Consolas" w:hAnsi="Consolas" w:cs="Consolas"/>
          <w:color w:val="3F7F7F"/>
          <w:sz w:val="20"/>
          <w:lang w:val="fr-CH"/>
        </w:rPr>
        <w:t>typeOriginal</w:t>
      </w:r>
      <w:r w:rsidRPr="00F07B9E">
        <w:rPr>
          <w:rFonts w:ascii="Consolas" w:hAnsi="Consolas" w:cs="Consolas"/>
          <w:color w:val="008080"/>
          <w:sz w:val="20"/>
          <w:lang w:val="fr-CH"/>
        </w:rPr>
        <w:t>&gt;</w:t>
      </w:r>
    </w:p>
    <w:p w14:paraId="20E5E0F5"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nullable</w:t>
      </w:r>
      <w:r w:rsidRPr="00F07B9E">
        <w:rPr>
          <w:rFonts w:ascii="Consolas" w:hAnsi="Consolas" w:cs="Consolas"/>
          <w:color w:val="008080"/>
          <w:sz w:val="20"/>
          <w:lang w:val="fr-CH"/>
        </w:rPr>
        <w:t>&gt;</w:t>
      </w:r>
      <w:r w:rsidRPr="00F07B9E">
        <w:rPr>
          <w:rFonts w:ascii="Consolas" w:hAnsi="Consolas" w:cs="Consolas"/>
          <w:color w:val="000000"/>
          <w:sz w:val="20"/>
          <w:lang w:val="fr-CH"/>
        </w:rPr>
        <w:t>true</w:t>
      </w:r>
      <w:r w:rsidRPr="00F07B9E">
        <w:rPr>
          <w:rFonts w:ascii="Consolas" w:hAnsi="Consolas" w:cs="Consolas"/>
          <w:color w:val="008080"/>
          <w:sz w:val="20"/>
          <w:lang w:val="fr-CH"/>
        </w:rPr>
        <w:t>&lt;/</w:t>
      </w:r>
      <w:r w:rsidRPr="00F07B9E">
        <w:rPr>
          <w:rFonts w:ascii="Consolas" w:hAnsi="Consolas" w:cs="Consolas"/>
          <w:color w:val="3F7F7F"/>
          <w:sz w:val="20"/>
          <w:lang w:val="fr-CH"/>
        </w:rPr>
        <w:t>nullable</w:t>
      </w:r>
      <w:r w:rsidRPr="00F07B9E">
        <w:rPr>
          <w:rFonts w:ascii="Consolas" w:hAnsi="Consolas" w:cs="Consolas"/>
          <w:color w:val="008080"/>
          <w:sz w:val="20"/>
          <w:lang w:val="fr-CH"/>
        </w:rPr>
        <w:t>&gt;</w:t>
      </w:r>
    </w:p>
    <w:p w14:paraId="2DF3C9E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fr-CH"/>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7C94A36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6D4D075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CTIME</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3F1EC67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r w:rsidRPr="00F07B9E">
        <w:rPr>
          <w:rFonts w:ascii="Consolas" w:hAnsi="Consolas" w:cs="Consolas"/>
          <w:color w:val="000000"/>
          <w:sz w:val="20"/>
          <w:lang w:val="en-US"/>
        </w:rPr>
        <w:t>TIME</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p>
    <w:p w14:paraId="1AB03F1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r w:rsidRPr="00F07B9E">
        <w:rPr>
          <w:rFonts w:ascii="Consolas" w:hAnsi="Consolas" w:cs="Consolas"/>
          <w:color w:val="000000"/>
          <w:sz w:val="20"/>
          <w:lang w:val="en-US"/>
        </w:rPr>
        <w:t>TIME</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p>
    <w:p w14:paraId="7671EF6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r w:rsidRPr="00F07B9E">
        <w:rPr>
          <w:rFonts w:ascii="Consolas" w:hAnsi="Consolas" w:cs="Consolas"/>
          <w:color w:val="000000"/>
          <w:sz w:val="20"/>
          <w:lang w:val="en-US"/>
        </w:rPr>
        <w:t>true</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p>
    <w:p w14:paraId="0BF9771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7C5B7EC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5D1AAF8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CTIME_5</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63CD440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r w:rsidRPr="00F07B9E">
        <w:rPr>
          <w:rFonts w:ascii="Consolas" w:hAnsi="Consolas" w:cs="Consolas"/>
          <w:color w:val="000000"/>
          <w:sz w:val="20"/>
          <w:lang w:val="en-US"/>
        </w:rPr>
        <w:t>TIME(5)</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p>
    <w:p w14:paraId="54B7CD4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r w:rsidRPr="00F07B9E">
        <w:rPr>
          <w:rFonts w:ascii="Consolas" w:hAnsi="Consolas" w:cs="Consolas"/>
          <w:color w:val="000000"/>
          <w:sz w:val="20"/>
          <w:lang w:val="en-US"/>
        </w:rPr>
        <w:t>TIME(5)</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p>
    <w:p w14:paraId="2A4A3B7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r w:rsidRPr="00F07B9E">
        <w:rPr>
          <w:rFonts w:ascii="Consolas" w:hAnsi="Consolas" w:cs="Consolas"/>
          <w:color w:val="000000"/>
          <w:sz w:val="20"/>
          <w:lang w:val="en-US"/>
        </w:rPr>
        <w:t>true</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p>
    <w:p w14:paraId="7CD7F99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048E893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6B32025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CTIMESTAMP</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78902F1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r w:rsidRPr="00F07B9E">
        <w:rPr>
          <w:rFonts w:ascii="Consolas" w:hAnsi="Consolas" w:cs="Consolas"/>
          <w:color w:val="000000"/>
          <w:sz w:val="20"/>
          <w:lang w:val="en-US"/>
        </w:rPr>
        <w:t>TIMESTAMP</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p>
    <w:p w14:paraId="4E6ACEB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r w:rsidRPr="00F07B9E">
        <w:rPr>
          <w:rFonts w:ascii="Consolas" w:hAnsi="Consolas" w:cs="Consolas"/>
          <w:color w:val="000000"/>
          <w:sz w:val="20"/>
          <w:lang w:val="en-US"/>
        </w:rPr>
        <w:t>TIMESTAMP</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p>
    <w:p w14:paraId="7289CC4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r w:rsidRPr="00F07B9E">
        <w:rPr>
          <w:rFonts w:ascii="Consolas" w:hAnsi="Consolas" w:cs="Consolas"/>
          <w:color w:val="000000"/>
          <w:sz w:val="20"/>
          <w:lang w:val="en-US"/>
        </w:rPr>
        <w:t>true</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p>
    <w:p w14:paraId="2B6D97C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26658AA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2086350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CTIMESTAMP_7</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57AD95D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r w:rsidRPr="00F07B9E">
        <w:rPr>
          <w:rFonts w:ascii="Consolas" w:hAnsi="Consolas" w:cs="Consolas"/>
          <w:color w:val="000000"/>
          <w:sz w:val="20"/>
          <w:lang w:val="en-US"/>
        </w:rPr>
        <w:t>TIMESTAMP(7)</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p>
    <w:p w14:paraId="3959ADA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r w:rsidRPr="00F07B9E">
        <w:rPr>
          <w:rFonts w:ascii="Consolas" w:hAnsi="Consolas" w:cs="Consolas"/>
          <w:color w:val="000000"/>
          <w:sz w:val="20"/>
          <w:lang w:val="en-US"/>
        </w:rPr>
        <w:t>TIMESTAMP(7)</w:t>
      </w:r>
      <w:r w:rsidRPr="00F07B9E">
        <w:rPr>
          <w:rFonts w:ascii="Consolas" w:hAnsi="Consolas" w:cs="Consolas"/>
          <w:color w:val="008080"/>
          <w:sz w:val="20"/>
          <w:lang w:val="en-US"/>
        </w:rPr>
        <w:t>&lt;/</w:t>
      </w:r>
      <w:r w:rsidRPr="00F07B9E">
        <w:rPr>
          <w:rFonts w:ascii="Consolas" w:hAnsi="Consolas" w:cs="Consolas"/>
          <w:color w:val="3F7F7F"/>
          <w:sz w:val="20"/>
          <w:lang w:val="en-US"/>
        </w:rPr>
        <w:t>typeOriginal</w:t>
      </w:r>
      <w:r w:rsidRPr="00F07B9E">
        <w:rPr>
          <w:rFonts w:ascii="Consolas" w:hAnsi="Consolas" w:cs="Consolas"/>
          <w:color w:val="008080"/>
          <w:sz w:val="20"/>
          <w:lang w:val="en-US"/>
        </w:rPr>
        <w:t>&gt;</w:t>
      </w:r>
    </w:p>
    <w:p w14:paraId="406785A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r w:rsidRPr="00F07B9E">
        <w:rPr>
          <w:rFonts w:ascii="Consolas" w:hAnsi="Consolas" w:cs="Consolas"/>
          <w:color w:val="000000"/>
          <w:sz w:val="20"/>
          <w:lang w:val="en-US"/>
        </w:rPr>
        <w:t>true</w:t>
      </w:r>
      <w:r w:rsidRPr="00F07B9E">
        <w:rPr>
          <w:rFonts w:ascii="Consolas" w:hAnsi="Consolas" w:cs="Consolas"/>
          <w:color w:val="008080"/>
          <w:sz w:val="20"/>
          <w:lang w:val="en-US"/>
        </w:rPr>
        <w:t>&lt;/</w:t>
      </w:r>
      <w:r w:rsidRPr="00F07B9E">
        <w:rPr>
          <w:rFonts w:ascii="Consolas" w:hAnsi="Consolas" w:cs="Consolas"/>
          <w:color w:val="3F7F7F"/>
          <w:sz w:val="20"/>
          <w:lang w:val="en-US"/>
        </w:rPr>
        <w:t>nullable</w:t>
      </w:r>
      <w:r w:rsidRPr="00F07B9E">
        <w:rPr>
          <w:rFonts w:ascii="Consolas" w:hAnsi="Consolas" w:cs="Consolas"/>
          <w:color w:val="008080"/>
          <w:sz w:val="20"/>
          <w:lang w:val="en-US"/>
        </w:rPr>
        <w:t>&gt;</w:t>
      </w:r>
    </w:p>
    <w:p w14:paraId="5E7F5B6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56E1F19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columns</w:t>
      </w:r>
      <w:r w:rsidRPr="00F07B9E">
        <w:rPr>
          <w:rFonts w:ascii="Consolas" w:hAnsi="Consolas" w:cs="Consolas"/>
          <w:color w:val="008080"/>
          <w:sz w:val="20"/>
          <w:lang w:val="en-US"/>
        </w:rPr>
        <w:t>&gt;</w:t>
      </w:r>
    </w:p>
    <w:p w14:paraId="34FE9ED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primaryKey</w:t>
      </w:r>
      <w:r w:rsidRPr="00F07B9E">
        <w:rPr>
          <w:rFonts w:ascii="Consolas" w:hAnsi="Consolas" w:cs="Consolas"/>
          <w:color w:val="008080"/>
          <w:sz w:val="20"/>
          <w:lang w:val="en-US"/>
        </w:rPr>
        <w:t>&gt;</w:t>
      </w:r>
    </w:p>
    <w:p w14:paraId="271FE47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TABLETEST1PK</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0D8D4F1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r w:rsidRPr="00F07B9E">
        <w:rPr>
          <w:rFonts w:ascii="Consolas" w:hAnsi="Consolas" w:cs="Consolas"/>
          <w:color w:val="000000"/>
          <w:sz w:val="20"/>
          <w:lang w:val="en-US"/>
        </w:rPr>
        <w:t>CCHARACTER</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01205B1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r w:rsidRPr="00F07B9E">
        <w:rPr>
          <w:rFonts w:ascii="Consolas" w:hAnsi="Consolas" w:cs="Consolas"/>
          <w:color w:val="000000"/>
          <w:sz w:val="20"/>
          <w:lang w:val="en-US"/>
        </w:rPr>
        <w:t>CINTEGER</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5152144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primaryKey</w:t>
      </w:r>
      <w:r w:rsidRPr="00F07B9E">
        <w:rPr>
          <w:rFonts w:ascii="Consolas" w:hAnsi="Consolas" w:cs="Consolas"/>
          <w:color w:val="008080"/>
          <w:sz w:val="20"/>
          <w:lang w:val="en-US"/>
        </w:rPr>
        <w:t>&gt;</w:t>
      </w:r>
    </w:p>
    <w:p w14:paraId="54E0F31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rows</w:t>
      </w:r>
      <w:r w:rsidRPr="00F07B9E">
        <w:rPr>
          <w:rFonts w:ascii="Consolas" w:hAnsi="Consolas" w:cs="Consolas"/>
          <w:color w:val="008080"/>
          <w:sz w:val="20"/>
          <w:lang w:val="en-US"/>
        </w:rPr>
        <w:t>&gt;</w:t>
      </w:r>
      <w:r w:rsidRPr="00F07B9E">
        <w:rPr>
          <w:rFonts w:ascii="Consolas" w:hAnsi="Consolas" w:cs="Consolas"/>
          <w:color w:val="000000"/>
          <w:sz w:val="20"/>
          <w:lang w:val="en-US"/>
        </w:rPr>
        <w:t>1</w:t>
      </w:r>
      <w:r w:rsidRPr="00F07B9E">
        <w:rPr>
          <w:rFonts w:ascii="Consolas" w:hAnsi="Consolas" w:cs="Consolas"/>
          <w:color w:val="008080"/>
          <w:sz w:val="20"/>
          <w:lang w:val="en-US"/>
        </w:rPr>
        <w:t>&lt;/</w:t>
      </w:r>
      <w:r w:rsidRPr="00F07B9E">
        <w:rPr>
          <w:rFonts w:ascii="Consolas" w:hAnsi="Consolas" w:cs="Consolas"/>
          <w:color w:val="3F7F7F"/>
          <w:sz w:val="20"/>
          <w:lang w:val="en-US"/>
        </w:rPr>
        <w:t>rows</w:t>
      </w:r>
      <w:r w:rsidRPr="00F07B9E">
        <w:rPr>
          <w:rFonts w:ascii="Consolas" w:hAnsi="Consolas" w:cs="Consolas"/>
          <w:color w:val="008080"/>
          <w:sz w:val="20"/>
          <w:lang w:val="en-US"/>
        </w:rPr>
        <w:t>&gt;</w:t>
      </w:r>
    </w:p>
    <w:p w14:paraId="54DA6BA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table</w:t>
      </w:r>
      <w:r w:rsidRPr="00F07B9E">
        <w:rPr>
          <w:rFonts w:ascii="Consolas" w:hAnsi="Consolas" w:cs="Consolas"/>
          <w:color w:val="008080"/>
          <w:sz w:val="20"/>
          <w:lang w:val="en-US"/>
        </w:rPr>
        <w:t>&gt;</w:t>
      </w:r>
    </w:p>
    <w:p w14:paraId="5A5FFB1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p>
    <w:p w14:paraId="2F31A2D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advanced table --&gt;</w:t>
      </w:r>
    </w:p>
    <w:p w14:paraId="1E41C08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table</w:t>
      </w:r>
      <w:r w:rsidRPr="00F07B9E">
        <w:rPr>
          <w:rFonts w:ascii="Consolas" w:hAnsi="Consolas" w:cs="Consolas"/>
          <w:color w:val="008080"/>
          <w:sz w:val="20"/>
          <w:lang w:val="en-US"/>
        </w:rPr>
        <w:t>&gt;</w:t>
      </w:r>
    </w:p>
    <w:p w14:paraId="5B8365B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TABLETEST2</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5AE0F3B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folder</w:t>
      </w:r>
      <w:r w:rsidRPr="00F07B9E">
        <w:rPr>
          <w:rFonts w:ascii="Consolas" w:hAnsi="Consolas" w:cs="Consolas"/>
          <w:color w:val="008080"/>
          <w:sz w:val="20"/>
          <w:lang w:val="en-US"/>
        </w:rPr>
        <w:t>&gt;</w:t>
      </w:r>
      <w:r w:rsidRPr="00F07B9E">
        <w:rPr>
          <w:rFonts w:ascii="Consolas" w:hAnsi="Consolas" w:cs="Consolas"/>
          <w:color w:val="000000"/>
          <w:sz w:val="20"/>
          <w:lang w:val="en-US"/>
        </w:rPr>
        <w:t>table1</w:t>
      </w:r>
      <w:r w:rsidRPr="00F07B9E">
        <w:rPr>
          <w:rFonts w:ascii="Consolas" w:hAnsi="Consolas" w:cs="Consolas"/>
          <w:color w:val="008080"/>
          <w:sz w:val="20"/>
          <w:lang w:val="en-US"/>
        </w:rPr>
        <w:t>&lt;/</w:t>
      </w:r>
      <w:r w:rsidRPr="00F07B9E">
        <w:rPr>
          <w:rFonts w:ascii="Consolas" w:hAnsi="Consolas" w:cs="Consolas"/>
          <w:color w:val="3F7F7F"/>
          <w:sz w:val="20"/>
          <w:lang w:val="en-US"/>
        </w:rPr>
        <w:t>folder</w:t>
      </w:r>
      <w:r w:rsidRPr="00F07B9E">
        <w:rPr>
          <w:rFonts w:ascii="Consolas" w:hAnsi="Consolas" w:cs="Consolas"/>
          <w:color w:val="008080"/>
          <w:sz w:val="20"/>
          <w:lang w:val="en-US"/>
        </w:rPr>
        <w:t>&gt;</w:t>
      </w:r>
    </w:p>
    <w:p w14:paraId="02F1B69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description</w:t>
      </w:r>
      <w:r w:rsidRPr="00F07B9E">
        <w:rPr>
          <w:rFonts w:ascii="Consolas" w:hAnsi="Consolas" w:cs="Consolas"/>
          <w:sz w:val="20"/>
          <w:lang w:val="en-US"/>
        </w:rPr>
        <w:t xml:space="preserve"> </w:t>
      </w:r>
      <w:r w:rsidRPr="00F07B9E">
        <w:rPr>
          <w:rFonts w:ascii="Consolas" w:hAnsi="Consolas" w:cs="Consolas"/>
          <w:color w:val="008080"/>
          <w:sz w:val="20"/>
          <w:lang w:val="en-US"/>
        </w:rPr>
        <w:t>/&gt;</w:t>
      </w:r>
    </w:p>
    <w:p w14:paraId="0DF6071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columns</w:t>
      </w:r>
      <w:r w:rsidRPr="00F07B9E">
        <w:rPr>
          <w:rFonts w:ascii="Consolas" w:hAnsi="Consolas" w:cs="Consolas"/>
          <w:color w:val="008080"/>
          <w:sz w:val="20"/>
          <w:lang w:val="en-US"/>
        </w:rPr>
        <w:t>&gt;</w:t>
      </w:r>
    </w:p>
    <w:p w14:paraId="327B919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498E401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ID</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713D0565"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en-US"/>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type</w:t>
      </w:r>
      <w:r w:rsidRPr="00F07B9E">
        <w:rPr>
          <w:rFonts w:ascii="Consolas" w:hAnsi="Consolas" w:cs="Consolas"/>
          <w:color w:val="008080"/>
          <w:sz w:val="20"/>
          <w:lang w:val="fr-CH"/>
        </w:rPr>
        <w:t>&gt;</w:t>
      </w:r>
      <w:r w:rsidRPr="00F07B9E">
        <w:rPr>
          <w:rFonts w:ascii="Consolas" w:hAnsi="Consolas" w:cs="Consolas"/>
          <w:color w:val="000000"/>
          <w:sz w:val="20"/>
          <w:lang w:val="fr-CH"/>
        </w:rPr>
        <w:t>INTEGER</w:t>
      </w:r>
      <w:r w:rsidRPr="00F07B9E">
        <w:rPr>
          <w:rFonts w:ascii="Consolas" w:hAnsi="Consolas" w:cs="Consolas"/>
          <w:color w:val="008080"/>
          <w:sz w:val="20"/>
          <w:lang w:val="fr-CH"/>
        </w:rPr>
        <w:t>&lt;/</w:t>
      </w:r>
      <w:r w:rsidRPr="00F07B9E">
        <w:rPr>
          <w:rFonts w:ascii="Consolas" w:hAnsi="Consolas" w:cs="Consolas"/>
          <w:color w:val="3F7F7F"/>
          <w:sz w:val="20"/>
          <w:lang w:val="fr-CH"/>
        </w:rPr>
        <w:t>type</w:t>
      </w:r>
      <w:r w:rsidRPr="00F07B9E">
        <w:rPr>
          <w:rFonts w:ascii="Consolas" w:hAnsi="Consolas" w:cs="Consolas"/>
          <w:color w:val="008080"/>
          <w:sz w:val="20"/>
          <w:lang w:val="fr-CH"/>
        </w:rPr>
        <w:t>&gt;</w:t>
      </w:r>
    </w:p>
    <w:p w14:paraId="4D04F47E" w14:textId="77777777" w:rsidR="00814B07" w:rsidRPr="00F07B9E" w:rsidRDefault="00814B07" w:rsidP="00814B0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nullable</w:t>
      </w:r>
      <w:r w:rsidRPr="00F07B9E">
        <w:rPr>
          <w:rFonts w:ascii="Consolas" w:hAnsi="Consolas" w:cs="Consolas"/>
          <w:color w:val="008080"/>
          <w:sz w:val="20"/>
          <w:lang w:val="fr-CH"/>
        </w:rPr>
        <w:t>&gt;</w:t>
      </w:r>
      <w:r w:rsidRPr="00F07B9E">
        <w:rPr>
          <w:rFonts w:ascii="Consolas" w:hAnsi="Consolas" w:cs="Consolas"/>
          <w:color w:val="000000"/>
          <w:sz w:val="20"/>
          <w:lang w:val="fr-CH"/>
        </w:rPr>
        <w:t>false</w:t>
      </w:r>
      <w:r w:rsidRPr="00F07B9E">
        <w:rPr>
          <w:rFonts w:ascii="Consolas" w:hAnsi="Consolas" w:cs="Consolas"/>
          <w:color w:val="008080"/>
          <w:sz w:val="20"/>
          <w:lang w:val="fr-CH"/>
        </w:rPr>
        <w:t>&lt;/</w:t>
      </w:r>
      <w:r w:rsidRPr="00F07B9E">
        <w:rPr>
          <w:rFonts w:ascii="Consolas" w:hAnsi="Consolas" w:cs="Consolas"/>
          <w:color w:val="3F7F7F"/>
          <w:sz w:val="20"/>
          <w:lang w:val="fr-CH"/>
        </w:rPr>
        <w:t>nullable</w:t>
      </w:r>
      <w:r w:rsidRPr="00F07B9E">
        <w:rPr>
          <w:rFonts w:ascii="Consolas" w:hAnsi="Consolas" w:cs="Consolas"/>
          <w:color w:val="008080"/>
          <w:sz w:val="20"/>
          <w:lang w:val="fr-CH"/>
        </w:rPr>
        <w:t>&gt;</w:t>
      </w:r>
    </w:p>
    <w:p w14:paraId="522468E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fr-CH"/>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59D94BA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0038D29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lastRenderedPageBreak/>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CDISTINCT</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1EF39AD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typeName</w:t>
      </w:r>
      <w:r w:rsidRPr="00F07B9E">
        <w:rPr>
          <w:rFonts w:ascii="Consolas" w:hAnsi="Consolas" w:cs="Consolas"/>
          <w:color w:val="008080"/>
          <w:sz w:val="20"/>
          <w:lang w:val="en-US"/>
        </w:rPr>
        <w:t>&gt;</w:t>
      </w:r>
      <w:r w:rsidRPr="00F07B9E">
        <w:rPr>
          <w:rFonts w:ascii="Consolas" w:hAnsi="Consolas" w:cs="Consolas"/>
          <w:color w:val="000000"/>
          <w:sz w:val="20"/>
          <w:lang w:val="en-US"/>
        </w:rPr>
        <w:t>TDISTINT</w:t>
      </w:r>
      <w:r w:rsidRPr="00F07B9E">
        <w:rPr>
          <w:rFonts w:ascii="Consolas" w:hAnsi="Consolas" w:cs="Consolas"/>
          <w:color w:val="008080"/>
          <w:sz w:val="20"/>
          <w:lang w:val="en-US"/>
        </w:rPr>
        <w:t>&lt;/</w:t>
      </w:r>
      <w:r w:rsidRPr="00F07B9E">
        <w:rPr>
          <w:rFonts w:ascii="Consolas" w:hAnsi="Consolas" w:cs="Consolas"/>
          <w:color w:val="3F7F7F"/>
          <w:sz w:val="20"/>
          <w:lang w:val="en-US"/>
        </w:rPr>
        <w:t>typeName</w:t>
      </w:r>
      <w:r w:rsidRPr="00F07B9E">
        <w:rPr>
          <w:rFonts w:ascii="Consolas" w:hAnsi="Consolas" w:cs="Consolas"/>
          <w:color w:val="008080"/>
          <w:sz w:val="20"/>
          <w:lang w:val="en-US"/>
        </w:rPr>
        <w:t>&gt;</w:t>
      </w:r>
    </w:p>
    <w:p w14:paraId="0286DAA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0A7E3C2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27D5E8E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CROW</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5454BCC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lobFolder</w:t>
      </w:r>
      <w:r w:rsidRPr="00F07B9E">
        <w:rPr>
          <w:rFonts w:ascii="Consolas" w:hAnsi="Consolas" w:cs="Consolas"/>
          <w:color w:val="008080"/>
          <w:sz w:val="20"/>
          <w:lang w:val="en-US"/>
        </w:rPr>
        <w:t>&gt;</w:t>
      </w:r>
      <w:r w:rsidRPr="00F07B9E">
        <w:rPr>
          <w:rFonts w:ascii="Consolas" w:hAnsi="Consolas" w:cs="Consolas"/>
          <w:color w:val="000000"/>
          <w:sz w:val="20"/>
          <w:lang w:val="en-US"/>
        </w:rPr>
        <w:t>lob2</w:t>
      </w:r>
      <w:r w:rsidRPr="00F07B9E">
        <w:rPr>
          <w:rFonts w:ascii="Consolas" w:hAnsi="Consolas" w:cs="Consolas"/>
          <w:color w:val="008080"/>
          <w:sz w:val="20"/>
          <w:lang w:val="en-US"/>
        </w:rPr>
        <w:t>&lt;/</w:t>
      </w:r>
      <w:r w:rsidRPr="00F07B9E">
        <w:rPr>
          <w:rFonts w:ascii="Consolas" w:hAnsi="Consolas" w:cs="Consolas"/>
          <w:color w:val="3F7F7F"/>
          <w:sz w:val="20"/>
          <w:lang w:val="en-US"/>
        </w:rPr>
        <w:t>lobFolder</w:t>
      </w:r>
      <w:r w:rsidRPr="00F07B9E">
        <w:rPr>
          <w:rFonts w:ascii="Consolas" w:hAnsi="Consolas" w:cs="Consolas"/>
          <w:color w:val="008080"/>
          <w:sz w:val="20"/>
          <w:lang w:val="en-US"/>
        </w:rPr>
        <w:t>&gt;</w:t>
      </w:r>
    </w:p>
    <w:p w14:paraId="51D9F05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typeName</w:t>
      </w:r>
      <w:r w:rsidRPr="00F07B9E">
        <w:rPr>
          <w:rFonts w:ascii="Consolas" w:hAnsi="Consolas" w:cs="Consolas"/>
          <w:color w:val="008080"/>
          <w:sz w:val="20"/>
          <w:lang w:val="en-US"/>
        </w:rPr>
        <w:t>&gt;</w:t>
      </w:r>
      <w:r w:rsidRPr="00F07B9E">
        <w:rPr>
          <w:rFonts w:ascii="Consolas" w:hAnsi="Consolas" w:cs="Consolas"/>
          <w:color w:val="000000"/>
          <w:sz w:val="20"/>
          <w:lang w:val="en-US"/>
        </w:rPr>
        <w:t>TROW</w:t>
      </w:r>
      <w:r w:rsidRPr="00F07B9E">
        <w:rPr>
          <w:rFonts w:ascii="Consolas" w:hAnsi="Consolas" w:cs="Consolas"/>
          <w:color w:val="008080"/>
          <w:sz w:val="20"/>
          <w:lang w:val="en-US"/>
        </w:rPr>
        <w:t>&lt;/</w:t>
      </w:r>
      <w:r w:rsidRPr="00F07B9E">
        <w:rPr>
          <w:rFonts w:ascii="Consolas" w:hAnsi="Consolas" w:cs="Consolas"/>
          <w:color w:val="3F7F7F"/>
          <w:sz w:val="20"/>
          <w:lang w:val="en-US"/>
        </w:rPr>
        <w:t>typeName</w:t>
      </w:r>
      <w:r w:rsidRPr="00F07B9E">
        <w:rPr>
          <w:rFonts w:ascii="Consolas" w:hAnsi="Consolas" w:cs="Consolas"/>
          <w:color w:val="008080"/>
          <w:sz w:val="20"/>
          <w:lang w:val="en-US"/>
        </w:rPr>
        <w:t>&gt;</w:t>
      </w:r>
    </w:p>
    <w:p w14:paraId="30E6595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fields</w:t>
      </w:r>
      <w:r w:rsidRPr="00F07B9E">
        <w:rPr>
          <w:rFonts w:ascii="Consolas" w:hAnsi="Consolas" w:cs="Consolas"/>
          <w:color w:val="008080"/>
          <w:sz w:val="20"/>
          <w:lang w:val="en-US"/>
        </w:rPr>
        <w:t>&gt;</w:t>
      </w:r>
    </w:p>
    <w:p w14:paraId="0FFEB56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TAPEID --&gt;</w:t>
      </w:r>
    </w:p>
    <w:p w14:paraId="3982E75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field</w:t>
      </w:r>
      <w:r w:rsidRPr="00F07B9E">
        <w:rPr>
          <w:rFonts w:ascii="Consolas" w:hAnsi="Consolas" w:cs="Consolas"/>
          <w:color w:val="008080"/>
          <w:sz w:val="20"/>
          <w:lang w:val="en-US"/>
        </w:rPr>
        <w:t>&gt;</w:t>
      </w:r>
    </w:p>
    <w:p w14:paraId="6DF2FA0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description</w:t>
      </w:r>
      <w:r w:rsidRPr="00F07B9E">
        <w:rPr>
          <w:rFonts w:ascii="Consolas" w:hAnsi="Consolas" w:cs="Consolas"/>
          <w:color w:val="008080"/>
          <w:sz w:val="20"/>
          <w:lang w:val="en-US"/>
        </w:rPr>
        <w:t>&gt;</w:t>
      </w:r>
      <w:r w:rsidRPr="00F07B9E">
        <w:rPr>
          <w:rFonts w:ascii="Consolas" w:hAnsi="Consolas" w:cs="Consolas"/>
          <w:color w:val="000000"/>
          <w:sz w:val="20"/>
          <w:lang w:val="en-US"/>
        </w:rPr>
        <w:t>Tape ID</w:t>
      </w:r>
      <w:r w:rsidRPr="00F07B9E">
        <w:rPr>
          <w:rFonts w:ascii="Consolas" w:hAnsi="Consolas" w:cs="Consolas"/>
          <w:color w:val="008080"/>
          <w:sz w:val="20"/>
          <w:lang w:val="en-US"/>
        </w:rPr>
        <w:t>&lt;/</w:t>
      </w:r>
      <w:r w:rsidRPr="00F07B9E">
        <w:rPr>
          <w:rFonts w:ascii="Consolas" w:hAnsi="Consolas" w:cs="Consolas"/>
          <w:color w:val="3F7F7F"/>
          <w:sz w:val="20"/>
          <w:lang w:val="en-US"/>
        </w:rPr>
        <w:t>description</w:t>
      </w:r>
      <w:r w:rsidRPr="00F07B9E">
        <w:rPr>
          <w:rFonts w:ascii="Consolas" w:hAnsi="Consolas" w:cs="Consolas"/>
          <w:color w:val="008080"/>
          <w:sz w:val="20"/>
          <w:lang w:val="en-US"/>
        </w:rPr>
        <w:t>&gt;</w:t>
      </w:r>
    </w:p>
    <w:p w14:paraId="1D6DF80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field</w:t>
      </w:r>
      <w:r w:rsidRPr="00F07B9E">
        <w:rPr>
          <w:rFonts w:ascii="Consolas" w:hAnsi="Consolas" w:cs="Consolas"/>
          <w:color w:val="008080"/>
          <w:sz w:val="20"/>
          <w:lang w:val="en-US"/>
        </w:rPr>
        <w:t>&gt;</w:t>
      </w:r>
    </w:p>
    <w:p w14:paraId="1ED1854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TRANSCRIPTION --&gt;</w:t>
      </w:r>
    </w:p>
    <w:p w14:paraId="66F1DE7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field</w:t>
      </w:r>
      <w:r w:rsidRPr="00F07B9E">
        <w:rPr>
          <w:rFonts w:ascii="Consolas" w:hAnsi="Consolas" w:cs="Consolas"/>
          <w:color w:val="008080"/>
          <w:sz w:val="20"/>
          <w:lang w:val="en-US"/>
        </w:rPr>
        <w:t>&gt;</w:t>
      </w:r>
    </w:p>
    <w:p w14:paraId="67F12D0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lobFolder</w:t>
      </w:r>
      <w:r w:rsidRPr="00F07B9E">
        <w:rPr>
          <w:rFonts w:ascii="Consolas" w:hAnsi="Consolas" w:cs="Consolas"/>
          <w:color w:val="008080"/>
          <w:sz w:val="20"/>
          <w:lang w:val="en-US"/>
        </w:rPr>
        <w:t>&gt;</w:t>
      </w:r>
      <w:r w:rsidRPr="00F07B9E">
        <w:rPr>
          <w:rFonts w:ascii="Consolas" w:hAnsi="Consolas" w:cs="Consolas"/>
          <w:color w:val="000000"/>
          <w:sz w:val="20"/>
          <w:lang w:val="en-US"/>
        </w:rPr>
        <w:t>field1</w:t>
      </w:r>
      <w:r w:rsidRPr="00F07B9E">
        <w:rPr>
          <w:rFonts w:ascii="Consolas" w:hAnsi="Consolas" w:cs="Consolas"/>
          <w:color w:val="008080"/>
          <w:sz w:val="20"/>
          <w:lang w:val="en-US"/>
        </w:rPr>
        <w:t>&lt;/</w:t>
      </w:r>
      <w:r w:rsidRPr="00F07B9E">
        <w:rPr>
          <w:rFonts w:ascii="Consolas" w:hAnsi="Consolas" w:cs="Consolas"/>
          <w:color w:val="3F7F7F"/>
          <w:sz w:val="20"/>
          <w:lang w:val="en-US"/>
        </w:rPr>
        <w:t>lobFolder</w:t>
      </w:r>
      <w:r w:rsidRPr="00F07B9E">
        <w:rPr>
          <w:rFonts w:ascii="Consolas" w:hAnsi="Consolas" w:cs="Consolas"/>
          <w:color w:val="008080"/>
          <w:sz w:val="20"/>
          <w:lang w:val="en-US"/>
        </w:rPr>
        <w:t>&gt;</w:t>
      </w:r>
    </w:p>
    <w:p w14:paraId="2A58B07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description</w:t>
      </w:r>
      <w:r w:rsidRPr="00F07B9E">
        <w:rPr>
          <w:rFonts w:ascii="Consolas" w:hAnsi="Consolas" w:cs="Consolas"/>
          <w:color w:val="008080"/>
          <w:sz w:val="20"/>
          <w:lang w:val="en-US"/>
        </w:rPr>
        <w:t>&gt;</w:t>
      </w:r>
      <w:r w:rsidRPr="00F07B9E">
        <w:rPr>
          <w:rFonts w:ascii="Consolas" w:hAnsi="Consolas" w:cs="Consolas"/>
          <w:color w:val="000000"/>
          <w:sz w:val="20"/>
          <w:lang w:val="en-US"/>
        </w:rPr>
        <w:t>Tape transcription</w:t>
      </w:r>
      <w:r w:rsidRPr="00F07B9E">
        <w:rPr>
          <w:rFonts w:ascii="Consolas" w:hAnsi="Consolas" w:cs="Consolas"/>
          <w:color w:val="008080"/>
          <w:sz w:val="20"/>
          <w:lang w:val="en-US"/>
        </w:rPr>
        <w:t>&lt;/</w:t>
      </w:r>
      <w:r w:rsidRPr="00F07B9E">
        <w:rPr>
          <w:rFonts w:ascii="Consolas" w:hAnsi="Consolas" w:cs="Consolas"/>
          <w:color w:val="3F7F7F"/>
          <w:sz w:val="20"/>
          <w:lang w:val="en-US"/>
        </w:rPr>
        <w:t>description</w:t>
      </w:r>
      <w:r w:rsidRPr="00F07B9E">
        <w:rPr>
          <w:rFonts w:ascii="Consolas" w:hAnsi="Consolas" w:cs="Consolas"/>
          <w:color w:val="008080"/>
          <w:sz w:val="20"/>
          <w:lang w:val="en-US"/>
        </w:rPr>
        <w:t>&gt;</w:t>
      </w:r>
    </w:p>
    <w:p w14:paraId="2777BAE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field</w:t>
      </w:r>
      <w:r w:rsidRPr="00F07B9E">
        <w:rPr>
          <w:rFonts w:ascii="Consolas" w:hAnsi="Consolas" w:cs="Consolas"/>
          <w:color w:val="008080"/>
          <w:sz w:val="20"/>
          <w:lang w:val="en-US"/>
        </w:rPr>
        <w:t>&gt;</w:t>
      </w:r>
    </w:p>
    <w:p w14:paraId="3749DD5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SOUND --&gt;</w:t>
      </w:r>
    </w:p>
    <w:p w14:paraId="27BC95D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field</w:t>
      </w:r>
      <w:r w:rsidRPr="00F07B9E">
        <w:rPr>
          <w:rFonts w:ascii="Consolas" w:hAnsi="Consolas" w:cs="Consolas"/>
          <w:color w:val="008080"/>
          <w:sz w:val="20"/>
          <w:lang w:val="en-US"/>
        </w:rPr>
        <w:t>&gt;</w:t>
      </w:r>
    </w:p>
    <w:p w14:paraId="08CD270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lobFolder</w:t>
      </w:r>
      <w:r w:rsidRPr="00F07B9E">
        <w:rPr>
          <w:rFonts w:ascii="Consolas" w:hAnsi="Consolas" w:cs="Consolas"/>
          <w:color w:val="008080"/>
          <w:sz w:val="20"/>
          <w:lang w:val="en-US"/>
        </w:rPr>
        <w:t>&gt;</w:t>
      </w:r>
      <w:r w:rsidRPr="00F07B9E">
        <w:rPr>
          <w:rFonts w:ascii="Consolas" w:hAnsi="Consolas" w:cs="Consolas"/>
          <w:color w:val="000000"/>
          <w:sz w:val="20"/>
          <w:lang w:val="en-US"/>
        </w:rPr>
        <w:t>field2</w:t>
      </w:r>
      <w:r w:rsidRPr="00F07B9E">
        <w:rPr>
          <w:rFonts w:ascii="Consolas" w:hAnsi="Consolas" w:cs="Consolas"/>
          <w:color w:val="008080"/>
          <w:sz w:val="20"/>
          <w:lang w:val="en-US"/>
        </w:rPr>
        <w:t>&lt;/</w:t>
      </w:r>
      <w:r w:rsidRPr="00F07B9E">
        <w:rPr>
          <w:rFonts w:ascii="Consolas" w:hAnsi="Consolas" w:cs="Consolas"/>
          <w:color w:val="3F7F7F"/>
          <w:sz w:val="20"/>
          <w:lang w:val="en-US"/>
        </w:rPr>
        <w:t>lobFolder</w:t>
      </w:r>
      <w:r w:rsidRPr="00F07B9E">
        <w:rPr>
          <w:rFonts w:ascii="Consolas" w:hAnsi="Consolas" w:cs="Consolas"/>
          <w:color w:val="008080"/>
          <w:sz w:val="20"/>
          <w:lang w:val="en-US"/>
        </w:rPr>
        <w:t>&gt;</w:t>
      </w:r>
    </w:p>
    <w:p w14:paraId="415F342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mimeType</w:t>
      </w:r>
      <w:r w:rsidRPr="00F07B9E">
        <w:rPr>
          <w:rFonts w:ascii="Consolas" w:hAnsi="Consolas" w:cs="Consolas"/>
          <w:color w:val="008080"/>
          <w:sz w:val="20"/>
          <w:lang w:val="en-US"/>
        </w:rPr>
        <w:t>&gt;</w:t>
      </w:r>
      <w:r w:rsidRPr="00F07B9E">
        <w:rPr>
          <w:rFonts w:ascii="Consolas" w:hAnsi="Consolas" w:cs="Consolas"/>
          <w:color w:val="000000"/>
          <w:sz w:val="20"/>
          <w:lang w:val="en-US"/>
        </w:rPr>
        <w:t>audio/mpeg</w:t>
      </w:r>
      <w:r w:rsidRPr="00F07B9E">
        <w:rPr>
          <w:rFonts w:ascii="Consolas" w:hAnsi="Consolas" w:cs="Consolas"/>
          <w:color w:val="008080"/>
          <w:sz w:val="20"/>
          <w:lang w:val="en-US"/>
        </w:rPr>
        <w:t>&lt;/</w:t>
      </w:r>
      <w:r w:rsidRPr="00F07B9E">
        <w:rPr>
          <w:rFonts w:ascii="Consolas" w:hAnsi="Consolas" w:cs="Consolas"/>
          <w:color w:val="3F7F7F"/>
          <w:sz w:val="20"/>
          <w:lang w:val="en-US"/>
        </w:rPr>
        <w:t>mimeType</w:t>
      </w:r>
      <w:r w:rsidRPr="00F07B9E">
        <w:rPr>
          <w:rFonts w:ascii="Consolas" w:hAnsi="Consolas" w:cs="Consolas"/>
          <w:color w:val="008080"/>
          <w:sz w:val="20"/>
          <w:lang w:val="en-US"/>
        </w:rPr>
        <w:t>&gt;</w:t>
      </w:r>
    </w:p>
    <w:p w14:paraId="7C60724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description</w:t>
      </w:r>
      <w:r w:rsidRPr="00F07B9E">
        <w:rPr>
          <w:rFonts w:ascii="Consolas" w:hAnsi="Consolas" w:cs="Consolas"/>
          <w:color w:val="008080"/>
          <w:sz w:val="20"/>
          <w:lang w:val="en-US"/>
        </w:rPr>
        <w:t>&gt;</w:t>
      </w:r>
      <w:r w:rsidRPr="00F07B9E">
        <w:rPr>
          <w:rFonts w:ascii="Consolas" w:hAnsi="Consolas" w:cs="Consolas"/>
          <w:color w:val="000000"/>
          <w:sz w:val="20"/>
          <w:lang w:val="en-US"/>
        </w:rPr>
        <w:t>Digitized tape</w:t>
      </w:r>
      <w:r w:rsidRPr="00F07B9E">
        <w:rPr>
          <w:rFonts w:ascii="Consolas" w:hAnsi="Consolas" w:cs="Consolas"/>
          <w:color w:val="008080"/>
          <w:sz w:val="20"/>
          <w:lang w:val="en-US"/>
        </w:rPr>
        <w:t>&lt;/</w:t>
      </w:r>
      <w:r w:rsidRPr="00F07B9E">
        <w:rPr>
          <w:rFonts w:ascii="Consolas" w:hAnsi="Consolas" w:cs="Consolas"/>
          <w:color w:val="3F7F7F"/>
          <w:sz w:val="20"/>
          <w:lang w:val="en-US"/>
        </w:rPr>
        <w:t>description</w:t>
      </w:r>
      <w:r w:rsidRPr="00F07B9E">
        <w:rPr>
          <w:rFonts w:ascii="Consolas" w:hAnsi="Consolas" w:cs="Consolas"/>
          <w:color w:val="008080"/>
          <w:sz w:val="20"/>
          <w:lang w:val="en-US"/>
        </w:rPr>
        <w:t>&gt;</w:t>
      </w:r>
    </w:p>
    <w:p w14:paraId="1B0C7A1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field</w:t>
      </w:r>
      <w:r w:rsidRPr="00F07B9E">
        <w:rPr>
          <w:rFonts w:ascii="Consolas" w:hAnsi="Consolas" w:cs="Consolas"/>
          <w:color w:val="008080"/>
          <w:sz w:val="20"/>
          <w:lang w:val="en-US"/>
        </w:rPr>
        <w:t>&gt;</w:t>
      </w:r>
    </w:p>
    <w:p w14:paraId="48B480A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fields</w:t>
      </w:r>
      <w:r w:rsidRPr="00F07B9E">
        <w:rPr>
          <w:rFonts w:ascii="Consolas" w:hAnsi="Consolas" w:cs="Consolas"/>
          <w:color w:val="008080"/>
          <w:sz w:val="20"/>
          <w:lang w:val="en-US"/>
        </w:rPr>
        <w:t>&gt;</w:t>
      </w:r>
    </w:p>
    <w:p w14:paraId="4FB928C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description</w:t>
      </w:r>
      <w:r w:rsidRPr="00F07B9E">
        <w:rPr>
          <w:rFonts w:ascii="Consolas" w:hAnsi="Consolas" w:cs="Consolas"/>
          <w:color w:val="008080"/>
          <w:sz w:val="20"/>
          <w:lang w:val="en-US"/>
        </w:rPr>
        <w:t>&gt;</w:t>
      </w:r>
      <w:r w:rsidRPr="00F07B9E">
        <w:rPr>
          <w:rFonts w:ascii="Consolas" w:hAnsi="Consolas" w:cs="Consolas"/>
          <w:color w:val="000000"/>
          <w:sz w:val="20"/>
          <w:lang w:val="en-US"/>
        </w:rPr>
        <w:t>Tape recordings</w:t>
      </w:r>
      <w:r w:rsidRPr="00F07B9E">
        <w:rPr>
          <w:rFonts w:ascii="Consolas" w:hAnsi="Consolas" w:cs="Consolas"/>
          <w:color w:val="008080"/>
          <w:sz w:val="20"/>
          <w:lang w:val="en-US"/>
        </w:rPr>
        <w:t>&lt;/</w:t>
      </w:r>
      <w:r w:rsidRPr="00F07B9E">
        <w:rPr>
          <w:rFonts w:ascii="Consolas" w:hAnsi="Consolas" w:cs="Consolas"/>
          <w:color w:val="3F7F7F"/>
          <w:sz w:val="20"/>
          <w:lang w:val="en-US"/>
        </w:rPr>
        <w:t>description</w:t>
      </w:r>
      <w:r w:rsidRPr="00F07B9E">
        <w:rPr>
          <w:rFonts w:ascii="Consolas" w:hAnsi="Consolas" w:cs="Consolas"/>
          <w:color w:val="008080"/>
          <w:sz w:val="20"/>
          <w:lang w:val="en-US"/>
        </w:rPr>
        <w:t>&gt;</w:t>
      </w:r>
    </w:p>
    <w:p w14:paraId="0D5EB33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050DF2B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03241C2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CARRAY</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1B58282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typeName</w:t>
      </w:r>
      <w:r w:rsidRPr="00F07B9E">
        <w:rPr>
          <w:rFonts w:ascii="Consolas" w:hAnsi="Consolas" w:cs="Consolas"/>
          <w:color w:val="008080"/>
          <w:sz w:val="20"/>
          <w:lang w:val="en-US"/>
        </w:rPr>
        <w:t>&gt;</w:t>
      </w:r>
      <w:r w:rsidRPr="00F07B9E">
        <w:rPr>
          <w:rFonts w:ascii="Consolas" w:hAnsi="Consolas" w:cs="Consolas"/>
          <w:color w:val="000000"/>
          <w:sz w:val="20"/>
          <w:lang w:val="en-US"/>
        </w:rPr>
        <w:t>TARRAY</w:t>
      </w:r>
      <w:r w:rsidRPr="00F07B9E">
        <w:rPr>
          <w:rFonts w:ascii="Consolas" w:hAnsi="Consolas" w:cs="Consolas"/>
          <w:color w:val="008080"/>
          <w:sz w:val="20"/>
          <w:lang w:val="en-US"/>
        </w:rPr>
        <w:t>&lt;/</w:t>
      </w:r>
      <w:r w:rsidRPr="00F07B9E">
        <w:rPr>
          <w:rFonts w:ascii="Consolas" w:hAnsi="Consolas" w:cs="Consolas"/>
          <w:color w:val="3F7F7F"/>
          <w:sz w:val="20"/>
          <w:lang w:val="en-US"/>
        </w:rPr>
        <w:t>typeName</w:t>
      </w:r>
      <w:r w:rsidRPr="00F07B9E">
        <w:rPr>
          <w:rFonts w:ascii="Consolas" w:hAnsi="Consolas" w:cs="Consolas"/>
          <w:color w:val="008080"/>
          <w:sz w:val="20"/>
          <w:lang w:val="en-US"/>
        </w:rPr>
        <w:t>&gt;</w:t>
      </w:r>
    </w:p>
    <w:p w14:paraId="20095E4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description</w:t>
      </w:r>
      <w:r w:rsidRPr="00F07B9E">
        <w:rPr>
          <w:rFonts w:ascii="Consolas" w:hAnsi="Consolas" w:cs="Consolas"/>
          <w:color w:val="008080"/>
          <w:sz w:val="20"/>
          <w:lang w:val="en-US"/>
        </w:rPr>
        <w:t>&gt;</w:t>
      </w:r>
      <w:r w:rsidRPr="00F07B9E">
        <w:rPr>
          <w:rFonts w:ascii="Consolas" w:hAnsi="Consolas" w:cs="Consolas"/>
          <w:color w:val="000000"/>
          <w:sz w:val="20"/>
          <w:lang w:val="en-US"/>
        </w:rPr>
        <w:t>Up to 4 fields for complex foreign names</w:t>
      </w:r>
      <w:r w:rsidRPr="00F07B9E">
        <w:rPr>
          <w:rFonts w:ascii="Consolas" w:hAnsi="Consolas" w:cs="Consolas"/>
          <w:color w:val="008080"/>
          <w:sz w:val="20"/>
          <w:lang w:val="en-US"/>
        </w:rPr>
        <w:t>&lt;/</w:t>
      </w:r>
      <w:r w:rsidRPr="00F07B9E">
        <w:rPr>
          <w:rFonts w:ascii="Consolas" w:hAnsi="Consolas" w:cs="Consolas"/>
          <w:color w:val="3F7F7F"/>
          <w:sz w:val="20"/>
          <w:lang w:val="en-US"/>
        </w:rPr>
        <w:t>description</w:t>
      </w:r>
      <w:r w:rsidRPr="00F07B9E">
        <w:rPr>
          <w:rFonts w:ascii="Consolas" w:hAnsi="Consolas" w:cs="Consolas"/>
          <w:color w:val="008080"/>
          <w:sz w:val="20"/>
          <w:lang w:val="en-US"/>
        </w:rPr>
        <w:t>&gt;</w:t>
      </w:r>
    </w:p>
    <w:p w14:paraId="227288C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1EF73DD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0E0B8C3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CUDT</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6C0ED52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lobFolder</w:t>
      </w:r>
      <w:r w:rsidRPr="00F07B9E">
        <w:rPr>
          <w:rFonts w:ascii="Consolas" w:hAnsi="Consolas" w:cs="Consolas"/>
          <w:color w:val="008080"/>
          <w:sz w:val="20"/>
          <w:lang w:val="en-US"/>
        </w:rPr>
        <w:t>&gt;</w:t>
      </w:r>
      <w:r w:rsidRPr="00F07B9E">
        <w:rPr>
          <w:rFonts w:ascii="Consolas" w:hAnsi="Consolas" w:cs="Consolas"/>
          <w:color w:val="000000"/>
          <w:sz w:val="20"/>
          <w:lang w:val="en-US"/>
        </w:rPr>
        <w:t>lob4</w:t>
      </w:r>
      <w:r w:rsidRPr="00F07B9E">
        <w:rPr>
          <w:rFonts w:ascii="Consolas" w:hAnsi="Consolas" w:cs="Consolas"/>
          <w:color w:val="008080"/>
          <w:sz w:val="20"/>
          <w:lang w:val="en-US"/>
        </w:rPr>
        <w:t>&lt;/</w:t>
      </w:r>
      <w:r w:rsidRPr="00F07B9E">
        <w:rPr>
          <w:rFonts w:ascii="Consolas" w:hAnsi="Consolas" w:cs="Consolas"/>
          <w:color w:val="3F7F7F"/>
          <w:sz w:val="20"/>
          <w:lang w:val="en-US"/>
        </w:rPr>
        <w:t>lobFolder</w:t>
      </w:r>
      <w:r w:rsidRPr="00F07B9E">
        <w:rPr>
          <w:rFonts w:ascii="Consolas" w:hAnsi="Consolas" w:cs="Consolas"/>
          <w:color w:val="008080"/>
          <w:sz w:val="20"/>
          <w:lang w:val="en-US"/>
        </w:rPr>
        <w:t>&gt;</w:t>
      </w:r>
    </w:p>
    <w:p w14:paraId="1014E5DC"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typeName</w:t>
      </w:r>
      <w:r w:rsidRPr="00F07B9E">
        <w:rPr>
          <w:rFonts w:ascii="Consolas" w:hAnsi="Consolas" w:cs="Consolas"/>
          <w:color w:val="008080"/>
          <w:sz w:val="20"/>
          <w:lang w:val="en-US"/>
        </w:rPr>
        <w:t>&gt;</w:t>
      </w:r>
      <w:r w:rsidRPr="00F07B9E">
        <w:rPr>
          <w:rFonts w:ascii="Consolas" w:hAnsi="Consolas" w:cs="Consolas"/>
          <w:color w:val="000000"/>
          <w:sz w:val="20"/>
          <w:lang w:val="en-US"/>
        </w:rPr>
        <w:t>TUDT</w:t>
      </w:r>
      <w:r w:rsidRPr="00F07B9E">
        <w:rPr>
          <w:rFonts w:ascii="Consolas" w:hAnsi="Consolas" w:cs="Consolas"/>
          <w:color w:val="008080"/>
          <w:sz w:val="20"/>
          <w:lang w:val="en-US"/>
        </w:rPr>
        <w:t>&lt;/</w:t>
      </w:r>
      <w:r w:rsidRPr="00F07B9E">
        <w:rPr>
          <w:rFonts w:ascii="Consolas" w:hAnsi="Consolas" w:cs="Consolas"/>
          <w:color w:val="3F7F7F"/>
          <w:sz w:val="20"/>
          <w:lang w:val="en-US"/>
        </w:rPr>
        <w:t>typeName</w:t>
      </w:r>
      <w:r w:rsidRPr="00F07B9E">
        <w:rPr>
          <w:rFonts w:ascii="Consolas" w:hAnsi="Consolas" w:cs="Consolas"/>
          <w:color w:val="008080"/>
          <w:sz w:val="20"/>
          <w:lang w:val="en-US"/>
        </w:rPr>
        <w:t>&gt;</w:t>
      </w:r>
    </w:p>
    <w:p w14:paraId="0CC2D98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fields</w:t>
      </w:r>
      <w:r w:rsidRPr="00F07B9E">
        <w:rPr>
          <w:rFonts w:ascii="Consolas" w:hAnsi="Consolas" w:cs="Consolas"/>
          <w:color w:val="008080"/>
          <w:sz w:val="20"/>
          <w:lang w:val="en-US"/>
        </w:rPr>
        <w:t>&gt;</w:t>
      </w:r>
    </w:p>
    <w:p w14:paraId="2A20CBA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ID --&gt;</w:t>
      </w:r>
    </w:p>
    <w:p w14:paraId="47312F1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field</w:t>
      </w:r>
      <w:r w:rsidRPr="00F07B9E">
        <w:rPr>
          <w:rFonts w:ascii="Consolas" w:hAnsi="Consolas" w:cs="Consolas"/>
          <w:color w:val="008080"/>
          <w:sz w:val="20"/>
          <w:lang w:val="en-US"/>
        </w:rPr>
        <w:t>&gt;&lt;/</w:t>
      </w:r>
      <w:r w:rsidRPr="00F07B9E">
        <w:rPr>
          <w:rFonts w:ascii="Consolas" w:hAnsi="Consolas" w:cs="Consolas"/>
          <w:color w:val="3F7F7F"/>
          <w:sz w:val="20"/>
          <w:lang w:val="en-US"/>
        </w:rPr>
        <w:t>field</w:t>
      </w:r>
      <w:r w:rsidRPr="00F07B9E">
        <w:rPr>
          <w:rFonts w:ascii="Consolas" w:hAnsi="Consolas" w:cs="Consolas"/>
          <w:color w:val="008080"/>
          <w:sz w:val="20"/>
          <w:lang w:val="en-US"/>
        </w:rPr>
        <w:t>&gt;</w:t>
      </w:r>
    </w:p>
    <w:p w14:paraId="44E951E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NESTEDROW --&gt;</w:t>
      </w:r>
    </w:p>
    <w:p w14:paraId="45F74FF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field</w:t>
      </w:r>
      <w:r w:rsidRPr="00F07B9E">
        <w:rPr>
          <w:rFonts w:ascii="Consolas" w:hAnsi="Consolas" w:cs="Consolas"/>
          <w:color w:val="008080"/>
          <w:sz w:val="20"/>
          <w:lang w:val="en-US"/>
        </w:rPr>
        <w:t>&gt;</w:t>
      </w:r>
    </w:p>
    <w:p w14:paraId="3BC2F8F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lobFolder</w:t>
      </w:r>
      <w:r w:rsidRPr="00F07B9E">
        <w:rPr>
          <w:rFonts w:ascii="Consolas" w:hAnsi="Consolas" w:cs="Consolas"/>
          <w:color w:val="008080"/>
          <w:sz w:val="20"/>
          <w:lang w:val="en-US"/>
        </w:rPr>
        <w:t>&gt;</w:t>
      </w:r>
      <w:r w:rsidRPr="00F07B9E">
        <w:rPr>
          <w:rFonts w:ascii="Consolas" w:hAnsi="Consolas" w:cs="Consolas"/>
          <w:color w:val="000000"/>
          <w:sz w:val="20"/>
          <w:lang w:val="en-US"/>
        </w:rPr>
        <w:t>field1</w:t>
      </w:r>
      <w:r w:rsidRPr="00F07B9E">
        <w:rPr>
          <w:rFonts w:ascii="Consolas" w:hAnsi="Consolas" w:cs="Consolas"/>
          <w:color w:val="008080"/>
          <w:sz w:val="20"/>
          <w:lang w:val="en-US"/>
        </w:rPr>
        <w:t>&lt;/</w:t>
      </w:r>
      <w:r w:rsidRPr="00F07B9E">
        <w:rPr>
          <w:rFonts w:ascii="Consolas" w:hAnsi="Consolas" w:cs="Consolas"/>
          <w:color w:val="3F7F7F"/>
          <w:sz w:val="20"/>
          <w:lang w:val="en-US"/>
        </w:rPr>
        <w:t>lobFolder</w:t>
      </w:r>
      <w:r w:rsidRPr="00F07B9E">
        <w:rPr>
          <w:rFonts w:ascii="Consolas" w:hAnsi="Consolas" w:cs="Consolas"/>
          <w:color w:val="008080"/>
          <w:sz w:val="20"/>
          <w:lang w:val="en-US"/>
        </w:rPr>
        <w:t>&gt;</w:t>
      </w:r>
    </w:p>
    <w:p w14:paraId="41D6E85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fields</w:t>
      </w:r>
      <w:r w:rsidRPr="00F07B9E">
        <w:rPr>
          <w:rFonts w:ascii="Consolas" w:hAnsi="Consolas" w:cs="Consolas"/>
          <w:color w:val="008080"/>
          <w:sz w:val="20"/>
          <w:lang w:val="en-US"/>
        </w:rPr>
        <w:t>&gt;</w:t>
      </w:r>
    </w:p>
    <w:p w14:paraId="6C9C10B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TAPEID --&gt;</w:t>
      </w:r>
    </w:p>
    <w:p w14:paraId="3A39544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field</w:t>
      </w:r>
      <w:r w:rsidRPr="00F07B9E">
        <w:rPr>
          <w:rFonts w:ascii="Consolas" w:hAnsi="Consolas" w:cs="Consolas"/>
          <w:color w:val="008080"/>
          <w:sz w:val="20"/>
          <w:lang w:val="en-US"/>
        </w:rPr>
        <w:t>&gt;</w:t>
      </w:r>
    </w:p>
    <w:p w14:paraId="4462287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description</w:t>
      </w:r>
      <w:r w:rsidRPr="00F07B9E">
        <w:rPr>
          <w:rFonts w:ascii="Consolas" w:hAnsi="Consolas" w:cs="Consolas"/>
          <w:color w:val="008080"/>
          <w:sz w:val="20"/>
          <w:lang w:val="en-US"/>
        </w:rPr>
        <w:t>&gt;</w:t>
      </w:r>
      <w:r w:rsidRPr="00F07B9E">
        <w:rPr>
          <w:rFonts w:ascii="Consolas" w:hAnsi="Consolas" w:cs="Consolas"/>
          <w:color w:val="000000"/>
          <w:sz w:val="20"/>
          <w:lang w:val="en-US"/>
        </w:rPr>
        <w:t>Tape ID</w:t>
      </w:r>
      <w:r w:rsidRPr="00F07B9E">
        <w:rPr>
          <w:rFonts w:ascii="Consolas" w:hAnsi="Consolas" w:cs="Consolas"/>
          <w:color w:val="008080"/>
          <w:sz w:val="20"/>
          <w:lang w:val="en-US"/>
        </w:rPr>
        <w:t>&lt;/</w:t>
      </w:r>
      <w:r w:rsidRPr="00F07B9E">
        <w:rPr>
          <w:rFonts w:ascii="Consolas" w:hAnsi="Consolas" w:cs="Consolas"/>
          <w:color w:val="3F7F7F"/>
          <w:sz w:val="20"/>
          <w:lang w:val="en-US"/>
        </w:rPr>
        <w:t>description</w:t>
      </w:r>
      <w:r w:rsidRPr="00F07B9E">
        <w:rPr>
          <w:rFonts w:ascii="Consolas" w:hAnsi="Consolas" w:cs="Consolas"/>
          <w:color w:val="008080"/>
          <w:sz w:val="20"/>
          <w:lang w:val="en-US"/>
        </w:rPr>
        <w:t>&gt;</w:t>
      </w:r>
    </w:p>
    <w:p w14:paraId="04B82C5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field</w:t>
      </w:r>
      <w:r w:rsidRPr="00F07B9E">
        <w:rPr>
          <w:rFonts w:ascii="Consolas" w:hAnsi="Consolas" w:cs="Consolas"/>
          <w:color w:val="008080"/>
          <w:sz w:val="20"/>
          <w:lang w:val="en-US"/>
        </w:rPr>
        <w:t>&gt;</w:t>
      </w:r>
    </w:p>
    <w:p w14:paraId="2888B7E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TRANSCRIPTION --&gt;</w:t>
      </w:r>
    </w:p>
    <w:p w14:paraId="2004E82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field</w:t>
      </w:r>
      <w:r w:rsidRPr="00F07B9E">
        <w:rPr>
          <w:rFonts w:ascii="Consolas" w:hAnsi="Consolas" w:cs="Consolas"/>
          <w:color w:val="008080"/>
          <w:sz w:val="20"/>
          <w:lang w:val="en-US"/>
        </w:rPr>
        <w:t>&gt;</w:t>
      </w:r>
    </w:p>
    <w:p w14:paraId="774AC69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lobFolder</w:t>
      </w:r>
      <w:r w:rsidRPr="00F07B9E">
        <w:rPr>
          <w:rFonts w:ascii="Consolas" w:hAnsi="Consolas" w:cs="Consolas"/>
          <w:color w:val="008080"/>
          <w:sz w:val="20"/>
          <w:lang w:val="en-US"/>
        </w:rPr>
        <w:t>&gt;</w:t>
      </w:r>
      <w:r w:rsidRPr="00F07B9E">
        <w:rPr>
          <w:rFonts w:ascii="Consolas" w:hAnsi="Consolas" w:cs="Consolas"/>
          <w:color w:val="000000"/>
          <w:sz w:val="20"/>
          <w:lang w:val="en-US"/>
        </w:rPr>
        <w:t>field1</w:t>
      </w:r>
      <w:r w:rsidRPr="00F07B9E">
        <w:rPr>
          <w:rFonts w:ascii="Consolas" w:hAnsi="Consolas" w:cs="Consolas"/>
          <w:color w:val="008080"/>
          <w:sz w:val="20"/>
          <w:lang w:val="en-US"/>
        </w:rPr>
        <w:t>&lt;/</w:t>
      </w:r>
      <w:r w:rsidRPr="00F07B9E">
        <w:rPr>
          <w:rFonts w:ascii="Consolas" w:hAnsi="Consolas" w:cs="Consolas"/>
          <w:color w:val="3F7F7F"/>
          <w:sz w:val="20"/>
          <w:lang w:val="en-US"/>
        </w:rPr>
        <w:t>lobFolder</w:t>
      </w:r>
      <w:r w:rsidRPr="00F07B9E">
        <w:rPr>
          <w:rFonts w:ascii="Consolas" w:hAnsi="Consolas" w:cs="Consolas"/>
          <w:color w:val="008080"/>
          <w:sz w:val="20"/>
          <w:lang w:val="en-US"/>
        </w:rPr>
        <w:t>&gt;</w:t>
      </w:r>
    </w:p>
    <w:p w14:paraId="0AB2091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description</w:t>
      </w:r>
      <w:r w:rsidRPr="00F07B9E">
        <w:rPr>
          <w:rFonts w:ascii="Consolas" w:hAnsi="Consolas" w:cs="Consolas"/>
          <w:color w:val="008080"/>
          <w:sz w:val="20"/>
          <w:lang w:val="en-US"/>
        </w:rPr>
        <w:t>&gt;</w:t>
      </w:r>
      <w:r w:rsidRPr="00F07B9E">
        <w:rPr>
          <w:rFonts w:ascii="Consolas" w:hAnsi="Consolas" w:cs="Consolas"/>
          <w:color w:val="000000"/>
          <w:sz w:val="20"/>
          <w:lang w:val="en-US"/>
        </w:rPr>
        <w:t>Tape transcription</w:t>
      </w:r>
      <w:r w:rsidRPr="00F07B9E">
        <w:rPr>
          <w:rFonts w:ascii="Consolas" w:hAnsi="Consolas" w:cs="Consolas"/>
          <w:color w:val="008080"/>
          <w:sz w:val="20"/>
          <w:lang w:val="en-US"/>
        </w:rPr>
        <w:t>&lt;/</w:t>
      </w:r>
      <w:r w:rsidRPr="00F07B9E">
        <w:rPr>
          <w:rFonts w:ascii="Consolas" w:hAnsi="Consolas" w:cs="Consolas"/>
          <w:color w:val="3F7F7F"/>
          <w:sz w:val="20"/>
          <w:lang w:val="en-US"/>
        </w:rPr>
        <w:t>description</w:t>
      </w:r>
      <w:r w:rsidRPr="00F07B9E">
        <w:rPr>
          <w:rFonts w:ascii="Consolas" w:hAnsi="Consolas" w:cs="Consolas"/>
          <w:color w:val="008080"/>
          <w:sz w:val="20"/>
          <w:lang w:val="en-US"/>
        </w:rPr>
        <w:t>&gt;</w:t>
      </w:r>
    </w:p>
    <w:p w14:paraId="6B14917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field</w:t>
      </w:r>
      <w:r w:rsidRPr="00F07B9E">
        <w:rPr>
          <w:rFonts w:ascii="Consolas" w:hAnsi="Consolas" w:cs="Consolas"/>
          <w:color w:val="008080"/>
          <w:sz w:val="20"/>
          <w:lang w:val="en-US"/>
        </w:rPr>
        <w:t>&gt;</w:t>
      </w:r>
    </w:p>
    <w:p w14:paraId="0F1CC28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SOUND --&gt;</w:t>
      </w:r>
    </w:p>
    <w:p w14:paraId="5D60195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field</w:t>
      </w:r>
      <w:r w:rsidRPr="00F07B9E">
        <w:rPr>
          <w:rFonts w:ascii="Consolas" w:hAnsi="Consolas" w:cs="Consolas"/>
          <w:color w:val="008080"/>
          <w:sz w:val="20"/>
          <w:lang w:val="en-US"/>
        </w:rPr>
        <w:t>&gt;</w:t>
      </w:r>
    </w:p>
    <w:p w14:paraId="4AB956C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lobFolder</w:t>
      </w:r>
      <w:r w:rsidRPr="00F07B9E">
        <w:rPr>
          <w:rFonts w:ascii="Consolas" w:hAnsi="Consolas" w:cs="Consolas"/>
          <w:color w:val="008080"/>
          <w:sz w:val="20"/>
          <w:lang w:val="en-US"/>
        </w:rPr>
        <w:t>&gt;</w:t>
      </w:r>
      <w:r w:rsidRPr="00F07B9E">
        <w:rPr>
          <w:rFonts w:ascii="Consolas" w:hAnsi="Consolas" w:cs="Consolas"/>
          <w:color w:val="000000"/>
          <w:sz w:val="20"/>
          <w:lang w:val="en-US"/>
        </w:rPr>
        <w:t>field2</w:t>
      </w:r>
      <w:r w:rsidRPr="00F07B9E">
        <w:rPr>
          <w:rFonts w:ascii="Consolas" w:hAnsi="Consolas" w:cs="Consolas"/>
          <w:color w:val="008080"/>
          <w:sz w:val="20"/>
          <w:lang w:val="en-US"/>
        </w:rPr>
        <w:t>&lt;/</w:t>
      </w:r>
      <w:r w:rsidRPr="00F07B9E">
        <w:rPr>
          <w:rFonts w:ascii="Consolas" w:hAnsi="Consolas" w:cs="Consolas"/>
          <w:color w:val="3F7F7F"/>
          <w:sz w:val="20"/>
          <w:lang w:val="en-US"/>
        </w:rPr>
        <w:t>lobFolder</w:t>
      </w:r>
      <w:r w:rsidRPr="00F07B9E">
        <w:rPr>
          <w:rFonts w:ascii="Consolas" w:hAnsi="Consolas" w:cs="Consolas"/>
          <w:color w:val="008080"/>
          <w:sz w:val="20"/>
          <w:lang w:val="en-US"/>
        </w:rPr>
        <w:t>&gt;</w:t>
      </w:r>
    </w:p>
    <w:p w14:paraId="4342FC4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mimeType</w:t>
      </w:r>
      <w:r w:rsidRPr="00F07B9E">
        <w:rPr>
          <w:rFonts w:ascii="Consolas" w:hAnsi="Consolas" w:cs="Consolas"/>
          <w:color w:val="008080"/>
          <w:sz w:val="20"/>
          <w:lang w:val="en-US"/>
        </w:rPr>
        <w:t>&gt;</w:t>
      </w:r>
      <w:r w:rsidRPr="00F07B9E">
        <w:rPr>
          <w:rFonts w:ascii="Consolas" w:hAnsi="Consolas" w:cs="Consolas"/>
          <w:color w:val="000000"/>
          <w:sz w:val="20"/>
          <w:lang w:val="en-US"/>
        </w:rPr>
        <w:t>audio/mpeg</w:t>
      </w:r>
      <w:r w:rsidRPr="00F07B9E">
        <w:rPr>
          <w:rFonts w:ascii="Consolas" w:hAnsi="Consolas" w:cs="Consolas"/>
          <w:color w:val="008080"/>
          <w:sz w:val="20"/>
          <w:lang w:val="en-US"/>
        </w:rPr>
        <w:t>&lt;/</w:t>
      </w:r>
      <w:r w:rsidRPr="00F07B9E">
        <w:rPr>
          <w:rFonts w:ascii="Consolas" w:hAnsi="Consolas" w:cs="Consolas"/>
          <w:color w:val="3F7F7F"/>
          <w:sz w:val="20"/>
          <w:lang w:val="en-US"/>
        </w:rPr>
        <w:t>mimeType</w:t>
      </w:r>
      <w:r w:rsidRPr="00F07B9E">
        <w:rPr>
          <w:rFonts w:ascii="Consolas" w:hAnsi="Consolas" w:cs="Consolas"/>
          <w:color w:val="008080"/>
          <w:sz w:val="20"/>
          <w:lang w:val="en-US"/>
        </w:rPr>
        <w:t>&gt;</w:t>
      </w:r>
    </w:p>
    <w:p w14:paraId="7BD48CB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description</w:t>
      </w:r>
      <w:r w:rsidRPr="00F07B9E">
        <w:rPr>
          <w:rFonts w:ascii="Consolas" w:hAnsi="Consolas" w:cs="Consolas"/>
          <w:color w:val="008080"/>
          <w:sz w:val="20"/>
          <w:lang w:val="en-US"/>
        </w:rPr>
        <w:t>&gt;</w:t>
      </w:r>
      <w:r w:rsidRPr="00F07B9E">
        <w:rPr>
          <w:rFonts w:ascii="Consolas" w:hAnsi="Consolas" w:cs="Consolas"/>
          <w:color w:val="000000"/>
          <w:sz w:val="20"/>
          <w:lang w:val="en-US"/>
        </w:rPr>
        <w:t>Digitized tape</w:t>
      </w:r>
      <w:r w:rsidRPr="00F07B9E">
        <w:rPr>
          <w:rFonts w:ascii="Consolas" w:hAnsi="Consolas" w:cs="Consolas"/>
          <w:color w:val="008080"/>
          <w:sz w:val="20"/>
          <w:lang w:val="en-US"/>
        </w:rPr>
        <w:t>&lt;/</w:t>
      </w:r>
      <w:r w:rsidRPr="00F07B9E">
        <w:rPr>
          <w:rFonts w:ascii="Consolas" w:hAnsi="Consolas" w:cs="Consolas"/>
          <w:color w:val="3F7F7F"/>
          <w:sz w:val="20"/>
          <w:lang w:val="en-US"/>
        </w:rPr>
        <w:t>description</w:t>
      </w:r>
      <w:r w:rsidRPr="00F07B9E">
        <w:rPr>
          <w:rFonts w:ascii="Consolas" w:hAnsi="Consolas" w:cs="Consolas"/>
          <w:color w:val="008080"/>
          <w:sz w:val="20"/>
          <w:lang w:val="en-US"/>
        </w:rPr>
        <w:t>&gt;</w:t>
      </w:r>
    </w:p>
    <w:p w14:paraId="2427951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field</w:t>
      </w:r>
      <w:r w:rsidRPr="00F07B9E">
        <w:rPr>
          <w:rFonts w:ascii="Consolas" w:hAnsi="Consolas" w:cs="Consolas"/>
          <w:color w:val="008080"/>
          <w:sz w:val="20"/>
          <w:lang w:val="en-US"/>
        </w:rPr>
        <w:t>&gt;</w:t>
      </w:r>
    </w:p>
    <w:p w14:paraId="1D902F6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fields</w:t>
      </w:r>
      <w:r w:rsidRPr="00F07B9E">
        <w:rPr>
          <w:rFonts w:ascii="Consolas" w:hAnsi="Consolas" w:cs="Consolas"/>
          <w:color w:val="008080"/>
          <w:sz w:val="20"/>
          <w:lang w:val="en-US"/>
        </w:rPr>
        <w:t>&gt;</w:t>
      </w:r>
    </w:p>
    <w:p w14:paraId="3F7799A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lastRenderedPageBreak/>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description</w:t>
      </w:r>
      <w:r w:rsidRPr="00F07B9E">
        <w:rPr>
          <w:rFonts w:ascii="Consolas" w:hAnsi="Consolas" w:cs="Consolas"/>
          <w:color w:val="008080"/>
          <w:sz w:val="20"/>
          <w:lang w:val="en-US"/>
        </w:rPr>
        <w:t>&gt;</w:t>
      </w:r>
      <w:r w:rsidRPr="00F07B9E">
        <w:rPr>
          <w:rFonts w:ascii="Consolas" w:hAnsi="Consolas" w:cs="Consolas"/>
          <w:color w:val="000000"/>
          <w:sz w:val="20"/>
          <w:lang w:val="en-US"/>
        </w:rPr>
        <w:t>Tape recordings nested</w:t>
      </w:r>
      <w:r w:rsidRPr="00F07B9E">
        <w:rPr>
          <w:rFonts w:ascii="Consolas" w:hAnsi="Consolas" w:cs="Consolas"/>
          <w:color w:val="008080"/>
          <w:sz w:val="20"/>
          <w:lang w:val="en-US"/>
        </w:rPr>
        <w:t>&lt;/</w:t>
      </w:r>
      <w:r w:rsidRPr="00F07B9E">
        <w:rPr>
          <w:rFonts w:ascii="Consolas" w:hAnsi="Consolas" w:cs="Consolas"/>
          <w:color w:val="3F7F7F"/>
          <w:sz w:val="20"/>
          <w:lang w:val="en-US"/>
        </w:rPr>
        <w:t>description</w:t>
      </w:r>
      <w:r w:rsidRPr="00F07B9E">
        <w:rPr>
          <w:rFonts w:ascii="Consolas" w:hAnsi="Consolas" w:cs="Consolas"/>
          <w:color w:val="008080"/>
          <w:sz w:val="20"/>
          <w:lang w:val="en-US"/>
        </w:rPr>
        <w:t>&gt;</w:t>
      </w:r>
    </w:p>
    <w:p w14:paraId="6A4D57B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field</w:t>
      </w:r>
      <w:r w:rsidRPr="00F07B9E">
        <w:rPr>
          <w:rFonts w:ascii="Consolas" w:hAnsi="Consolas" w:cs="Consolas"/>
          <w:color w:val="008080"/>
          <w:sz w:val="20"/>
          <w:lang w:val="en-US"/>
        </w:rPr>
        <w:t>&gt;</w:t>
      </w:r>
    </w:p>
    <w:p w14:paraId="342B7B2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fields</w:t>
      </w:r>
      <w:r w:rsidRPr="00F07B9E">
        <w:rPr>
          <w:rFonts w:ascii="Consolas" w:hAnsi="Consolas" w:cs="Consolas"/>
          <w:color w:val="008080"/>
          <w:sz w:val="20"/>
          <w:lang w:val="en-US"/>
        </w:rPr>
        <w:t>&gt;</w:t>
      </w:r>
    </w:p>
    <w:p w14:paraId="03202EF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description</w:t>
      </w:r>
      <w:r w:rsidRPr="00F07B9E">
        <w:rPr>
          <w:rFonts w:ascii="Consolas" w:hAnsi="Consolas" w:cs="Consolas"/>
          <w:color w:val="008080"/>
          <w:sz w:val="20"/>
          <w:lang w:val="en-US"/>
        </w:rPr>
        <w:t>&gt;</w:t>
      </w:r>
      <w:r w:rsidRPr="00F07B9E">
        <w:rPr>
          <w:rFonts w:ascii="Consolas" w:hAnsi="Consolas" w:cs="Consolas"/>
          <w:color w:val="000000"/>
          <w:sz w:val="20"/>
          <w:lang w:val="en-US"/>
        </w:rPr>
        <w:t>UDT type with field of advanced type</w:t>
      </w:r>
      <w:r w:rsidRPr="00F07B9E">
        <w:rPr>
          <w:rFonts w:ascii="Consolas" w:hAnsi="Consolas" w:cs="Consolas"/>
          <w:color w:val="008080"/>
          <w:sz w:val="20"/>
          <w:lang w:val="en-US"/>
        </w:rPr>
        <w:t>&lt;/</w:t>
      </w:r>
      <w:r w:rsidRPr="00F07B9E">
        <w:rPr>
          <w:rFonts w:ascii="Consolas" w:hAnsi="Consolas" w:cs="Consolas"/>
          <w:color w:val="3F7F7F"/>
          <w:sz w:val="20"/>
          <w:lang w:val="en-US"/>
        </w:rPr>
        <w:t>description</w:t>
      </w:r>
      <w:r w:rsidRPr="00F07B9E">
        <w:rPr>
          <w:rFonts w:ascii="Consolas" w:hAnsi="Consolas" w:cs="Consolas"/>
          <w:color w:val="008080"/>
          <w:sz w:val="20"/>
          <w:lang w:val="en-US"/>
        </w:rPr>
        <w:t>&gt;</w:t>
      </w:r>
    </w:p>
    <w:p w14:paraId="04B631C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5CA0E27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columns</w:t>
      </w:r>
      <w:r w:rsidRPr="00F07B9E">
        <w:rPr>
          <w:rFonts w:ascii="Consolas" w:hAnsi="Consolas" w:cs="Consolas"/>
          <w:color w:val="008080"/>
          <w:sz w:val="20"/>
          <w:lang w:val="en-US"/>
        </w:rPr>
        <w:t>&gt;</w:t>
      </w:r>
    </w:p>
    <w:p w14:paraId="231D803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primaryKey</w:t>
      </w:r>
      <w:r w:rsidRPr="00F07B9E">
        <w:rPr>
          <w:rFonts w:ascii="Consolas" w:hAnsi="Consolas" w:cs="Consolas"/>
          <w:color w:val="008080"/>
          <w:sz w:val="20"/>
          <w:lang w:val="en-US"/>
        </w:rPr>
        <w:t>&gt;</w:t>
      </w:r>
    </w:p>
    <w:p w14:paraId="3DCB712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TABLETEST2PK</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40BFC19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r w:rsidRPr="00F07B9E">
        <w:rPr>
          <w:rFonts w:ascii="Consolas" w:hAnsi="Consolas" w:cs="Consolas"/>
          <w:color w:val="000000"/>
          <w:sz w:val="20"/>
          <w:lang w:val="en-US"/>
        </w:rPr>
        <w:t>ID</w:t>
      </w:r>
      <w:r w:rsidRPr="00F07B9E">
        <w:rPr>
          <w:rFonts w:ascii="Consolas" w:hAnsi="Consolas" w:cs="Consolas"/>
          <w:color w:val="008080"/>
          <w:sz w:val="20"/>
          <w:lang w:val="en-US"/>
        </w:rPr>
        <w:t>&lt;/</w:t>
      </w:r>
      <w:r w:rsidRPr="00F07B9E">
        <w:rPr>
          <w:rFonts w:ascii="Consolas" w:hAnsi="Consolas" w:cs="Consolas"/>
          <w:color w:val="3F7F7F"/>
          <w:sz w:val="20"/>
          <w:lang w:val="en-US"/>
        </w:rPr>
        <w:t>column</w:t>
      </w:r>
      <w:r w:rsidRPr="00F07B9E">
        <w:rPr>
          <w:rFonts w:ascii="Consolas" w:hAnsi="Consolas" w:cs="Consolas"/>
          <w:color w:val="008080"/>
          <w:sz w:val="20"/>
          <w:lang w:val="en-US"/>
        </w:rPr>
        <w:t>&gt;</w:t>
      </w:r>
    </w:p>
    <w:p w14:paraId="1772F6C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primaryKey</w:t>
      </w:r>
      <w:r w:rsidRPr="00F07B9E">
        <w:rPr>
          <w:rFonts w:ascii="Consolas" w:hAnsi="Consolas" w:cs="Consolas"/>
          <w:color w:val="008080"/>
          <w:sz w:val="20"/>
          <w:lang w:val="en-US"/>
        </w:rPr>
        <w:t>&gt;</w:t>
      </w:r>
    </w:p>
    <w:p w14:paraId="3072153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rows</w:t>
      </w:r>
      <w:r w:rsidRPr="00F07B9E">
        <w:rPr>
          <w:rFonts w:ascii="Consolas" w:hAnsi="Consolas" w:cs="Consolas"/>
          <w:color w:val="008080"/>
          <w:sz w:val="20"/>
          <w:lang w:val="en-US"/>
        </w:rPr>
        <w:t>&gt;</w:t>
      </w:r>
      <w:r w:rsidRPr="00F07B9E">
        <w:rPr>
          <w:rFonts w:ascii="Consolas" w:hAnsi="Consolas" w:cs="Consolas"/>
          <w:color w:val="000000"/>
          <w:sz w:val="20"/>
          <w:lang w:val="en-US"/>
        </w:rPr>
        <w:t>1000000</w:t>
      </w:r>
      <w:r w:rsidRPr="00F07B9E">
        <w:rPr>
          <w:rFonts w:ascii="Consolas" w:hAnsi="Consolas" w:cs="Consolas"/>
          <w:color w:val="008080"/>
          <w:sz w:val="20"/>
          <w:lang w:val="en-US"/>
        </w:rPr>
        <w:t>&lt;/</w:t>
      </w:r>
      <w:r w:rsidRPr="00F07B9E">
        <w:rPr>
          <w:rFonts w:ascii="Consolas" w:hAnsi="Consolas" w:cs="Consolas"/>
          <w:color w:val="3F7F7F"/>
          <w:sz w:val="20"/>
          <w:lang w:val="en-US"/>
        </w:rPr>
        <w:t>rows</w:t>
      </w:r>
      <w:r w:rsidRPr="00F07B9E">
        <w:rPr>
          <w:rFonts w:ascii="Consolas" w:hAnsi="Consolas" w:cs="Consolas"/>
          <w:color w:val="008080"/>
          <w:sz w:val="20"/>
          <w:lang w:val="en-US"/>
        </w:rPr>
        <w:t>&gt;</w:t>
      </w:r>
    </w:p>
    <w:p w14:paraId="23A4F8E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table</w:t>
      </w:r>
      <w:r w:rsidRPr="00F07B9E">
        <w:rPr>
          <w:rFonts w:ascii="Consolas" w:hAnsi="Consolas" w:cs="Consolas"/>
          <w:color w:val="008080"/>
          <w:sz w:val="20"/>
          <w:lang w:val="en-US"/>
        </w:rPr>
        <w:t>&gt;</w:t>
      </w:r>
    </w:p>
    <w:p w14:paraId="0AECD36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p>
    <w:p w14:paraId="3A765C4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tables</w:t>
      </w:r>
      <w:r w:rsidRPr="00F07B9E">
        <w:rPr>
          <w:rFonts w:ascii="Consolas" w:hAnsi="Consolas" w:cs="Consolas"/>
          <w:color w:val="008080"/>
          <w:sz w:val="20"/>
          <w:lang w:val="en-US"/>
        </w:rPr>
        <w:t>&gt;</w:t>
      </w:r>
    </w:p>
    <w:p w14:paraId="69BEC51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schema</w:t>
      </w:r>
      <w:r w:rsidRPr="00F07B9E">
        <w:rPr>
          <w:rFonts w:ascii="Consolas" w:hAnsi="Consolas" w:cs="Consolas"/>
          <w:color w:val="008080"/>
          <w:sz w:val="20"/>
          <w:lang w:val="en-US"/>
        </w:rPr>
        <w:t>&gt;</w:t>
      </w:r>
    </w:p>
    <w:p w14:paraId="569AFCA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schemas</w:t>
      </w:r>
      <w:r w:rsidRPr="00F07B9E">
        <w:rPr>
          <w:rFonts w:ascii="Consolas" w:hAnsi="Consolas" w:cs="Consolas"/>
          <w:color w:val="008080"/>
          <w:sz w:val="20"/>
          <w:lang w:val="en-US"/>
        </w:rPr>
        <w:t>&gt;</w:t>
      </w:r>
    </w:p>
    <w:p w14:paraId="12DABC6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users</w:t>
      </w:r>
      <w:r w:rsidRPr="00F07B9E">
        <w:rPr>
          <w:rFonts w:ascii="Consolas" w:hAnsi="Consolas" w:cs="Consolas"/>
          <w:color w:val="008080"/>
          <w:sz w:val="20"/>
          <w:lang w:val="en-US"/>
        </w:rPr>
        <w:t>&gt;</w:t>
      </w:r>
    </w:p>
    <w:p w14:paraId="6C7B78D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user</w:t>
      </w:r>
      <w:r w:rsidRPr="00F07B9E">
        <w:rPr>
          <w:rFonts w:ascii="Consolas" w:hAnsi="Consolas" w:cs="Consolas"/>
          <w:color w:val="008080"/>
          <w:sz w:val="20"/>
          <w:lang w:val="en-US"/>
        </w:rPr>
        <w:t>&gt;</w:t>
      </w:r>
    </w:p>
    <w:p w14:paraId="57D6ADE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SIARDLOGIN</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61D9ADB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user</w:t>
      </w:r>
      <w:r w:rsidRPr="00F07B9E">
        <w:rPr>
          <w:rFonts w:ascii="Consolas" w:hAnsi="Consolas" w:cs="Consolas"/>
          <w:color w:val="008080"/>
          <w:sz w:val="20"/>
          <w:lang w:val="en-US"/>
        </w:rPr>
        <w:t>&gt;</w:t>
      </w:r>
    </w:p>
    <w:p w14:paraId="76EA0D8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user</w:t>
      </w:r>
      <w:r w:rsidRPr="00F07B9E">
        <w:rPr>
          <w:rFonts w:ascii="Consolas" w:hAnsi="Consolas" w:cs="Consolas"/>
          <w:color w:val="008080"/>
          <w:sz w:val="20"/>
          <w:lang w:val="en-US"/>
        </w:rPr>
        <w:t>&gt;</w:t>
      </w:r>
    </w:p>
    <w:p w14:paraId="0C171D1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SIARDUSER</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6DC4A63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user</w:t>
      </w:r>
      <w:r w:rsidRPr="00F07B9E">
        <w:rPr>
          <w:rFonts w:ascii="Consolas" w:hAnsi="Consolas" w:cs="Consolas"/>
          <w:color w:val="008080"/>
          <w:sz w:val="20"/>
          <w:lang w:val="en-US"/>
        </w:rPr>
        <w:t>&gt;</w:t>
      </w:r>
    </w:p>
    <w:p w14:paraId="2C2A880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users</w:t>
      </w:r>
      <w:r w:rsidRPr="00F07B9E">
        <w:rPr>
          <w:rFonts w:ascii="Consolas" w:hAnsi="Consolas" w:cs="Consolas"/>
          <w:color w:val="008080"/>
          <w:sz w:val="20"/>
          <w:lang w:val="en-US"/>
        </w:rPr>
        <w:t>&gt;</w:t>
      </w:r>
    </w:p>
    <w:p w14:paraId="76B0E61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roles</w:t>
      </w:r>
      <w:r w:rsidRPr="00F07B9E">
        <w:rPr>
          <w:rFonts w:ascii="Consolas" w:hAnsi="Consolas" w:cs="Consolas"/>
          <w:color w:val="008080"/>
          <w:sz w:val="20"/>
          <w:lang w:val="en-US"/>
        </w:rPr>
        <w:t>&gt;</w:t>
      </w:r>
    </w:p>
    <w:p w14:paraId="7B778B4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role</w:t>
      </w:r>
      <w:r w:rsidRPr="00F07B9E">
        <w:rPr>
          <w:rFonts w:ascii="Consolas" w:hAnsi="Consolas" w:cs="Consolas"/>
          <w:color w:val="008080"/>
          <w:sz w:val="20"/>
          <w:lang w:val="en-US"/>
        </w:rPr>
        <w:t>&gt;</w:t>
      </w:r>
    </w:p>
    <w:p w14:paraId="3427AA2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r w:rsidRPr="00F07B9E">
        <w:rPr>
          <w:rFonts w:ascii="Consolas" w:hAnsi="Consolas" w:cs="Consolas"/>
          <w:color w:val="000000"/>
          <w:sz w:val="20"/>
          <w:lang w:val="en-US"/>
        </w:rPr>
        <w:t>public</w:t>
      </w:r>
      <w:r w:rsidRPr="00F07B9E">
        <w:rPr>
          <w:rFonts w:ascii="Consolas" w:hAnsi="Consolas" w:cs="Consolas"/>
          <w:color w:val="008080"/>
          <w:sz w:val="20"/>
          <w:lang w:val="en-US"/>
        </w:rPr>
        <w:t>&lt;/</w:t>
      </w:r>
      <w:r w:rsidRPr="00F07B9E">
        <w:rPr>
          <w:rFonts w:ascii="Consolas" w:hAnsi="Consolas" w:cs="Consolas"/>
          <w:color w:val="3F7F7F"/>
          <w:sz w:val="20"/>
          <w:lang w:val="en-US"/>
        </w:rPr>
        <w:t>name</w:t>
      </w:r>
      <w:r w:rsidRPr="00F07B9E">
        <w:rPr>
          <w:rFonts w:ascii="Consolas" w:hAnsi="Consolas" w:cs="Consolas"/>
          <w:color w:val="008080"/>
          <w:sz w:val="20"/>
          <w:lang w:val="en-US"/>
        </w:rPr>
        <w:t>&gt;</w:t>
      </w:r>
    </w:p>
    <w:p w14:paraId="70B7F914"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admin</w:t>
      </w:r>
      <w:r w:rsidRPr="00F07B9E">
        <w:rPr>
          <w:rFonts w:ascii="Consolas" w:hAnsi="Consolas" w:cs="Consolas"/>
          <w:sz w:val="20"/>
          <w:lang w:val="en-US"/>
        </w:rPr>
        <w:t xml:space="preserve"> </w:t>
      </w:r>
      <w:r w:rsidRPr="00F07B9E">
        <w:rPr>
          <w:rFonts w:ascii="Consolas" w:hAnsi="Consolas" w:cs="Consolas"/>
          <w:color w:val="008080"/>
          <w:sz w:val="20"/>
          <w:lang w:val="en-US"/>
        </w:rPr>
        <w:t>/&gt;</w:t>
      </w:r>
    </w:p>
    <w:p w14:paraId="5CDB5CB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role</w:t>
      </w:r>
      <w:r w:rsidRPr="00F07B9E">
        <w:rPr>
          <w:rFonts w:ascii="Consolas" w:hAnsi="Consolas" w:cs="Consolas"/>
          <w:color w:val="008080"/>
          <w:sz w:val="20"/>
          <w:lang w:val="en-US"/>
        </w:rPr>
        <w:t>&gt;</w:t>
      </w:r>
    </w:p>
    <w:p w14:paraId="6680BA6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roles</w:t>
      </w:r>
      <w:r w:rsidRPr="00F07B9E">
        <w:rPr>
          <w:rFonts w:ascii="Consolas" w:hAnsi="Consolas" w:cs="Consolas"/>
          <w:color w:val="008080"/>
          <w:sz w:val="20"/>
          <w:lang w:val="en-US"/>
        </w:rPr>
        <w:t>&gt;</w:t>
      </w:r>
    </w:p>
    <w:p w14:paraId="737C377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privileges</w:t>
      </w:r>
      <w:r w:rsidRPr="00F07B9E">
        <w:rPr>
          <w:rFonts w:ascii="Consolas" w:hAnsi="Consolas" w:cs="Consolas"/>
          <w:color w:val="008080"/>
          <w:sz w:val="20"/>
          <w:lang w:val="en-US"/>
        </w:rPr>
        <w:t>&gt;</w:t>
      </w:r>
    </w:p>
    <w:p w14:paraId="7F69C57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privilege</w:t>
      </w:r>
      <w:r w:rsidRPr="00F07B9E">
        <w:rPr>
          <w:rFonts w:ascii="Consolas" w:hAnsi="Consolas" w:cs="Consolas"/>
          <w:color w:val="008080"/>
          <w:sz w:val="20"/>
          <w:lang w:val="en-US"/>
        </w:rPr>
        <w:t>&gt;</w:t>
      </w:r>
    </w:p>
    <w:p w14:paraId="17C89D2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r w:rsidRPr="00F07B9E">
        <w:rPr>
          <w:rFonts w:ascii="Consolas" w:hAnsi="Consolas" w:cs="Consolas"/>
          <w:color w:val="000000"/>
          <w:sz w:val="20"/>
          <w:lang w:val="en-US"/>
        </w:rPr>
        <w:t>UPDATE</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p>
    <w:p w14:paraId="06429D7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object</w:t>
      </w:r>
      <w:r w:rsidRPr="00F07B9E">
        <w:rPr>
          <w:rFonts w:ascii="Consolas" w:hAnsi="Consolas" w:cs="Consolas"/>
          <w:color w:val="008080"/>
          <w:sz w:val="20"/>
          <w:lang w:val="en-US"/>
        </w:rPr>
        <w:t>&gt;</w:t>
      </w:r>
      <w:r w:rsidRPr="00F07B9E">
        <w:rPr>
          <w:rFonts w:ascii="Consolas" w:hAnsi="Consolas" w:cs="Consolas"/>
          <w:color w:val="000000"/>
          <w:sz w:val="20"/>
          <w:lang w:val="en-US"/>
        </w:rPr>
        <w:t>TABLE SIARDSCHEMA.TABLETEST2</w:t>
      </w:r>
      <w:r w:rsidRPr="00F07B9E">
        <w:rPr>
          <w:rFonts w:ascii="Consolas" w:hAnsi="Consolas" w:cs="Consolas"/>
          <w:color w:val="008080"/>
          <w:sz w:val="20"/>
          <w:lang w:val="en-US"/>
        </w:rPr>
        <w:t>&lt;/</w:t>
      </w:r>
      <w:r w:rsidRPr="00F07B9E">
        <w:rPr>
          <w:rFonts w:ascii="Consolas" w:hAnsi="Consolas" w:cs="Consolas"/>
          <w:color w:val="3F7F7F"/>
          <w:sz w:val="20"/>
          <w:lang w:val="en-US"/>
        </w:rPr>
        <w:t>object</w:t>
      </w:r>
      <w:r w:rsidRPr="00F07B9E">
        <w:rPr>
          <w:rFonts w:ascii="Consolas" w:hAnsi="Consolas" w:cs="Consolas"/>
          <w:color w:val="008080"/>
          <w:sz w:val="20"/>
          <w:lang w:val="en-US"/>
        </w:rPr>
        <w:t>&gt;</w:t>
      </w:r>
    </w:p>
    <w:p w14:paraId="449EC69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grantor</w:t>
      </w:r>
      <w:r w:rsidRPr="00F07B9E">
        <w:rPr>
          <w:rFonts w:ascii="Consolas" w:hAnsi="Consolas" w:cs="Consolas"/>
          <w:color w:val="008080"/>
          <w:sz w:val="20"/>
          <w:lang w:val="en-US"/>
        </w:rPr>
        <w:t>&gt;</w:t>
      </w:r>
      <w:r w:rsidRPr="00F07B9E">
        <w:rPr>
          <w:rFonts w:ascii="Consolas" w:hAnsi="Consolas" w:cs="Consolas"/>
          <w:color w:val="000000"/>
          <w:sz w:val="20"/>
          <w:lang w:val="en-US"/>
        </w:rPr>
        <w:t>dbo</w:t>
      </w:r>
      <w:r w:rsidRPr="00F07B9E">
        <w:rPr>
          <w:rFonts w:ascii="Consolas" w:hAnsi="Consolas" w:cs="Consolas"/>
          <w:color w:val="008080"/>
          <w:sz w:val="20"/>
          <w:lang w:val="en-US"/>
        </w:rPr>
        <w:t>&lt;/</w:t>
      </w:r>
      <w:r w:rsidRPr="00F07B9E">
        <w:rPr>
          <w:rFonts w:ascii="Consolas" w:hAnsi="Consolas" w:cs="Consolas"/>
          <w:color w:val="3F7F7F"/>
          <w:sz w:val="20"/>
          <w:lang w:val="en-US"/>
        </w:rPr>
        <w:t>grantor</w:t>
      </w:r>
      <w:r w:rsidRPr="00F07B9E">
        <w:rPr>
          <w:rFonts w:ascii="Consolas" w:hAnsi="Consolas" w:cs="Consolas"/>
          <w:color w:val="008080"/>
          <w:sz w:val="20"/>
          <w:lang w:val="en-US"/>
        </w:rPr>
        <w:t>&gt;</w:t>
      </w:r>
    </w:p>
    <w:p w14:paraId="1A34DD08"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grantee</w:t>
      </w:r>
      <w:r w:rsidRPr="00F07B9E">
        <w:rPr>
          <w:rFonts w:ascii="Consolas" w:hAnsi="Consolas" w:cs="Consolas"/>
          <w:color w:val="008080"/>
          <w:sz w:val="20"/>
          <w:lang w:val="en-US"/>
        </w:rPr>
        <w:t>&gt;</w:t>
      </w:r>
      <w:r w:rsidRPr="00F07B9E">
        <w:rPr>
          <w:rFonts w:ascii="Consolas" w:hAnsi="Consolas" w:cs="Consolas"/>
          <w:color w:val="000000"/>
          <w:sz w:val="20"/>
          <w:lang w:val="en-US"/>
        </w:rPr>
        <w:t>SIARDUSER</w:t>
      </w:r>
      <w:r w:rsidRPr="00F07B9E">
        <w:rPr>
          <w:rFonts w:ascii="Consolas" w:hAnsi="Consolas" w:cs="Consolas"/>
          <w:color w:val="008080"/>
          <w:sz w:val="20"/>
          <w:lang w:val="en-US"/>
        </w:rPr>
        <w:t>&lt;/</w:t>
      </w:r>
      <w:r w:rsidRPr="00F07B9E">
        <w:rPr>
          <w:rFonts w:ascii="Consolas" w:hAnsi="Consolas" w:cs="Consolas"/>
          <w:color w:val="3F7F7F"/>
          <w:sz w:val="20"/>
          <w:lang w:val="en-US"/>
        </w:rPr>
        <w:t>grantee</w:t>
      </w:r>
      <w:r w:rsidRPr="00F07B9E">
        <w:rPr>
          <w:rFonts w:ascii="Consolas" w:hAnsi="Consolas" w:cs="Consolas"/>
          <w:color w:val="008080"/>
          <w:sz w:val="20"/>
          <w:lang w:val="en-US"/>
        </w:rPr>
        <w:t>&gt;</w:t>
      </w:r>
    </w:p>
    <w:p w14:paraId="7910376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option</w:t>
      </w:r>
      <w:r w:rsidRPr="00F07B9E">
        <w:rPr>
          <w:rFonts w:ascii="Consolas" w:hAnsi="Consolas" w:cs="Consolas"/>
          <w:color w:val="008080"/>
          <w:sz w:val="20"/>
          <w:lang w:val="en-US"/>
        </w:rPr>
        <w:t>&gt;</w:t>
      </w:r>
      <w:r w:rsidRPr="00F07B9E">
        <w:rPr>
          <w:rFonts w:ascii="Consolas" w:hAnsi="Consolas" w:cs="Consolas"/>
          <w:color w:val="000000"/>
          <w:sz w:val="20"/>
          <w:lang w:val="en-US"/>
        </w:rPr>
        <w:t>ADMIN</w:t>
      </w:r>
      <w:r w:rsidRPr="00F07B9E">
        <w:rPr>
          <w:rFonts w:ascii="Consolas" w:hAnsi="Consolas" w:cs="Consolas"/>
          <w:color w:val="008080"/>
          <w:sz w:val="20"/>
          <w:lang w:val="en-US"/>
        </w:rPr>
        <w:t>&lt;/</w:t>
      </w:r>
      <w:r w:rsidRPr="00F07B9E">
        <w:rPr>
          <w:rFonts w:ascii="Consolas" w:hAnsi="Consolas" w:cs="Consolas"/>
          <w:color w:val="3F7F7F"/>
          <w:sz w:val="20"/>
          <w:lang w:val="en-US"/>
        </w:rPr>
        <w:t>option</w:t>
      </w:r>
      <w:r w:rsidRPr="00F07B9E">
        <w:rPr>
          <w:rFonts w:ascii="Consolas" w:hAnsi="Consolas" w:cs="Consolas"/>
          <w:color w:val="008080"/>
          <w:sz w:val="20"/>
          <w:lang w:val="en-US"/>
        </w:rPr>
        <w:t>&gt;</w:t>
      </w:r>
    </w:p>
    <w:p w14:paraId="7E2A266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privilege</w:t>
      </w:r>
      <w:r w:rsidRPr="00F07B9E">
        <w:rPr>
          <w:rFonts w:ascii="Consolas" w:hAnsi="Consolas" w:cs="Consolas"/>
          <w:color w:val="008080"/>
          <w:sz w:val="20"/>
          <w:lang w:val="en-US"/>
        </w:rPr>
        <w:t>&gt;</w:t>
      </w:r>
    </w:p>
    <w:p w14:paraId="32115D3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privilege</w:t>
      </w:r>
      <w:r w:rsidRPr="00F07B9E">
        <w:rPr>
          <w:rFonts w:ascii="Consolas" w:hAnsi="Consolas" w:cs="Consolas"/>
          <w:color w:val="008080"/>
          <w:sz w:val="20"/>
          <w:lang w:val="en-US"/>
        </w:rPr>
        <w:t>&gt;</w:t>
      </w:r>
    </w:p>
    <w:p w14:paraId="5F311E2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r w:rsidRPr="00F07B9E">
        <w:rPr>
          <w:rFonts w:ascii="Consolas" w:hAnsi="Consolas" w:cs="Consolas"/>
          <w:color w:val="000000"/>
          <w:sz w:val="20"/>
          <w:lang w:val="en-US"/>
        </w:rPr>
        <w:t>INSERT</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p>
    <w:p w14:paraId="7A5EB9F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object</w:t>
      </w:r>
      <w:r w:rsidRPr="00F07B9E">
        <w:rPr>
          <w:rFonts w:ascii="Consolas" w:hAnsi="Consolas" w:cs="Consolas"/>
          <w:color w:val="008080"/>
          <w:sz w:val="20"/>
          <w:lang w:val="en-US"/>
        </w:rPr>
        <w:t>&gt;</w:t>
      </w:r>
      <w:r w:rsidRPr="00F07B9E">
        <w:rPr>
          <w:rFonts w:ascii="Consolas" w:hAnsi="Consolas" w:cs="Consolas"/>
          <w:color w:val="000000"/>
          <w:sz w:val="20"/>
          <w:lang w:val="en-US"/>
        </w:rPr>
        <w:t>TABLE SIARDSCHEMA.TABLETEST2</w:t>
      </w:r>
      <w:r w:rsidRPr="00F07B9E">
        <w:rPr>
          <w:rFonts w:ascii="Consolas" w:hAnsi="Consolas" w:cs="Consolas"/>
          <w:color w:val="008080"/>
          <w:sz w:val="20"/>
          <w:lang w:val="en-US"/>
        </w:rPr>
        <w:t>&lt;/</w:t>
      </w:r>
      <w:r w:rsidRPr="00F07B9E">
        <w:rPr>
          <w:rFonts w:ascii="Consolas" w:hAnsi="Consolas" w:cs="Consolas"/>
          <w:color w:val="3F7F7F"/>
          <w:sz w:val="20"/>
          <w:lang w:val="en-US"/>
        </w:rPr>
        <w:t>object</w:t>
      </w:r>
      <w:r w:rsidRPr="00F07B9E">
        <w:rPr>
          <w:rFonts w:ascii="Consolas" w:hAnsi="Consolas" w:cs="Consolas"/>
          <w:color w:val="008080"/>
          <w:sz w:val="20"/>
          <w:lang w:val="en-US"/>
        </w:rPr>
        <w:t>&gt;</w:t>
      </w:r>
    </w:p>
    <w:p w14:paraId="1F107BD1"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grantor</w:t>
      </w:r>
      <w:r w:rsidRPr="00F07B9E">
        <w:rPr>
          <w:rFonts w:ascii="Consolas" w:hAnsi="Consolas" w:cs="Consolas"/>
          <w:color w:val="008080"/>
          <w:sz w:val="20"/>
          <w:lang w:val="en-US"/>
        </w:rPr>
        <w:t>&gt;</w:t>
      </w:r>
      <w:r w:rsidRPr="00F07B9E">
        <w:rPr>
          <w:rFonts w:ascii="Consolas" w:hAnsi="Consolas" w:cs="Consolas"/>
          <w:color w:val="000000"/>
          <w:sz w:val="20"/>
          <w:lang w:val="en-US"/>
        </w:rPr>
        <w:t>dbo</w:t>
      </w:r>
      <w:r w:rsidRPr="00F07B9E">
        <w:rPr>
          <w:rFonts w:ascii="Consolas" w:hAnsi="Consolas" w:cs="Consolas"/>
          <w:color w:val="008080"/>
          <w:sz w:val="20"/>
          <w:lang w:val="en-US"/>
        </w:rPr>
        <w:t>&lt;/</w:t>
      </w:r>
      <w:r w:rsidRPr="00F07B9E">
        <w:rPr>
          <w:rFonts w:ascii="Consolas" w:hAnsi="Consolas" w:cs="Consolas"/>
          <w:color w:val="3F7F7F"/>
          <w:sz w:val="20"/>
          <w:lang w:val="en-US"/>
        </w:rPr>
        <w:t>grantor</w:t>
      </w:r>
      <w:r w:rsidRPr="00F07B9E">
        <w:rPr>
          <w:rFonts w:ascii="Consolas" w:hAnsi="Consolas" w:cs="Consolas"/>
          <w:color w:val="008080"/>
          <w:sz w:val="20"/>
          <w:lang w:val="en-US"/>
        </w:rPr>
        <w:t>&gt;</w:t>
      </w:r>
    </w:p>
    <w:p w14:paraId="566AC0F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grantee</w:t>
      </w:r>
      <w:r w:rsidRPr="00F07B9E">
        <w:rPr>
          <w:rFonts w:ascii="Consolas" w:hAnsi="Consolas" w:cs="Consolas"/>
          <w:color w:val="008080"/>
          <w:sz w:val="20"/>
          <w:lang w:val="en-US"/>
        </w:rPr>
        <w:t>&gt;</w:t>
      </w:r>
      <w:r w:rsidRPr="00F07B9E">
        <w:rPr>
          <w:rFonts w:ascii="Consolas" w:hAnsi="Consolas" w:cs="Consolas"/>
          <w:color w:val="000000"/>
          <w:sz w:val="20"/>
          <w:lang w:val="en-US"/>
        </w:rPr>
        <w:t>SIARDUSER</w:t>
      </w:r>
      <w:r w:rsidRPr="00F07B9E">
        <w:rPr>
          <w:rFonts w:ascii="Consolas" w:hAnsi="Consolas" w:cs="Consolas"/>
          <w:color w:val="008080"/>
          <w:sz w:val="20"/>
          <w:lang w:val="en-US"/>
        </w:rPr>
        <w:t>&lt;/</w:t>
      </w:r>
      <w:r w:rsidRPr="00F07B9E">
        <w:rPr>
          <w:rFonts w:ascii="Consolas" w:hAnsi="Consolas" w:cs="Consolas"/>
          <w:color w:val="3F7F7F"/>
          <w:sz w:val="20"/>
          <w:lang w:val="en-US"/>
        </w:rPr>
        <w:t>grantee</w:t>
      </w:r>
      <w:r w:rsidRPr="00F07B9E">
        <w:rPr>
          <w:rFonts w:ascii="Consolas" w:hAnsi="Consolas" w:cs="Consolas"/>
          <w:color w:val="008080"/>
          <w:sz w:val="20"/>
          <w:lang w:val="en-US"/>
        </w:rPr>
        <w:t>&gt;</w:t>
      </w:r>
    </w:p>
    <w:p w14:paraId="587A8F5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option</w:t>
      </w:r>
      <w:r w:rsidRPr="00F07B9E">
        <w:rPr>
          <w:rFonts w:ascii="Consolas" w:hAnsi="Consolas" w:cs="Consolas"/>
          <w:color w:val="008080"/>
          <w:sz w:val="20"/>
          <w:lang w:val="en-US"/>
        </w:rPr>
        <w:t>&gt;</w:t>
      </w:r>
      <w:r w:rsidRPr="00F07B9E">
        <w:rPr>
          <w:rFonts w:ascii="Consolas" w:hAnsi="Consolas" w:cs="Consolas"/>
          <w:color w:val="000000"/>
          <w:sz w:val="20"/>
          <w:lang w:val="en-US"/>
        </w:rPr>
        <w:t>ADMIN</w:t>
      </w:r>
      <w:r w:rsidRPr="00F07B9E">
        <w:rPr>
          <w:rFonts w:ascii="Consolas" w:hAnsi="Consolas" w:cs="Consolas"/>
          <w:color w:val="008080"/>
          <w:sz w:val="20"/>
          <w:lang w:val="en-US"/>
        </w:rPr>
        <w:t>&lt;/</w:t>
      </w:r>
      <w:r w:rsidRPr="00F07B9E">
        <w:rPr>
          <w:rFonts w:ascii="Consolas" w:hAnsi="Consolas" w:cs="Consolas"/>
          <w:color w:val="3F7F7F"/>
          <w:sz w:val="20"/>
          <w:lang w:val="en-US"/>
        </w:rPr>
        <w:t>option</w:t>
      </w:r>
      <w:r w:rsidRPr="00F07B9E">
        <w:rPr>
          <w:rFonts w:ascii="Consolas" w:hAnsi="Consolas" w:cs="Consolas"/>
          <w:color w:val="008080"/>
          <w:sz w:val="20"/>
          <w:lang w:val="en-US"/>
        </w:rPr>
        <w:t>&gt;</w:t>
      </w:r>
    </w:p>
    <w:p w14:paraId="70DABA6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privilege</w:t>
      </w:r>
      <w:r w:rsidRPr="00F07B9E">
        <w:rPr>
          <w:rFonts w:ascii="Consolas" w:hAnsi="Consolas" w:cs="Consolas"/>
          <w:color w:val="008080"/>
          <w:sz w:val="20"/>
          <w:lang w:val="en-US"/>
        </w:rPr>
        <w:t>&gt;</w:t>
      </w:r>
    </w:p>
    <w:p w14:paraId="122CDBA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privilege</w:t>
      </w:r>
      <w:r w:rsidRPr="00F07B9E">
        <w:rPr>
          <w:rFonts w:ascii="Consolas" w:hAnsi="Consolas" w:cs="Consolas"/>
          <w:color w:val="008080"/>
          <w:sz w:val="20"/>
          <w:lang w:val="en-US"/>
        </w:rPr>
        <w:t>&gt;</w:t>
      </w:r>
    </w:p>
    <w:p w14:paraId="5DF45DC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r w:rsidRPr="00F07B9E">
        <w:rPr>
          <w:rFonts w:ascii="Consolas" w:hAnsi="Consolas" w:cs="Consolas"/>
          <w:color w:val="000000"/>
          <w:sz w:val="20"/>
          <w:lang w:val="en-US"/>
        </w:rPr>
        <w:t>REFERENCES</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p>
    <w:p w14:paraId="02BE84A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object</w:t>
      </w:r>
      <w:r w:rsidRPr="00F07B9E">
        <w:rPr>
          <w:rFonts w:ascii="Consolas" w:hAnsi="Consolas" w:cs="Consolas"/>
          <w:color w:val="008080"/>
          <w:sz w:val="20"/>
          <w:lang w:val="en-US"/>
        </w:rPr>
        <w:t>&gt;</w:t>
      </w:r>
      <w:r w:rsidRPr="00F07B9E">
        <w:rPr>
          <w:rFonts w:ascii="Consolas" w:hAnsi="Consolas" w:cs="Consolas"/>
          <w:color w:val="000000"/>
          <w:sz w:val="20"/>
          <w:lang w:val="en-US"/>
        </w:rPr>
        <w:t>TABLE SIARDSCHEMA.TABLETEST2</w:t>
      </w:r>
      <w:r w:rsidRPr="00F07B9E">
        <w:rPr>
          <w:rFonts w:ascii="Consolas" w:hAnsi="Consolas" w:cs="Consolas"/>
          <w:color w:val="008080"/>
          <w:sz w:val="20"/>
          <w:lang w:val="en-US"/>
        </w:rPr>
        <w:t>&lt;/</w:t>
      </w:r>
      <w:r w:rsidRPr="00F07B9E">
        <w:rPr>
          <w:rFonts w:ascii="Consolas" w:hAnsi="Consolas" w:cs="Consolas"/>
          <w:color w:val="3F7F7F"/>
          <w:sz w:val="20"/>
          <w:lang w:val="en-US"/>
        </w:rPr>
        <w:t>object</w:t>
      </w:r>
      <w:r w:rsidRPr="00F07B9E">
        <w:rPr>
          <w:rFonts w:ascii="Consolas" w:hAnsi="Consolas" w:cs="Consolas"/>
          <w:color w:val="008080"/>
          <w:sz w:val="20"/>
          <w:lang w:val="en-US"/>
        </w:rPr>
        <w:t>&gt;</w:t>
      </w:r>
    </w:p>
    <w:p w14:paraId="61F3704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grantor</w:t>
      </w:r>
      <w:r w:rsidRPr="00F07B9E">
        <w:rPr>
          <w:rFonts w:ascii="Consolas" w:hAnsi="Consolas" w:cs="Consolas"/>
          <w:color w:val="008080"/>
          <w:sz w:val="20"/>
          <w:lang w:val="en-US"/>
        </w:rPr>
        <w:t>&gt;</w:t>
      </w:r>
      <w:r w:rsidRPr="00F07B9E">
        <w:rPr>
          <w:rFonts w:ascii="Consolas" w:hAnsi="Consolas" w:cs="Consolas"/>
          <w:color w:val="000000"/>
          <w:sz w:val="20"/>
          <w:lang w:val="en-US"/>
        </w:rPr>
        <w:t>dbo</w:t>
      </w:r>
      <w:r w:rsidRPr="00F07B9E">
        <w:rPr>
          <w:rFonts w:ascii="Consolas" w:hAnsi="Consolas" w:cs="Consolas"/>
          <w:color w:val="008080"/>
          <w:sz w:val="20"/>
          <w:lang w:val="en-US"/>
        </w:rPr>
        <w:t>&lt;/</w:t>
      </w:r>
      <w:r w:rsidRPr="00F07B9E">
        <w:rPr>
          <w:rFonts w:ascii="Consolas" w:hAnsi="Consolas" w:cs="Consolas"/>
          <w:color w:val="3F7F7F"/>
          <w:sz w:val="20"/>
          <w:lang w:val="en-US"/>
        </w:rPr>
        <w:t>grantor</w:t>
      </w:r>
      <w:r w:rsidRPr="00F07B9E">
        <w:rPr>
          <w:rFonts w:ascii="Consolas" w:hAnsi="Consolas" w:cs="Consolas"/>
          <w:color w:val="008080"/>
          <w:sz w:val="20"/>
          <w:lang w:val="en-US"/>
        </w:rPr>
        <w:t>&gt;</w:t>
      </w:r>
    </w:p>
    <w:p w14:paraId="53263DF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grantee</w:t>
      </w:r>
      <w:r w:rsidRPr="00F07B9E">
        <w:rPr>
          <w:rFonts w:ascii="Consolas" w:hAnsi="Consolas" w:cs="Consolas"/>
          <w:color w:val="008080"/>
          <w:sz w:val="20"/>
          <w:lang w:val="en-US"/>
        </w:rPr>
        <w:t>&gt;</w:t>
      </w:r>
      <w:r w:rsidRPr="00F07B9E">
        <w:rPr>
          <w:rFonts w:ascii="Consolas" w:hAnsi="Consolas" w:cs="Consolas"/>
          <w:color w:val="000000"/>
          <w:sz w:val="20"/>
          <w:lang w:val="en-US"/>
        </w:rPr>
        <w:t>SIARDUSER</w:t>
      </w:r>
      <w:r w:rsidRPr="00F07B9E">
        <w:rPr>
          <w:rFonts w:ascii="Consolas" w:hAnsi="Consolas" w:cs="Consolas"/>
          <w:color w:val="008080"/>
          <w:sz w:val="20"/>
          <w:lang w:val="en-US"/>
        </w:rPr>
        <w:t>&lt;/</w:t>
      </w:r>
      <w:r w:rsidRPr="00F07B9E">
        <w:rPr>
          <w:rFonts w:ascii="Consolas" w:hAnsi="Consolas" w:cs="Consolas"/>
          <w:color w:val="3F7F7F"/>
          <w:sz w:val="20"/>
          <w:lang w:val="en-US"/>
        </w:rPr>
        <w:t>grantee</w:t>
      </w:r>
      <w:r w:rsidRPr="00F07B9E">
        <w:rPr>
          <w:rFonts w:ascii="Consolas" w:hAnsi="Consolas" w:cs="Consolas"/>
          <w:color w:val="008080"/>
          <w:sz w:val="20"/>
          <w:lang w:val="en-US"/>
        </w:rPr>
        <w:t>&gt;</w:t>
      </w:r>
    </w:p>
    <w:p w14:paraId="7D23063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option</w:t>
      </w:r>
      <w:r w:rsidRPr="00F07B9E">
        <w:rPr>
          <w:rFonts w:ascii="Consolas" w:hAnsi="Consolas" w:cs="Consolas"/>
          <w:color w:val="008080"/>
          <w:sz w:val="20"/>
          <w:lang w:val="en-US"/>
        </w:rPr>
        <w:t>&gt;</w:t>
      </w:r>
      <w:r w:rsidRPr="00F07B9E">
        <w:rPr>
          <w:rFonts w:ascii="Consolas" w:hAnsi="Consolas" w:cs="Consolas"/>
          <w:color w:val="000000"/>
          <w:sz w:val="20"/>
          <w:lang w:val="en-US"/>
        </w:rPr>
        <w:t>ADMIN</w:t>
      </w:r>
      <w:r w:rsidRPr="00F07B9E">
        <w:rPr>
          <w:rFonts w:ascii="Consolas" w:hAnsi="Consolas" w:cs="Consolas"/>
          <w:color w:val="008080"/>
          <w:sz w:val="20"/>
          <w:lang w:val="en-US"/>
        </w:rPr>
        <w:t>&lt;/</w:t>
      </w:r>
      <w:r w:rsidRPr="00F07B9E">
        <w:rPr>
          <w:rFonts w:ascii="Consolas" w:hAnsi="Consolas" w:cs="Consolas"/>
          <w:color w:val="3F7F7F"/>
          <w:sz w:val="20"/>
          <w:lang w:val="en-US"/>
        </w:rPr>
        <w:t>option</w:t>
      </w:r>
      <w:r w:rsidRPr="00F07B9E">
        <w:rPr>
          <w:rFonts w:ascii="Consolas" w:hAnsi="Consolas" w:cs="Consolas"/>
          <w:color w:val="008080"/>
          <w:sz w:val="20"/>
          <w:lang w:val="en-US"/>
        </w:rPr>
        <w:t>&gt;</w:t>
      </w:r>
    </w:p>
    <w:p w14:paraId="43B33B23"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privilege</w:t>
      </w:r>
      <w:r w:rsidRPr="00F07B9E">
        <w:rPr>
          <w:rFonts w:ascii="Consolas" w:hAnsi="Consolas" w:cs="Consolas"/>
          <w:color w:val="008080"/>
          <w:sz w:val="20"/>
          <w:lang w:val="en-US"/>
        </w:rPr>
        <w:t>&gt;</w:t>
      </w:r>
    </w:p>
    <w:p w14:paraId="4DF0739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privilege</w:t>
      </w:r>
      <w:r w:rsidRPr="00F07B9E">
        <w:rPr>
          <w:rFonts w:ascii="Consolas" w:hAnsi="Consolas" w:cs="Consolas"/>
          <w:color w:val="008080"/>
          <w:sz w:val="20"/>
          <w:lang w:val="en-US"/>
        </w:rPr>
        <w:t>&gt;</w:t>
      </w:r>
    </w:p>
    <w:p w14:paraId="1C9086A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r w:rsidRPr="00F07B9E">
        <w:rPr>
          <w:rFonts w:ascii="Consolas" w:hAnsi="Consolas" w:cs="Consolas"/>
          <w:color w:val="000000"/>
          <w:sz w:val="20"/>
          <w:lang w:val="en-US"/>
        </w:rPr>
        <w:t>SELECT</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p>
    <w:p w14:paraId="6F8ACA7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object</w:t>
      </w:r>
      <w:r w:rsidRPr="00F07B9E">
        <w:rPr>
          <w:rFonts w:ascii="Consolas" w:hAnsi="Consolas" w:cs="Consolas"/>
          <w:color w:val="008080"/>
          <w:sz w:val="20"/>
          <w:lang w:val="en-US"/>
        </w:rPr>
        <w:t>&gt;</w:t>
      </w:r>
      <w:r w:rsidRPr="00F07B9E">
        <w:rPr>
          <w:rFonts w:ascii="Consolas" w:hAnsi="Consolas" w:cs="Consolas"/>
          <w:color w:val="000000"/>
          <w:sz w:val="20"/>
          <w:lang w:val="en-US"/>
        </w:rPr>
        <w:t>TABLE SIARDSCHEMA.TABLETEST2</w:t>
      </w:r>
      <w:r w:rsidRPr="00F07B9E">
        <w:rPr>
          <w:rFonts w:ascii="Consolas" w:hAnsi="Consolas" w:cs="Consolas"/>
          <w:color w:val="008080"/>
          <w:sz w:val="20"/>
          <w:lang w:val="en-US"/>
        </w:rPr>
        <w:t>&lt;/</w:t>
      </w:r>
      <w:r w:rsidRPr="00F07B9E">
        <w:rPr>
          <w:rFonts w:ascii="Consolas" w:hAnsi="Consolas" w:cs="Consolas"/>
          <w:color w:val="3F7F7F"/>
          <w:sz w:val="20"/>
          <w:lang w:val="en-US"/>
        </w:rPr>
        <w:t>object</w:t>
      </w:r>
      <w:r w:rsidRPr="00F07B9E">
        <w:rPr>
          <w:rFonts w:ascii="Consolas" w:hAnsi="Consolas" w:cs="Consolas"/>
          <w:color w:val="008080"/>
          <w:sz w:val="20"/>
          <w:lang w:val="en-US"/>
        </w:rPr>
        <w:t>&gt;</w:t>
      </w:r>
    </w:p>
    <w:p w14:paraId="3A857B7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grantor</w:t>
      </w:r>
      <w:r w:rsidRPr="00F07B9E">
        <w:rPr>
          <w:rFonts w:ascii="Consolas" w:hAnsi="Consolas" w:cs="Consolas"/>
          <w:color w:val="008080"/>
          <w:sz w:val="20"/>
          <w:lang w:val="en-US"/>
        </w:rPr>
        <w:t>&gt;</w:t>
      </w:r>
      <w:r w:rsidRPr="00F07B9E">
        <w:rPr>
          <w:rFonts w:ascii="Consolas" w:hAnsi="Consolas" w:cs="Consolas"/>
          <w:color w:val="000000"/>
          <w:sz w:val="20"/>
          <w:lang w:val="en-US"/>
        </w:rPr>
        <w:t>dbo</w:t>
      </w:r>
      <w:r w:rsidRPr="00F07B9E">
        <w:rPr>
          <w:rFonts w:ascii="Consolas" w:hAnsi="Consolas" w:cs="Consolas"/>
          <w:color w:val="008080"/>
          <w:sz w:val="20"/>
          <w:lang w:val="en-US"/>
        </w:rPr>
        <w:t>&lt;/</w:t>
      </w:r>
      <w:r w:rsidRPr="00F07B9E">
        <w:rPr>
          <w:rFonts w:ascii="Consolas" w:hAnsi="Consolas" w:cs="Consolas"/>
          <w:color w:val="3F7F7F"/>
          <w:sz w:val="20"/>
          <w:lang w:val="en-US"/>
        </w:rPr>
        <w:t>grantor</w:t>
      </w:r>
      <w:r w:rsidRPr="00F07B9E">
        <w:rPr>
          <w:rFonts w:ascii="Consolas" w:hAnsi="Consolas" w:cs="Consolas"/>
          <w:color w:val="008080"/>
          <w:sz w:val="20"/>
          <w:lang w:val="en-US"/>
        </w:rPr>
        <w:t>&gt;</w:t>
      </w:r>
    </w:p>
    <w:p w14:paraId="2DDD53A0"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grantee</w:t>
      </w:r>
      <w:r w:rsidRPr="00F07B9E">
        <w:rPr>
          <w:rFonts w:ascii="Consolas" w:hAnsi="Consolas" w:cs="Consolas"/>
          <w:color w:val="008080"/>
          <w:sz w:val="20"/>
          <w:lang w:val="en-US"/>
        </w:rPr>
        <w:t>&gt;</w:t>
      </w:r>
      <w:r w:rsidRPr="00F07B9E">
        <w:rPr>
          <w:rFonts w:ascii="Consolas" w:hAnsi="Consolas" w:cs="Consolas"/>
          <w:color w:val="000000"/>
          <w:sz w:val="20"/>
          <w:lang w:val="en-US"/>
        </w:rPr>
        <w:t>SIARDUSER</w:t>
      </w:r>
      <w:r w:rsidRPr="00F07B9E">
        <w:rPr>
          <w:rFonts w:ascii="Consolas" w:hAnsi="Consolas" w:cs="Consolas"/>
          <w:color w:val="008080"/>
          <w:sz w:val="20"/>
          <w:lang w:val="en-US"/>
        </w:rPr>
        <w:t>&lt;/</w:t>
      </w:r>
      <w:r w:rsidRPr="00F07B9E">
        <w:rPr>
          <w:rFonts w:ascii="Consolas" w:hAnsi="Consolas" w:cs="Consolas"/>
          <w:color w:val="3F7F7F"/>
          <w:sz w:val="20"/>
          <w:lang w:val="en-US"/>
        </w:rPr>
        <w:t>grantee</w:t>
      </w:r>
      <w:r w:rsidRPr="00F07B9E">
        <w:rPr>
          <w:rFonts w:ascii="Consolas" w:hAnsi="Consolas" w:cs="Consolas"/>
          <w:color w:val="008080"/>
          <w:sz w:val="20"/>
          <w:lang w:val="en-US"/>
        </w:rPr>
        <w:t>&gt;</w:t>
      </w:r>
    </w:p>
    <w:p w14:paraId="1EDDF619"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option</w:t>
      </w:r>
      <w:r w:rsidRPr="00F07B9E">
        <w:rPr>
          <w:rFonts w:ascii="Consolas" w:hAnsi="Consolas" w:cs="Consolas"/>
          <w:color w:val="008080"/>
          <w:sz w:val="20"/>
          <w:lang w:val="en-US"/>
        </w:rPr>
        <w:t>&gt;</w:t>
      </w:r>
      <w:r w:rsidRPr="00F07B9E">
        <w:rPr>
          <w:rFonts w:ascii="Consolas" w:hAnsi="Consolas" w:cs="Consolas"/>
          <w:color w:val="000000"/>
          <w:sz w:val="20"/>
          <w:lang w:val="en-US"/>
        </w:rPr>
        <w:t>ADMIN</w:t>
      </w:r>
      <w:r w:rsidRPr="00F07B9E">
        <w:rPr>
          <w:rFonts w:ascii="Consolas" w:hAnsi="Consolas" w:cs="Consolas"/>
          <w:color w:val="008080"/>
          <w:sz w:val="20"/>
          <w:lang w:val="en-US"/>
        </w:rPr>
        <w:t>&lt;/</w:t>
      </w:r>
      <w:r w:rsidRPr="00F07B9E">
        <w:rPr>
          <w:rFonts w:ascii="Consolas" w:hAnsi="Consolas" w:cs="Consolas"/>
          <w:color w:val="3F7F7F"/>
          <w:sz w:val="20"/>
          <w:lang w:val="en-US"/>
        </w:rPr>
        <w:t>option</w:t>
      </w:r>
      <w:r w:rsidRPr="00F07B9E">
        <w:rPr>
          <w:rFonts w:ascii="Consolas" w:hAnsi="Consolas" w:cs="Consolas"/>
          <w:color w:val="008080"/>
          <w:sz w:val="20"/>
          <w:lang w:val="en-US"/>
        </w:rPr>
        <w:t>&gt;</w:t>
      </w:r>
    </w:p>
    <w:p w14:paraId="4436CFCF"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lastRenderedPageBreak/>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privilege</w:t>
      </w:r>
      <w:r w:rsidRPr="00F07B9E">
        <w:rPr>
          <w:rFonts w:ascii="Consolas" w:hAnsi="Consolas" w:cs="Consolas"/>
          <w:color w:val="008080"/>
          <w:sz w:val="20"/>
          <w:lang w:val="en-US"/>
        </w:rPr>
        <w:t>&gt;</w:t>
      </w:r>
    </w:p>
    <w:p w14:paraId="05CF10EB"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privilege</w:t>
      </w:r>
      <w:r w:rsidRPr="00F07B9E">
        <w:rPr>
          <w:rFonts w:ascii="Consolas" w:hAnsi="Consolas" w:cs="Consolas"/>
          <w:color w:val="008080"/>
          <w:sz w:val="20"/>
          <w:lang w:val="en-US"/>
        </w:rPr>
        <w:t>&gt;</w:t>
      </w:r>
    </w:p>
    <w:p w14:paraId="73C8BD3E"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r w:rsidRPr="00F07B9E">
        <w:rPr>
          <w:rFonts w:ascii="Consolas" w:hAnsi="Consolas" w:cs="Consolas"/>
          <w:color w:val="000000"/>
          <w:sz w:val="20"/>
          <w:lang w:val="en-US"/>
        </w:rPr>
        <w:t>DELETE</w:t>
      </w:r>
      <w:r w:rsidRPr="00F07B9E">
        <w:rPr>
          <w:rFonts w:ascii="Consolas" w:hAnsi="Consolas" w:cs="Consolas"/>
          <w:color w:val="008080"/>
          <w:sz w:val="20"/>
          <w:lang w:val="en-US"/>
        </w:rPr>
        <w:t>&lt;/</w:t>
      </w:r>
      <w:r w:rsidRPr="00F07B9E">
        <w:rPr>
          <w:rFonts w:ascii="Consolas" w:hAnsi="Consolas" w:cs="Consolas"/>
          <w:color w:val="3F7F7F"/>
          <w:sz w:val="20"/>
          <w:lang w:val="en-US"/>
        </w:rPr>
        <w:t>type</w:t>
      </w:r>
      <w:r w:rsidRPr="00F07B9E">
        <w:rPr>
          <w:rFonts w:ascii="Consolas" w:hAnsi="Consolas" w:cs="Consolas"/>
          <w:color w:val="008080"/>
          <w:sz w:val="20"/>
          <w:lang w:val="en-US"/>
        </w:rPr>
        <w:t>&gt;</w:t>
      </w:r>
    </w:p>
    <w:p w14:paraId="7710E45D"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object</w:t>
      </w:r>
      <w:r w:rsidRPr="00F07B9E">
        <w:rPr>
          <w:rFonts w:ascii="Consolas" w:hAnsi="Consolas" w:cs="Consolas"/>
          <w:color w:val="008080"/>
          <w:sz w:val="20"/>
          <w:lang w:val="en-US"/>
        </w:rPr>
        <w:t>&gt;</w:t>
      </w:r>
      <w:r w:rsidRPr="00F07B9E">
        <w:rPr>
          <w:rFonts w:ascii="Consolas" w:hAnsi="Consolas" w:cs="Consolas"/>
          <w:color w:val="000000"/>
          <w:sz w:val="20"/>
          <w:lang w:val="en-US"/>
        </w:rPr>
        <w:t>TABLE SIARDSCHEMA.TABLETEST2</w:t>
      </w:r>
      <w:r w:rsidRPr="00F07B9E">
        <w:rPr>
          <w:rFonts w:ascii="Consolas" w:hAnsi="Consolas" w:cs="Consolas"/>
          <w:color w:val="008080"/>
          <w:sz w:val="20"/>
          <w:lang w:val="en-US"/>
        </w:rPr>
        <w:t>&lt;/</w:t>
      </w:r>
      <w:r w:rsidRPr="00F07B9E">
        <w:rPr>
          <w:rFonts w:ascii="Consolas" w:hAnsi="Consolas" w:cs="Consolas"/>
          <w:color w:val="3F7F7F"/>
          <w:sz w:val="20"/>
          <w:lang w:val="en-US"/>
        </w:rPr>
        <w:t>object</w:t>
      </w:r>
      <w:r w:rsidRPr="00F07B9E">
        <w:rPr>
          <w:rFonts w:ascii="Consolas" w:hAnsi="Consolas" w:cs="Consolas"/>
          <w:color w:val="008080"/>
          <w:sz w:val="20"/>
          <w:lang w:val="en-US"/>
        </w:rPr>
        <w:t>&gt;</w:t>
      </w:r>
    </w:p>
    <w:p w14:paraId="5E15B2E7"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grantor</w:t>
      </w:r>
      <w:r w:rsidRPr="00F07B9E">
        <w:rPr>
          <w:rFonts w:ascii="Consolas" w:hAnsi="Consolas" w:cs="Consolas"/>
          <w:color w:val="008080"/>
          <w:sz w:val="20"/>
          <w:lang w:val="en-US"/>
        </w:rPr>
        <w:t>&gt;</w:t>
      </w:r>
      <w:r w:rsidRPr="00F07B9E">
        <w:rPr>
          <w:rFonts w:ascii="Consolas" w:hAnsi="Consolas" w:cs="Consolas"/>
          <w:color w:val="000000"/>
          <w:sz w:val="20"/>
          <w:lang w:val="en-US"/>
        </w:rPr>
        <w:t>dbo</w:t>
      </w:r>
      <w:r w:rsidRPr="00F07B9E">
        <w:rPr>
          <w:rFonts w:ascii="Consolas" w:hAnsi="Consolas" w:cs="Consolas"/>
          <w:color w:val="008080"/>
          <w:sz w:val="20"/>
          <w:lang w:val="en-US"/>
        </w:rPr>
        <w:t>&lt;/</w:t>
      </w:r>
      <w:r w:rsidRPr="00F07B9E">
        <w:rPr>
          <w:rFonts w:ascii="Consolas" w:hAnsi="Consolas" w:cs="Consolas"/>
          <w:color w:val="3F7F7F"/>
          <w:sz w:val="20"/>
          <w:lang w:val="en-US"/>
        </w:rPr>
        <w:t>grantor</w:t>
      </w:r>
      <w:r w:rsidRPr="00F07B9E">
        <w:rPr>
          <w:rFonts w:ascii="Consolas" w:hAnsi="Consolas" w:cs="Consolas"/>
          <w:color w:val="008080"/>
          <w:sz w:val="20"/>
          <w:lang w:val="en-US"/>
        </w:rPr>
        <w:t>&gt;</w:t>
      </w:r>
    </w:p>
    <w:p w14:paraId="017D3026"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grantee</w:t>
      </w:r>
      <w:r w:rsidRPr="00F07B9E">
        <w:rPr>
          <w:rFonts w:ascii="Consolas" w:hAnsi="Consolas" w:cs="Consolas"/>
          <w:color w:val="008080"/>
          <w:sz w:val="20"/>
          <w:lang w:val="en-US"/>
        </w:rPr>
        <w:t>&gt;</w:t>
      </w:r>
      <w:r w:rsidRPr="00F07B9E">
        <w:rPr>
          <w:rFonts w:ascii="Consolas" w:hAnsi="Consolas" w:cs="Consolas"/>
          <w:color w:val="000000"/>
          <w:sz w:val="20"/>
          <w:lang w:val="en-US"/>
        </w:rPr>
        <w:t>SIARDUSER</w:t>
      </w:r>
      <w:r w:rsidRPr="00F07B9E">
        <w:rPr>
          <w:rFonts w:ascii="Consolas" w:hAnsi="Consolas" w:cs="Consolas"/>
          <w:color w:val="008080"/>
          <w:sz w:val="20"/>
          <w:lang w:val="en-US"/>
        </w:rPr>
        <w:t>&lt;/</w:t>
      </w:r>
      <w:r w:rsidRPr="00F07B9E">
        <w:rPr>
          <w:rFonts w:ascii="Consolas" w:hAnsi="Consolas" w:cs="Consolas"/>
          <w:color w:val="3F7F7F"/>
          <w:sz w:val="20"/>
          <w:lang w:val="en-US"/>
        </w:rPr>
        <w:t>grantee</w:t>
      </w:r>
      <w:r w:rsidRPr="00F07B9E">
        <w:rPr>
          <w:rFonts w:ascii="Consolas" w:hAnsi="Consolas" w:cs="Consolas"/>
          <w:color w:val="008080"/>
          <w:sz w:val="20"/>
          <w:lang w:val="en-US"/>
        </w:rPr>
        <w:t>&gt;</w:t>
      </w:r>
    </w:p>
    <w:p w14:paraId="3AACC852"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option</w:t>
      </w:r>
      <w:r w:rsidRPr="00F07B9E">
        <w:rPr>
          <w:rFonts w:ascii="Consolas" w:hAnsi="Consolas" w:cs="Consolas"/>
          <w:color w:val="008080"/>
          <w:sz w:val="20"/>
          <w:lang w:val="en-US"/>
        </w:rPr>
        <w:t>&gt;</w:t>
      </w:r>
      <w:r w:rsidRPr="00F07B9E">
        <w:rPr>
          <w:rFonts w:ascii="Consolas" w:hAnsi="Consolas" w:cs="Consolas"/>
          <w:color w:val="000000"/>
          <w:sz w:val="20"/>
          <w:lang w:val="en-US"/>
        </w:rPr>
        <w:t>ADMIN</w:t>
      </w:r>
      <w:r w:rsidRPr="00F07B9E">
        <w:rPr>
          <w:rFonts w:ascii="Consolas" w:hAnsi="Consolas" w:cs="Consolas"/>
          <w:color w:val="008080"/>
          <w:sz w:val="20"/>
          <w:lang w:val="en-US"/>
        </w:rPr>
        <w:t>&lt;/</w:t>
      </w:r>
      <w:r w:rsidRPr="00F07B9E">
        <w:rPr>
          <w:rFonts w:ascii="Consolas" w:hAnsi="Consolas" w:cs="Consolas"/>
          <w:color w:val="3F7F7F"/>
          <w:sz w:val="20"/>
          <w:lang w:val="en-US"/>
        </w:rPr>
        <w:t>option</w:t>
      </w:r>
      <w:r w:rsidRPr="00F07B9E">
        <w:rPr>
          <w:rFonts w:ascii="Consolas" w:hAnsi="Consolas" w:cs="Consolas"/>
          <w:color w:val="008080"/>
          <w:sz w:val="20"/>
          <w:lang w:val="en-US"/>
        </w:rPr>
        <w:t>&gt;</w:t>
      </w:r>
    </w:p>
    <w:p w14:paraId="118DB335"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privilege</w:t>
      </w:r>
      <w:r w:rsidRPr="00F07B9E">
        <w:rPr>
          <w:rFonts w:ascii="Consolas" w:hAnsi="Consolas" w:cs="Consolas"/>
          <w:color w:val="008080"/>
          <w:sz w:val="20"/>
          <w:lang w:val="en-US"/>
        </w:rPr>
        <w:t>&gt;</w:t>
      </w:r>
    </w:p>
    <w:p w14:paraId="0420A6CA" w14:textId="77777777" w:rsidR="00814B07" w:rsidRPr="00F07B9E" w:rsidRDefault="00814B07" w:rsidP="00814B0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privileges</w:t>
      </w:r>
      <w:r w:rsidRPr="00F07B9E">
        <w:rPr>
          <w:rFonts w:ascii="Consolas" w:hAnsi="Consolas" w:cs="Consolas"/>
          <w:color w:val="008080"/>
          <w:sz w:val="20"/>
          <w:lang w:val="en-US"/>
        </w:rPr>
        <w:t>&gt;</w:t>
      </w:r>
    </w:p>
    <w:p w14:paraId="73AB3F23" w14:textId="77777777" w:rsidR="00EF7B08" w:rsidRPr="009051CB" w:rsidRDefault="00814B07" w:rsidP="00274A61">
      <w:pPr>
        <w:rPr>
          <w:rFonts w:ascii="Consolas" w:hAnsi="Consolas" w:cs="Consolas"/>
          <w:color w:val="008080"/>
          <w:sz w:val="20"/>
          <w:lang w:val="en-US"/>
        </w:rPr>
      </w:pPr>
      <w:r w:rsidRPr="00F07B9E">
        <w:rPr>
          <w:rFonts w:ascii="Consolas" w:hAnsi="Consolas" w:cs="Consolas"/>
          <w:color w:val="008080"/>
          <w:sz w:val="20"/>
          <w:lang w:val="en-US"/>
        </w:rPr>
        <w:t>&lt;/</w:t>
      </w:r>
      <w:r w:rsidRPr="00F07B9E">
        <w:rPr>
          <w:rFonts w:ascii="Consolas" w:hAnsi="Consolas" w:cs="Consolas"/>
          <w:color w:val="3F7F7F"/>
          <w:sz w:val="20"/>
          <w:lang w:val="en-US"/>
        </w:rPr>
        <w:t>siardArchive</w:t>
      </w:r>
      <w:r w:rsidRPr="00F07B9E">
        <w:rPr>
          <w:rFonts w:ascii="Consolas" w:hAnsi="Consolas" w:cs="Consolas"/>
          <w:color w:val="008080"/>
          <w:sz w:val="20"/>
          <w:lang w:val="en-US"/>
        </w:rPr>
        <w:t>&gt;</w:t>
      </w:r>
    </w:p>
    <w:p w14:paraId="0BA224EB" w14:textId="77777777" w:rsidR="00274A61" w:rsidRPr="000136C4" w:rsidRDefault="00274A61" w:rsidP="00274A61">
      <w:pPr>
        <w:rPr>
          <w:rFonts w:cs="Arial"/>
          <w:lang w:val="en-GB"/>
        </w:rPr>
      </w:pPr>
    </w:p>
    <w:p w14:paraId="666F00F1" w14:textId="77777777" w:rsidR="00EF7B08" w:rsidRPr="000242AB" w:rsidRDefault="00564F7A" w:rsidP="00997013">
      <w:pPr>
        <w:pStyle w:val="FormatvorlageAnhang12Pt"/>
        <w:rPr>
          <w:lang w:val="en-US"/>
        </w:rPr>
      </w:pPr>
      <w:bookmarkStart w:id="116" w:name="_Toc264549073"/>
      <w:bookmarkStart w:id="117" w:name="_Toc423960756"/>
      <w:r w:rsidRPr="000136C4">
        <w:rPr>
          <w:lang w:val="en-GB"/>
        </w:rPr>
        <w:t>D</w:t>
      </w:r>
      <w:r w:rsidR="008E1F65" w:rsidRPr="000136C4">
        <w:rPr>
          <w:lang w:val="en-GB"/>
        </w:rPr>
        <w:t xml:space="preserve">.3 </w:t>
      </w:r>
      <w:bookmarkEnd w:id="116"/>
      <w:r w:rsidR="00F9389F" w:rsidRPr="000136C4">
        <w:rPr>
          <w:lang w:val="en-GB"/>
        </w:rPr>
        <w:t xml:space="preserve">Example of the XML schema definition of a table: </w:t>
      </w:r>
      <w:r w:rsidR="00F9389F" w:rsidRPr="00F07B9E">
        <w:rPr>
          <w:rFonts w:ascii="Courier New" w:hAnsi="Courier New" w:cs="Courier New"/>
          <w:lang w:val="en-GB"/>
        </w:rPr>
        <w:t>table0.xsd</w:t>
      </w:r>
      <w:bookmarkEnd w:id="117"/>
    </w:p>
    <w:p w14:paraId="4B8418E2" w14:textId="77777777" w:rsidR="00EF7B08" w:rsidRPr="000136C4" w:rsidRDefault="00F9389F" w:rsidP="00EF7B08">
      <w:pPr>
        <w:rPr>
          <w:rFonts w:cs="Arial"/>
          <w:lang w:val="en-GB"/>
        </w:rPr>
      </w:pPr>
      <w:r w:rsidRPr="000136C4">
        <w:rPr>
          <w:szCs w:val="24"/>
          <w:lang w:val="en-GB"/>
        </w:rPr>
        <w:t>SIARD generates an XML schema definition for each table that assigns the correct XML data types to the columns</w:t>
      </w:r>
      <w:r w:rsidR="00EF7B08" w:rsidRPr="000136C4">
        <w:rPr>
          <w:rFonts w:cs="Arial"/>
          <w:lang w:val="en-GB"/>
        </w:rPr>
        <w:t>.</w:t>
      </w:r>
    </w:p>
    <w:p w14:paraId="25BB6F31" w14:textId="77777777" w:rsidR="00EF7B08" w:rsidRPr="000136C4" w:rsidRDefault="00EF7B08" w:rsidP="00EF7B08">
      <w:pPr>
        <w:rPr>
          <w:rFonts w:cs="Arial"/>
          <w:lang w:val="en-GB"/>
        </w:rPr>
      </w:pPr>
    </w:p>
    <w:p w14:paraId="22A58385"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8080"/>
          <w:sz w:val="20"/>
          <w:lang w:val="en-US"/>
        </w:rPr>
        <w:t>&lt;?</w:t>
      </w:r>
      <w:r w:rsidRPr="00F07B9E">
        <w:rPr>
          <w:rFonts w:ascii="Consolas" w:hAnsi="Consolas" w:cs="Consolas"/>
          <w:color w:val="3F7F7F"/>
          <w:sz w:val="20"/>
          <w:lang w:val="en-US"/>
        </w:rPr>
        <w:t>xml</w:t>
      </w:r>
      <w:r w:rsidRPr="00F07B9E">
        <w:rPr>
          <w:rFonts w:ascii="Consolas" w:hAnsi="Consolas" w:cs="Consolas"/>
          <w:sz w:val="20"/>
          <w:lang w:val="en-US"/>
        </w:rPr>
        <w:t xml:space="preserve"> </w:t>
      </w:r>
      <w:r w:rsidRPr="00F07B9E">
        <w:rPr>
          <w:rFonts w:ascii="Consolas" w:hAnsi="Consolas" w:cs="Consolas"/>
          <w:color w:val="7F007F"/>
          <w:sz w:val="20"/>
          <w:lang w:val="en-US"/>
        </w:rPr>
        <w:t>version</w:t>
      </w:r>
      <w:r w:rsidRPr="00F07B9E">
        <w:rPr>
          <w:rFonts w:ascii="Consolas" w:hAnsi="Consolas" w:cs="Consolas"/>
          <w:color w:val="000000"/>
          <w:sz w:val="20"/>
          <w:lang w:val="en-US"/>
        </w:rPr>
        <w:t>=</w:t>
      </w:r>
      <w:r w:rsidRPr="00F07B9E">
        <w:rPr>
          <w:rFonts w:ascii="Consolas" w:hAnsi="Consolas" w:cs="Consolas"/>
          <w:i/>
          <w:iCs/>
          <w:color w:val="2A00FF"/>
          <w:sz w:val="20"/>
          <w:lang w:val="en-US"/>
        </w:rPr>
        <w:t>"1.0"</w:t>
      </w:r>
      <w:r w:rsidRPr="00F07B9E">
        <w:rPr>
          <w:rFonts w:ascii="Consolas" w:hAnsi="Consolas" w:cs="Consolas"/>
          <w:sz w:val="20"/>
          <w:lang w:val="en-US"/>
        </w:rPr>
        <w:t xml:space="preserve"> </w:t>
      </w:r>
      <w:r w:rsidRPr="00F07B9E">
        <w:rPr>
          <w:rFonts w:ascii="Consolas" w:hAnsi="Consolas" w:cs="Consolas"/>
          <w:color w:val="7F007F"/>
          <w:sz w:val="20"/>
          <w:lang w:val="en-US"/>
        </w:rPr>
        <w:t>encoding</w:t>
      </w:r>
      <w:r w:rsidRPr="00F07B9E">
        <w:rPr>
          <w:rFonts w:ascii="Consolas" w:hAnsi="Consolas" w:cs="Consolas"/>
          <w:color w:val="000000"/>
          <w:sz w:val="20"/>
          <w:lang w:val="en-US"/>
        </w:rPr>
        <w:t>=</w:t>
      </w:r>
      <w:r w:rsidRPr="00F07B9E">
        <w:rPr>
          <w:rFonts w:ascii="Consolas" w:hAnsi="Consolas" w:cs="Consolas"/>
          <w:i/>
          <w:iCs/>
          <w:color w:val="2A00FF"/>
          <w:sz w:val="20"/>
          <w:lang w:val="en-US"/>
        </w:rPr>
        <w:t>"utf-8"</w:t>
      </w:r>
      <w:r w:rsidRPr="00F07B9E">
        <w:rPr>
          <w:rFonts w:ascii="Consolas" w:hAnsi="Consolas" w:cs="Consolas"/>
          <w:sz w:val="20"/>
          <w:lang w:val="en-US"/>
        </w:rPr>
        <w:t xml:space="preserve"> </w:t>
      </w:r>
      <w:r w:rsidRPr="00F07B9E">
        <w:rPr>
          <w:rFonts w:ascii="Consolas" w:hAnsi="Consolas" w:cs="Consolas"/>
          <w:color w:val="7F007F"/>
          <w:sz w:val="20"/>
          <w:lang w:val="en-US"/>
        </w:rPr>
        <w:t>standalone</w:t>
      </w:r>
      <w:r w:rsidRPr="00F07B9E">
        <w:rPr>
          <w:rFonts w:ascii="Consolas" w:hAnsi="Consolas" w:cs="Consolas"/>
          <w:color w:val="000000"/>
          <w:sz w:val="20"/>
          <w:lang w:val="en-US"/>
        </w:rPr>
        <w:t>=</w:t>
      </w:r>
      <w:r w:rsidRPr="00F07B9E">
        <w:rPr>
          <w:rFonts w:ascii="Consolas" w:hAnsi="Consolas" w:cs="Consolas"/>
          <w:i/>
          <w:iCs/>
          <w:color w:val="2A00FF"/>
          <w:sz w:val="20"/>
          <w:lang w:val="en-US"/>
        </w:rPr>
        <w:t>"no"</w:t>
      </w:r>
      <w:r w:rsidRPr="00F07B9E">
        <w:rPr>
          <w:rFonts w:ascii="Consolas" w:hAnsi="Consolas" w:cs="Consolas"/>
          <w:color w:val="008080"/>
          <w:sz w:val="20"/>
          <w:lang w:val="en-US"/>
        </w:rPr>
        <w:t>?&gt;</w:t>
      </w:r>
    </w:p>
    <w:p w14:paraId="42B33B31" w14:textId="77777777" w:rsidR="000823D7" w:rsidRDefault="000823D7" w:rsidP="000823D7">
      <w:pPr>
        <w:autoSpaceDE w:val="0"/>
        <w:autoSpaceDN w:val="0"/>
        <w:adjustRightInd w:val="0"/>
        <w:spacing w:after="0" w:line="240" w:lineRule="auto"/>
        <w:rPr>
          <w:rFonts w:ascii="Consolas" w:hAnsi="Consolas" w:cs="Consolas"/>
          <w:sz w:val="20"/>
        </w:rPr>
      </w:pPr>
      <w:r>
        <w:rPr>
          <w:rFonts w:ascii="Consolas" w:hAnsi="Consolas" w:cs="Consolas"/>
          <w:color w:val="008080"/>
          <w:sz w:val="20"/>
        </w:rPr>
        <w:t>&lt;</w:t>
      </w:r>
      <w:r>
        <w:rPr>
          <w:rFonts w:ascii="Consolas" w:hAnsi="Consolas" w:cs="Consolas"/>
          <w:color w:val="3F7F7F"/>
          <w:sz w:val="20"/>
        </w:rPr>
        <w:t>xs:schema</w:t>
      </w:r>
      <w:r>
        <w:rPr>
          <w:rFonts w:ascii="Consolas" w:hAnsi="Consolas" w:cs="Consolas"/>
          <w:sz w:val="20"/>
        </w:rPr>
        <w:t xml:space="preserve"> </w:t>
      </w:r>
    </w:p>
    <w:p w14:paraId="70F29147" w14:textId="77777777" w:rsidR="000823D7" w:rsidRDefault="000823D7" w:rsidP="000823D7">
      <w:pPr>
        <w:autoSpaceDE w:val="0"/>
        <w:autoSpaceDN w:val="0"/>
        <w:adjustRightInd w:val="0"/>
        <w:spacing w:after="0" w:line="240" w:lineRule="auto"/>
        <w:rPr>
          <w:rFonts w:ascii="Consolas" w:hAnsi="Consolas" w:cs="Consolas"/>
          <w:sz w:val="20"/>
        </w:rPr>
      </w:pPr>
      <w:r>
        <w:rPr>
          <w:rFonts w:ascii="Consolas" w:hAnsi="Consolas" w:cs="Consolas"/>
          <w:sz w:val="20"/>
        </w:rPr>
        <w:t xml:space="preserve">  </w:t>
      </w:r>
      <w:r>
        <w:rPr>
          <w:rFonts w:ascii="Consolas" w:hAnsi="Consolas" w:cs="Consolas"/>
          <w:color w:val="7F007F"/>
          <w:sz w:val="20"/>
        </w:rPr>
        <w:t>xmlns:xs</w:t>
      </w:r>
      <w:r>
        <w:rPr>
          <w:rFonts w:ascii="Consolas" w:hAnsi="Consolas" w:cs="Consolas"/>
          <w:color w:val="000000"/>
          <w:sz w:val="20"/>
        </w:rPr>
        <w:t>=</w:t>
      </w:r>
      <w:r>
        <w:rPr>
          <w:rFonts w:ascii="Consolas" w:hAnsi="Consolas" w:cs="Consolas"/>
          <w:i/>
          <w:iCs/>
          <w:color w:val="2A00FF"/>
          <w:sz w:val="20"/>
        </w:rPr>
        <w:t>"http://www.w3.org/2001/XMLSchema"</w:t>
      </w:r>
      <w:r>
        <w:rPr>
          <w:rFonts w:ascii="Consolas" w:hAnsi="Consolas" w:cs="Consolas"/>
          <w:sz w:val="20"/>
        </w:rPr>
        <w:t xml:space="preserve"> </w:t>
      </w:r>
    </w:p>
    <w:p w14:paraId="24BC3FC4" w14:textId="7178F102" w:rsidR="000823D7" w:rsidRDefault="000823D7" w:rsidP="000823D7">
      <w:pPr>
        <w:autoSpaceDE w:val="0"/>
        <w:autoSpaceDN w:val="0"/>
        <w:adjustRightInd w:val="0"/>
        <w:spacing w:after="0" w:line="240" w:lineRule="auto"/>
        <w:rPr>
          <w:rFonts w:ascii="Consolas" w:hAnsi="Consolas" w:cs="Consolas"/>
          <w:sz w:val="20"/>
        </w:rPr>
      </w:pPr>
      <w:r>
        <w:rPr>
          <w:rFonts w:ascii="Consolas" w:hAnsi="Consolas" w:cs="Consolas"/>
          <w:sz w:val="20"/>
        </w:rPr>
        <w:t xml:space="preserve">  </w:t>
      </w:r>
      <w:r>
        <w:rPr>
          <w:rFonts w:ascii="Consolas" w:hAnsi="Consolas" w:cs="Consolas"/>
          <w:color w:val="7F007F"/>
          <w:sz w:val="20"/>
        </w:rPr>
        <w:t>xmlns</w:t>
      </w:r>
      <w:r>
        <w:rPr>
          <w:rFonts w:ascii="Consolas" w:hAnsi="Consolas" w:cs="Consolas"/>
          <w:color w:val="000000"/>
          <w:sz w:val="20"/>
        </w:rPr>
        <w:t>=</w:t>
      </w:r>
      <w:r>
        <w:rPr>
          <w:rFonts w:ascii="Consolas" w:hAnsi="Consolas" w:cs="Consolas"/>
          <w:i/>
          <w:iCs/>
          <w:color w:val="2A00FF"/>
          <w:sz w:val="20"/>
        </w:rPr>
        <w:t>"http://www.admin.ch/xmlns/siard/</w:t>
      </w:r>
      <w:r w:rsidR="007530D4">
        <w:rPr>
          <w:rFonts w:ascii="Consolas" w:hAnsi="Consolas" w:cs="Consolas"/>
          <w:i/>
          <w:iCs/>
          <w:color w:val="2A00FF"/>
          <w:sz w:val="20"/>
        </w:rPr>
        <w:t>2.0</w:t>
      </w:r>
      <w:r>
        <w:rPr>
          <w:rFonts w:ascii="Consolas" w:hAnsi="Consolas" w:cs="Consolas"/>
          <w:i/>
          <w:iCs/>
          <w:color w:val="2A00FF"/>
          <w:sz w:val="20"/>
        </w:rPr>
        <w:t>/schema0/table0.xsd"</w:t>
      </w:r>
      <w:r>
        <w:rPr>
          <w:rFonts w:ascii="Consolas" w:hAnsi="Consolas" w:cs="Consolas"/>
          <w:sz w:val="20"/>
        </w:rPr>
        <w:t xml:space="preserve"> </w:t>
      </w:r>
    </w:p>
    <w:p w14:paraId="64E6F620"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Pr>
          <w:rFonts w:ascii="Consolas" w:hAnsi="Consolas" w:cs="Consolas"/>
          <w:sz w:val="20"/>
        </w:rPr>
        <w:t xml:space="preserve">  </w:t>
      </w:r>
      <w:r w:rsidRPr="00F07B9E">
        <w:rPr>
          <w:rFonts w:ascii="Consolas" w:hAnsi="Consolas" w:cs="Consolas"/>
          <w:color w:val="7F007F"/>
          <w:sz w:val="20"/>
          <w:lang w:val="en-US"/>
        </w:rPr>
        <w:t>attributeFormDefault</w:t>
      </w:r>
      <w:r w:rsidRPr="00F07B9E">
        <w:rPr>
          <w:rFonts w:ascii="Consolas" w:hAnsi="Consolas" w:cs="Consolas"/>
          <w:color w:val="000000"/>
          <w:sz w:val="20"/>
          <w:lang w:val="en-US"/>
        </w:rPr>
        <w:t>=</w:t>
      </w:r>
      <w:r w:rsidRPr="00F07B9E">
        <w:rPr>
          <w:rFonts w:ascii="Consolas" w:hAnsi="Consolas" w:cs="Consolas"/>
          <w:i/>
          <w:iCs/>
          <w:color w:val="2A00FF"/>
          <w:sz w:val="20"/>
          <w:lang w:val="en-US"/>
        </w:rPr>
        <w:t>"unqualified"</w:t>
      </w:r>
      <w:r w:rsidRPr="00F07B9E">
        <w:rPr>
          <w:rFonts w:ascii="Consolas" w:hAnsi="Consolas" w:cs="Consolas"/>
          <w:sz w:val="20"/>
          <w:lang w:val="en-US"/>
        </w:rPr>
        <w:t xml:space="preserve"> </w:t>
      </w:r>
    </w:p>
    <w:p w14:paraId="0B7D251C"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sz w:val="20"/>
          <w:lang w:val="en-US"/>
        </w:rPr>
        <w:t xml:space="preserve">  </w:t>
      </w:r>
      <w:r w:rsidRPr="00F07B9E">
        <w:rPr>
          <w:rFonts w:ascii="Consolas" w:hAnsi="Consolas" w:cs="Consolas"/>
          <w:color w:val="7F007F"/>
          <w:sz w:val="20"/>
          <w:lang w:val="en-US"/>
        </w:rPr>
        <w:t>elementFormDefault</w:t>
      </w:r>
      <w:r w:rsidRPr="00F07B9E">
        <w:rPr>
          <w:rFonts w:ascii="Consolas" w:hAnsi="Consolas" w:cs="Consolas"/>
          <w:color w:val="000000"/>
          <w:sz w:val="20"/>
          <w:lang w:val="en-US"/>
        </w:rPr>
        <w:t>=</w:t>
      </w:r>
      <w:r w:rsidRPr="00F07B9E">
        <w:rPr>
          <w:rFonts w:ascii="Consolas" w:hAnsi="Consolas" w:cs="Consolas"/>
          <w:i/>
          <w:iCs/>
          <w:color w:val="2A00FF"/>
          <w:sz w:val="20"/>
          <w:lang w:val="en-US"/>
        </w:rPr>
        <w:t>"qualified"</w:t>
      </w:r>
      <w:r w:rsidRPr="00F07B9E">
        <w:rPr>
          <w:rFonts w:ascii="Consolas" w:hAnsi="Consolas" w:cs="Consolas"/>
          <w:sz w:val="20"/>
          <w:lang w:val="en-US"/>
        </w:rPr>
        <w:t xml:space="preserve"> </w:t>
      </w:r>
    </w:p>
    <w:p w14:paraId="5B0563D5" w14:textId="47C2D79B"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sz w:val="20"/>
          <w:lang w:val="en-US"/>
        </w:rPr>
        <w:t xml:space="preserve">  </w:t>
      </w:r>
      <w:r w:rsidRPr="00F07B9E">
        <w:rPr>
          <w:rFonts w:ascii="Consolas" w:hAnsi="Consolas" w:cs="Consolas"/>
          <w:color w:val="7F007F"/>
          <w:sz w:val="20"/>
          <w:lang w:val="en-US"/>
        </w:rPr>
        <w:t>targetNamespace</w:t>
      </w:r>
      <w:r w:rsidRPr="00F07B9E">
        <w:rPr>
          <w:rFonts w:ascii="Consolas" w:hAnsi="Consolas" w:cs="Consolas"/>
          <w:color w:val="000000"/>
          <w:sz w:val="20"/>
          <w:lang w:val="en-US"/>
        </w:rPr>
        <w:t>=</w:t>
      </w:r>
      <w:r w:rsidRPr="00F07B9E">
        <w:rPr>
          <w:rFonts w:ascii="Consolas" w:hAnsi="Consolas" w:cs="Consolas"/>
          <w:i/>
          <w:iCs/>
          <w:color w:val="2A00FF"/>
          <w:sz w:val="20"/>
          <w:lang w:val="en-US"/>
        </w:rPr>
        <w:t>"http://www.admin.ch/xmlns/siard/</w:t>
      </w:r>
      <w:r w:rsidR="007530D4">
        <w:rPr>
          <w:rFonts w:ascii="Consolas" w:hAnsi="Consolas" w:cs="Consolas"/>
          <w:i/>
          <w:iCs/>
          <w:color w:val="2A00FF"/>
          <w:sz w:val="20"/>
          <w:lang w:val="en-US"/>
        </w:rPr>
        <w:t>2.0</w:t>
      </w:r>
      <w:r w:rsidRPr="00F07B9E">
        <w:rPr>
          <w:rFonts w:ascii="Consolas" w:hAnsi="Consolas" w:cs="Consolas"/>
          <w:i/>
          <w:iCs/>
          <w:color w:val="2A00FF"/>
          <w:sz w:val="20"/>
          <w:lang w:val="en-US"/>
        </w:rPr>
        <w:t>/schema0/table0.xsd"</w:t>
      </w:r>
      <w:r w:rsidRPr="00F07B9E">
        <w:rPr>
          <w:rFonts w:ascii="Consolas" w:hAnsi="Consolas" w:cs="Consolas"/>
          <w:color w:val="008080"/>
          <w:sz w:val="20"/>
          <w:lang w:val="en-US"/>
        </w:rPr>
        <w:t>&gt;</w:t>
      </w:r>
    </w:p>
    <w:p w14:paraId="78D3D936"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"table"</w:t>
      </w:r>
      <w:r w:rsidRPr="00F07B9E">
        <w:rPr>
          <w:rFonts w:ascii="Consolas" w:hAnsi="Consolas" w:cs="Consolas"/>
          <w:color w:val="008080"/>
          <w:sz w:val="20"/>
          <w:lang w:val="en-US"/>
        </w:rPr>
        <w:t>&gt;</w:t>
      </w:r>
    </w:p>
    <w:p w14:paraId="7240EFF7"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color w:val="008080"/>
          <w:sz w:val="20"/>
          <w:lang w:val="en-US"/>
        </w:rPr>
        <w:t>&gt;</w:t>
      </w:r>
    </w:p>
    <w:p w14:paraId="4042C09B"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5BE3C71C"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maxOccurs</w:t>
      </w:r>
      <w:r w:rsidRPr="00F07B9E">
        <w:rPr>
          <w:rFonts w:ascii="Consolas" w:hAnsi="Consolas" w:cs="Consolas"/>
          <w:color w:val="000000"/>
          <w:sz w:val="20"/>
          <w:lang w:val="en-US"/>
        </w:rPr>
        <w:t>=</w:t>
      </w:r>
      <w:r w:rsidRPr="00F07B9E">
        <w:rPr>
          <w:rFonts w:ascii="Consolas" w:hAnsi="Consolas" w:cs="Consolas"/>
          <w:i/>
          <w:iCs/>
          <w:color w:val="2A00FF"/>
          <w:sz w:val="20"/>
          <w:lang w:val="en-US"/>
        </w:rPr>
        <w:t>"unbounded"</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"row"</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"rowType"</w:t>
      </w:r>
      <w:r w:rsidRPr="00F07B9E">
        <w:rPr>
          <w:rFonts w:ascii="Consolas" w:hAnsi="Consolas" w:cs="Consolas"/>
          <w:color w:val="008080"/>
          <w:sz w:val="20"/>
          <w:lang w:val="en-US"/>
        </w:rPr>
        <w:t>&gt;&lt;/</w:t>
      </w:r>
      <w:r w:rsidRPr="00F07B9E">
        <w:rPr>
          <w:rFonts w:ascii="Consolas" w:hAnsi="Consolas" w:cs="Consolas"/>
          <w:color w:val="3F7F7F"/>
          <w:sz w:val="20"/>
          <w:lang w:val="en-US"/>
        </w:rPr>
        <w:t>xs:element</w:t>
      </w:r>
      <w:r w:rsidRPr="00F07B9E">
        <w:rPr>
          <w:rFonts w:ascii="Consolas" w:hAnsi="Consolas" w:cs="Consolas"/>
          <w:color w:val="008080"/>
          <w:sz w:val="20"/>
          <w:lang w:val="en-US"/>
        </w:rPr>
        <w:t>&gt;</w:t>
      </w:r>
    </w:p>
    <w:p w14:paraId="4C5A5DFB"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41D433BC"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color w:val="008080"/>
          <w:sz w:val="20"/>
          <w:lang w:val="en-US"/>
        </w:rPr>
        <w:t>&gt;</w:t>
      </w:r>
    </w:p>
    <w:p w14:paraId="04D18D11"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color w:val="008080"/>
          <w:sz w:val="20"/>
          <w:lang w:val="en-US"/>
        </w:rPr>
        <w:t>&gt;</w:t>
      </w:r>
    </w:p>
    <w:p w14:paraId="761D6983"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"rowType"</w:t>
      </w:r>
      <w:r w:rsidRPr="00F07B9E">
        <w:rPr>
          <w:rFonts w:ascii="Consolas" w:hAnsi="Consolas" w:cs="Consolas"/>
          <w:color w:val="008080"/>
          <w:sz w:val="20"/>
          <w:lang w:val="en-US"/>
        </w:rPr>
        <w:t>&gt;</w:t>
      </w:r>
    </w:p>
    <w:p w14:paraId="6165CA76"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19150515"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sz w:val="20"/>
          <w:lang w:val="en-US"/>
        </w:rPr>
        <w:t xml:space="preserve"> </w:t>
      </w:r>
      <w:r w:rsidRPr="00F07B9E">
        <w:rPr>
          <w:rFonts w:ascii="Consolas" w:hAnsi="Consolas" w:cs="Consolas"/>
          <w:i/>
          <w:iCs/>
          <w:color w:val="2A00FF"/>
          <w:sz w:val="20"/>
          <w:lang w:val="en-US"/>
        </w:rPr>
        <w:t>"c1"</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"xs:boolean"</w:t>
      </w:r>
      <w:r w:rsidRPr="00F07B9E">
        <w:rPr>
          <w:rFonts w:ascii="Consolas" w:hAnsi="Consolas" w:cs="Consolas"/>
          <w:sz w:val="20"/>
          <w:lang w:val="en-US"/>
        </w:rPr>
        <w:t xml:space="preserve"> </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CBOOLEAN --&gt;</w:t>
      </w:r>
    </w:p>
    <w:p w14:paraId="5670C5E7"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sz w:val="20"/>
          <w:lang w:val="en-US"/>
        </w:rPr>
        <w:t xml:space="preserve"> </w:t>
      </w:r>
      <w:r w:rsidRPr="00F07B9E">
        <w:rPr>
          <w:rFonts w:ascii="Consolas" w:hAnsi="Consolas" w:cs="Consolas"/>
          <w:i/>
          <w:iCs/>
          <w:color w:val="2A00FF"/>
          <w:sz w:val="20"/>
          <w:lang w:val="en-US"/>
        </w:rPr>
        <w:t>"c2"</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"xs:hexBinary"</w:t>
      </w:r>
      <w:r w:rsidRPr="00F07B9E">
        <w:rPr>
          <w:rFonts w:ascii="Consolas" w:hAnsi="Consolas" w:cs="Consolas"/>
          <w:sz w:val="20"/>
          <w:lang w:val="en-US"/>
        </w:rPr>
        <w:t xml:space="preserve"> </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CBIT --&gt;</w:t>
      </w:r>
    </w:p>
    <w:p w14:paraId="3F650F80"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sz w:val="20"/>
          <w:lang w:val="en-US"/>
        </w:rPr>
        <w:t xml:space="preserve"> </w:t>
      </w:r>
      <w:r w:rsidRPr="00F07B9E">
        <w:rPr>
          <w:rFonts w:ascii="Consolas" w:hAnsi="Consolas" w:cs="Consolas"/>
          <w:i/>
          <w:iCs/>
          <w:color w:val="2A00FF"/>
          <w:sz w:val="20"/>
          <w:lang w:val="en-US"/>
        </w:rPr>
        <w:t>"c3"</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"xs:hexBinary"</w:t>
      </w:r>
      <w:r w:rsidRPr="00F07B9E">
        <w:rPr>
          <w:rFonts w:ascii="Consolas" w:hAnsi="Consolas" w:cs="Consolas"/>
          <w:sz w:val="20"/>
          <w:lang w:val="en-US"/>
        </w:rPr>
        <w:t xml:space="preserve"> </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CBIT_32 --&gt;</w:t>
      </w:r>
    </w:p>
    <w:p w14:paraId="23108083"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sz w:val="20"/>
          <w:lang w:val="en-US"/>
        </w:rPr>
        <w:t xml:space="preserve"> </w:t>
      </w:r>
      <w:r w:rsidRPr="00F07B9E">
        <w:rPr>
          <w:rFonts w:ascii="Consolas" w:hAnsi="Consolas" w:cs="Consolas"/>
          <w:i/>
          <w:iCs/>
          <w:color w:val="2A00FF"/>
          <w:sz w:val="20"/>
          <w:lang w:val="en-US"/>
        </w:rPr>
        <w:t>"c4"</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"xs:hexBinary"</w:t>
      </w:r>
      <w:r w:rsidRPr="00F07B9E">
        <w:rPr>
          <w:rFonts w:ascii="Consolas" w:hAnsi="Consolas" w:cs="Consolas"/>
          <w:sz w:val="20"/>
          <w:lang w:val="en-US"/>
        </w:rPr>
        <w:t xml:space="preserve"> </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CBIT_VARYING_160 --&gt;</w:t>
      </w:r>
    </w:p>
    <w:p w14:paraId="4B1EE15A"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sz w:val="20"/>
          <w:lang w:val="en-US"/>
        </w:rPr>
        <w:t xml:space="preserve"> </w:t>
      </w:r>
      <w:r w:rsidRPr="00F07B9E">
        <w:rPr>
          <w:rFonts w:ascii="Consolas" w:hAnsi="Consolas" w:cs="Consolas"/>
          <w:i/>
          <w:iCs/>
          <w:color w:val="2A00FF"/>
          <w:sz w:val="20"/>
          <w:lang w:val="en-US"/>
        </w:rPr>
        <w:t>"c5"</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"xs:hexBinary"</w:t>
      </w:r>
      <w:r w:rsidRPr="00F07B9E">
        <w:rPr>
          <w:rFonts w:ascii="Consolas" w:hAnsi="Consolas" w:cs="Consolas"/>
          <w:sz w:val="20"/>
          <w:lang w:val="en-US"/>
        </w:rPr>
        <w:t xml:space="preserve"> </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CBINARY --&gt;</w:t>
      </w:r>
    </w:p>
    <w:p w14:paraId="7AB829A3"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sz w:val="20"/>
          <w:lang w:val="en-US"/>
        </w:rPr>
        <w:t xml:space="preserve"> </w:t>
      </w:r>
      <w:r w:rsidRPr="00F07B9E">
        <w:rPr>
          <w:rFonts w:ascii="Consolas" w:hAnsi="Consolas" w:cs="Consolas"/>
          <w:i/>
          <w:iCs/>
          <w:color w:val="2A00FF"/>
          <w:sz w:val="20"/>
          <w:lang w:val="en-US"/>
        </w:rPr>
        <w:t>"c6"</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"xs:hexBinary"</w:t>
      </w:r>
      <w:r w:rsidRPr="00F07B9E">
        <w:rPr>
          <w:rFonts w:ascii="Consolas" w:hAnsi="Consolas" w:cs="Consolas"/>
          <w:sz w:val="20"/>
          <w:lang w:val="en-US"/>
        </w:rPr>
        <w:t xml:space="preserve"> </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CBINARY_5 --&gt;</w:t>
      </w:r>
    </w:p>
    <w:p w14:paraId="06223A4B"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sz w:val="20"/>
          <w:lang w:val="en-US"/>
        </w:rPr>
        <w:t xml:space="preserve"> </w:t>
      </w:r>
      <w:r w:rsidRPr="00F07B9E">
        <w:rPr>
          <w:rFonts w:ascii="Consolas" w:hAnsi="Consolas" w:cs="Consolas"/>
          <w:i/>
          <w:iCs/>
          <w:color w:val="2A00FF"/>
          <w:sz w:val="20"/>
          <w:lang w:val="en-US"/>
        </w:rPr>
        <w:t>"c7"</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"xs:hexBinary"</w:t>
      </w:r>
      <w:r w:rsidRPr="00F07B9E">
        <w:rPr>
          <w:rFonts w:ascii="Consolas" w:hAnsi="Consolas" w:cs="Consolas"/>
          <w:sz w:val="20"/>
          <w:lang w:val="en-US"/>
        </w:rPr>
        <w:t xml:space="preserve"> </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CBINARY_VARYING_32 --&gt;</w:t>
      </w:r>
    </w:p>
    <w:p w14:paraId="6A230E42"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sz w:val="20"/>
          <w:lang w:val="en-US"/>
        </w:rPr>
        <w:t xml:space="preserve"> </w:t>
      </w:r>
      <w:r w:rsidRPr="00F07B9E">
        <w:rPr>
          <w:rFonts w:ascii="Consolas" w:hAnsi="Consolas" w:cs="Consolas"/>
          <w:i/>
          <w:iCs/>
          <w:color w:val="2A00FF"/>
          <w:sz w:val="20"/>
          <w:lang w:val="en-US"/>
        </w:rPr>
        <w:t>"c8"</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"blobType"</w:t>
      </w:r>
      <w:r w:rsidRPr="00F07B9E">
        <w:rPr>
          <w:rFonts w:ascii="Consolas" w:hAnsi="Consolas" w:cs="Consolas"/>
          <w:sz w:val="20"/>
          <w:lang w:val="en-US"/>
        </w:rPr>
        <w:t xml:space="preserve"> </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CBINARY_LARGE_OBJECT --&gt;</w:t>
      </w:r>
    </w:p>
    <w:p w14:paraId="5DE6F0F6"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sz w:val="20"/>
          <w:lang w:val="en-US"/>
        </w:rPr>
        <w:t xml:space="preserve"> </w:t>
      </w:r>
      <w:r w:rsidRPr="00F07B9E">
        <w:rPr>
          <w:rFonts w:ascii="Consolas" w:hAnsi="Consolas" w:cs="Consolas"/>
          <w:i/>
          <w:iCs/>
          <w:color w:val="2A00FF"/>
          <w:sz w:val="20"/>
          <w:lang w:val="en-US"/>
        </w:rPr>
        <w:t>"c9"</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CCHARACTER --&gt;</w:t>
      </w:r>
    </w:p>
    <w:p w14:paraId="7FB6F849"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"c10"</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CCHARACTER_5 --&gt;</w:t>
      </w:r>
    </w:p>
    <w:p w14:paraId="29601071"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"c11"</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CCHARACTER_VARYING_32 --&gt;</w:t>
      </w:r>
    </w:p>
    <w:p w14:paraId="656385B5"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"c12"</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"clobType"</w:t>
      </w:r>
      <w:r w:rsidRPr="00F07B9E">
        <w:rPr>
          <w:rFonts w:ascii="Consolas" w:hAnsi="Consolas" w:cs="Consolas"/>
          <w:sz w:val="20"/>
          <w:lang w:val="en-US"/>
        </w:rPr>
        <w:t xml:space="preserve"> </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CCHARACTER_LARGE_OBJECT --&gt;</w:t>
      </w:r>
    </w:p>
    <w:p w14:paraId="360D559C"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"c13"</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CNATIONAL_CHARACTER --&gt;</w:t>
      </w:r>
    </w:p>
    <w:p w14:paraId="389A07E1"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lastRenderedPageBreak/>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"c14"</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CNATIONAL_CHARACTER_5 --&gt;</w:t>
      </w:r>
    </w:p>
    <w:p w14:paraId="082D2426"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"c15"</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CNATIONAL_CHARACTER_VARYING_32 --&gt;</w:t>
      </w:r>
    </w:p>
    <w:p w14:paraId="46D07E60"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"c16"</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"clobType"</w:t>
      </w:r>
      <w:r w:rsidRPr="00F07B9E">
        <w:rPr>
          <w:rFonts w:ascii="Consolas" w:hAnsi="Consolas" w:cs="Consolas"/>
          <w:sz w:val="20"/>
          <w:lang w:val="en-US"/>
        </w:rPr>
        <w:t xml:space="preserve"> </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CNATIONAL_CHARACTER_LARGE_OBJECT --&gt;</w:t>
      </w:r>
    </w:p>
    <w:p w14:paraId="478D0809"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"c17"</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"clobType"</w:t>
      </w:r>
      <w:r w:rsidRPr="00F07B9E">
        <w:rPr>
          <w:rFonts w:ascii="Consolas" w:hAnsi="Consolas" w:cs="Consolas"/>
          <w:sz w:val="20"/>
          <w:lang w:val="en-US"/>
        </w:rPr>
        <w:t xml:space="preserve"> </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CXML --&gt;</w:t>
      </w:r>
    </w:p>
    <w:p w14:paraId="087A0EF9"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"c18"</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"xs:integer"</w:t>
      </w:r>
      <w:r w:rsidRPr="00F07B9E">
        <w:rPr>
          <w:rFonts w:ascii="Consolas" w:hAnsi="Consolas" w:cs="Consolas"/>
          <w:sz w:val="20"/>
          <w:lang w:val="en-US"/>
        </w:rPr>
        <w:t xml:space="preserve"> </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CSMALLINT --&gt;</w:t>
      </w:r>
    </w:p>
    <w:p w14:paraId="4D9D27CB"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"c19"</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"xs:integer"</w:t>
      </w:r>
      <w:r w:rsidRPr="00F07B9E">
        <w:rPr>
          <w:rFonts w:ascii="Consolas" w:hAnsi="Consolas" w:cs="Consolas"/>
          <w:sz w:val="20"/>
          <w:lang w:val="en-US"/>
        </w:rPr>
        <w:t xml:space="preserve"> </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CINTEGER --&gt;</w:t>
      </w:r>
    </w:p>
    <w:p w14:paraId="210C7F93"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"c20"</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"xs:integer"</w:t>
      </w:r>
      <w:r w:rsidRPr="00F07B9E">
        <w:rPr>
          <w:rFonts w:ascii="Consolas" w:hAnsi="Consolas" w:cs="Consolas"/>
          <w:sz w:val="20"/>
          <w:lang w:val="en-US"/>
        </w:rPr>
        <w:t xml:space="preserve"> </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CBIGINT --&gt;</w:t>
      </w:r>
    </w:p>
    <w:p w14:paraId="7786E24C"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"c21"</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"xs:decimal"</w:t>
      </w:r>
      <w:r w:rsidRPr="00F07B9E">
        <w:rPr>
          <w:rFonts w:ascii="Consolas" w:hAnsi="Consolas" w:cs="Consolas"/>
          <w:sz w:val="20"/>
          <w:lang w:val="en-US"/>
        </w:rPr>
        <w:t xml:space="preserve"> </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CDECIMAL --&gt;</w:t>
      </w:r>
    </w:p>
    <w:p w14:paraId="0CA46AC9"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"c22"</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"xs:decimal"</w:t>
      </w:r>
      <w:r w:rsidRPr="00F07B9E">
        <w:rPr>
          <w:rFonts w:ascii="Consolas" w:hAnsi="Consolas" w:cs="Consolas"/>
          <w:sz w:val="20"/>
          <w:lang w:val="en-US"/>
        </w:rPr>
        <w:t xml:space="preserve"> </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CDECIMAL_3 --&gt;</w:t>
      </w:r>
    </w:p>
    <w:p w14:paraId="1AA14729"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"c23"</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"xs:decimal"</w:t>
      </w:r>
      <w:r w:rsidRPr="00F07B9E">
        <w:rPr>
          <w:rFonts w:ascii="Consolas" w:hAnsi="Consolas" w:cs="Consolas"/>
          <w:sz w:val="20"/>
          <w:lang w:val="en-US"/>
        </w:rPr>
        <w:t xml:space="preserve"> </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CDECIMAL_5_2 --&gt;</w:t>
      </w:r>
    </w:p>
    <w:p w14:paraId="3833B4D4"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"c24"</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"xs:decimal"</w:t>
      </w:r>
      <w:r w:rsidRPr="00F07B9E">
        <w:rPr>
          <w:rFonts w:ascii="Consolas" w:hAnsi="Consolas" w:cs="Consolas"/>
          <w:sz w:val="20"/>
          <w:lang w:val="en-US"/>
        </w:rPr>
        <w:t xml:space="preserve"> </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CNUMERIC --&gt;</w:t>
      </w:r>
    </w:p>
    <w:p w14:paraId="32AD070D"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"c25"</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"xs:decimal"</w:t>
      </w:r>
      <w:r w:rsidRPr="00F07B9E">
        <w:rPr>
          <w:rFonts w:ascii="Consolas" w:hAnsi="Consolas" w:cs="Consolas"/>
          <w:sz w:val="20"/>
          <w:lang w:val="en-US"/>
        </w:rPr>
        <w:t xml:space="preserve"> </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CNUMERIC_3 --&gt;</w:t>
      </w:r>
    </w:p>
    <w:p w14:paraId="32F455FD"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"c26"</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"xs:decimal"</w:t>
      </w:r>
      <w:r w:rsidRPr="00F07B9E">
        <w:rPr>
          <w:rFonts w:ascii="Consolas" w:hAnsi="Consolas" w:cs="Consolas"/>
          <w:sz w:val="20"/>
          <w:lang w:val="en-US"/>
        </w:rPr>
        <w:t xml:space="preserve"> </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CNUMERIC_5_2 --&gt;</w:t>
      </w:r>
    </w:p>
    <w:p w14:paraId="6293A3B3"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"c27"</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"xs:float"</w:t>
      </w:r>
      <w:r w:rsidRPr="00F07B9E">
        <w:rPr>
          <w:rFonts w:ascii="Consolas" w:hAnsi="Consolas" w:cs="Consolas"/>
          <w:sz w:val="20"/>
          <w:lang w:val="en-US"/>
        </w:rPr>
        <w:t xml:space="preserve"> </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CREAL --&gt;</w:t>
      </w:r>
    </w:p>
    <w:p w14:paraId="54FBED3B"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"c28"</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"xs:float"</w:t>
      </w:r>
      <w:r w:rsidRPr="00F07B9E">
        <w:rPr>
          <w:rFonts w:ascii="Consolas" w:hAnsi="Consolas" w:cs="Consolas"/>
          <w:sz w:val="20"/>
          <w:lang w:val="en-US"/>
        </w:rPr>
        <w:t xml:space="preserve"> </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CFLOAT --&gt;</w:t>
      </w:r>
    </w:p>
    <w:p w14:paraId="5FC8DD27"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"c29"</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"xs:float"</w:t>
      </w:r>
      <w:r w:rsidRPr="00F07B9E">
        <w:rPr>
          <w:rFonts w:ascii="Consolas" w:hAnsi="Consolas" w:cs="Consolas"/>
          <w:sz w:val="20"/>
          <w:lang w:val="en-US"/>
        </w:rPr>
        <w:t xml:space="preserve"> </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CFLOAT_13 --&gt;</w:t>
      </w:r>
    </w:p>
    <w:p w14:paraId="37D91083"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"c30"</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"xs:float"</w:t>
      </w:r>
      <w:r w:rsidRPr="00F07B9E">
        <w:rPr>
          <w:rFonts w:ascii="Consolas" w:hAnsi="Consolas" w:cs="Consolas"/>
          <w:sz w:val="20"/>
          <w:lang w:val="en-US"/>
        </w:rPr>
        <w:t xml:space="preserve"> </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CDOUBLE_PRECISION --&gt;</w:t>
      </w:r>
    </w:p>
    <w:p w14:paraId="1D5B4849"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"c31"</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"dateType"</w:t>
      </w:r>
      <w:r w:rsidRPr="00F07B9E">
        <w:rPr>
          <w:rFonts w:ascii="Consolas" w:hAnsi="Consolas" w:cs="Consolas"/>
          <w:sz w:val="20"/>
          <w:lang w:val="en-US"/>
        </w:rPr>
        <w:t xml:space="preserve"> </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CDATE --&gt;</w:t>
      </w:r>
    </w:p>
    <w:p w14:paraId="51F0D210"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"c32"</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"xs:time"</w:t>
      </w:r>
      <w:r w:rsidRPr="00F07B9E">
        <w:rPr>
          <w:rFonts w:ascii="Consolas" w:hAnsi="Consolas" w:cs="Consolas"/>
          <w:sz w:val="20"/>
          <w:lang w:val="en-US"/>
        </w:rPr>
        <w:t xml:space="preserve"> </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CTIME --&gt;</w:t>
      </w:r>
    </w:p>
    <w:p w14:paraId="1EB79CD6"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"c33"</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"xs:time"</w:t>
      </w:r>
      <w:r w:rsidRPr="00F07B9E">
        <w:rPr>
          <w:rFonts w:ascii="Consolas" w:hAnsi="Consolas" w:cs="Consolas"/>
          <w:sz w:val="20"/>
          <w:lang w:val="en-US"/>
        </w:rPr>
        <w:t xml:space="preserve"> </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CTIME_5 --&gt;</w:t>
      </w:r>
    </w:p>
    <w:p w14:paraId="05087C3C"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"c34"</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"dateTimeType"</w:t>
      </w:r>
      <w:r w:rsidRPr="00F07B9E">
        <w:rPr>
          <w:rFonts w:ascii="Consolas" w:hAnsi="Consolas" w:cs="Consolas"/>
          <w:sz w:val="20"/>
          <w:lang w:val="en-US"/>
        </w:rPr>
        <w:t xml:space="preserve"> </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CTIMESTAMP --&gt;</w:t>
      </w:r>
    </w:p>
    <w:p w14:paraId="3192D002"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"c35"</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"dateTimeType"</w:t>
      </w:r>
      <w:r w:rsidRPr="00F07B9E">
        <w:rPr>
          <w:rFonts w:ascii="Consolas" w:hAnsi="Consolas" w:cs="Consolas"/>
          <w:sz w:val="20"/>
          <w:lang w:val="en-US"/>
        </w:rPr>
        <w:t xml:space="preserve"> </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CTIMESTAMP_7 --&gt;</w:t>
      </w:r>
    </w:p>
    <w:p w14:paraId="684297C5"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5DC53F80"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color w:val="008080"/>
          <w:sz w:val="20"/>
          <w:lang w:val="en-US"/>
        </w:rPr>
        <w:t>&gt;</w:t>
      </w:r>
    </w:p>
    <w:p w14:paraId="7321F0A8"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"clobType"</w:t>
      </w:r>
      <w:r w:rsidRPr="00F07B9E">
        <w:rPr>
          <w:rFonts w:ascii="Consolas" w:hAnsi="Consolas" w:cs="Consolas"/>
          <w:color w:val="008080"/>
          <w:sz w:val="20"/>
          <w:lang w:val="en-US"/>
        </w:rPr>
        <w:t>&gt;</w:t>
      </w:r>
    </w:p>
    <w:p w14:paraId="781A5118"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xs:simpleContent</w:t>
      </w:r>
      <w:r w:rsidRPr="00F07B9E">
        <w:rPr>
          <w:rFonts w:ascii="Consolas" w:hAnsi="Consolas" w:cs="Consolas"/>
          <w:color w:val="008080"/>
          <w:sz w:val="20"/>
          <w:lang w:val="en-US"/>
        </w:rPr>
        <w:t>&gt;</w:t>
      </w:r>
    </w:p>
    <w:p w14:paraId="24A5ED7F"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xs:extension</w:t>
      </w:r>
      <w:r w:rsidRPr="00F07B9E">
        <w:rPr>
          <w:rFonts w:ascii="Consolas" w:hAnsi="Consolas" w:cs="Consolas"/>
          <w:sz w:val="20"/>
          <w:lang w:val="en-US"/>
        </w:rPr>
        <w:t xml:space="preserve"> </w:t>
      </w:r>
      <w:r w:rsidRPr="00F07B9E">
        <w:rPr>
          <w:rFonts w:ascii="Consolas" w:hAnsi="Consolas" w:cs="Consolas"/>
          <w:color w:val="7F007F"/>
          <w:sz w:val="20"/>
          <w:lang w:val="en-US"/>
        </w:rPr>
        <w:t>base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color w:val="008080"/>
          <w:sz w:val="20"/>
          <w:lang w:val="en-US"/>
        </w:rPr>
        <w:t>&gt;</w:t>
      </w:r>
    </w:p>
    <w:p w14:paraId="0C94EAA5" w14:textId="535CE7A3"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xs:attribute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"file"</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"xs:anyURI"</w:t>
      </w:r>
      <w:r w:rsidRPr="00F07B9E">
        <w:rPr>
          <w:rFonts w:ascii="Consolas" w:hAnsi="Consolas" w:cs="Consolas"/>
          <w:sz w:val="20"/>
          <w:lang w:val="en-US"/>
        </w:rPr>
        <w:t xml:space="preserve"> </w:t>
      </w:r>
      <w:r w:rsidRPr="00F07B9E">
        <w:rPr>
          <w:rFonts w:ascii="Consolas" w:hAnsi="Consolas" w:cs="Consolas"/>
          <w:color w:val="008080"/>
          <w:sz w:val="20"/>
          <w:lang w:val="en-US"/>
        </w:rPr>
        <w:t>/&gt;</w:t>
      </w:r>
    </w:p>
    <w:p w14:paraId="47FA76AF" w14:textId="2095A6BE"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xs:attribute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"length"</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"xs:integer"</w:t>
      </w:r>
      <w:r w:rsidRPr="00F07B9E">
        <w:rPr>
          <w:rFonts w:ascii="Consolas" w:hAnsi="Consolas" w:cs="Consolas"/>
          <w:sz w:val="20"/>
          <w:lang w:val="en-US"/>
        </w:rPr>
        <w:t xml:space="preserve"> </w:t>
      </w:r>
      <w:r w:rsidRPr="00F07B9E">
        <w:rPr>
          <w:rFonts w:ascii="Consolas" w:hAnsi="Consolas" w:cs="Consolas"/>
          <w:color w:val="008080"/>
          <w:sz w:val="20"/>
          <w:lang w:val="en-US"/>
        </w:rPr>
        <w:t>/&gt;</w:t>
      </w:r>
    </w:p>
    <w:p w14:paraId="3732ED4E" w14:textId="77777777" w:rsidR="00EA0034" w:rsidRPr="00E74ABD" w:rsidRDefault="00EA0034" w:rsidP="00EA0034">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E74ABD">
        <w:rPr>
          <w:rFonts w:ascii="Consolas" w:hAnsi="Consolas" w:cs="Consolas"/>
          <w:color w:val="008080"/>
          <w:sz w:val="20"/>
          <w:lang w:val="en-US"/>
        </w:rPr>
        <w:t>&lt;</w:t>
      </w:r>
      <w:r w:rsidRPr="00E74ABD">
        <w:rPr>
          <w:rFonts w:ascii="Consolas" w:hAnsi="Consolas" w:cs="Consolas"/>
          <w:color w:val="3F7F7F"/>
          <w:sz w:val="20"/>
          <w:lang w:val="en-US"/>
        </w:rPr>
        <w:t>xs:attribute</w:t>
      </w:r>
      <w:r w:rsidRPr="00E74ABD">
        <w:rPr>
          <w:rFonts w:ascii="Consolas" w:hAnsi="Consolas" w:cs="Consolas"/>
          <w:sz w:val="20"/>
          <w:lang w:val="en-US"/>
        </w:rPr>
        <w:t xml:space="preserve"> </w:t>
      </w:r>
      <w:r w:rsidRPr="00E74ABD">
        <w:rPr>
          <w:rFonts w:ascii="Consolas" w:hAnsi="Consolas" w:cs="Consolas"/>
          <w:color w:val="7F007F"/>
          <w:sz w:val="20"/>
          <w:lang w:val="en-US"/>
        </w:rPr>
        <w:t>name</w:t>
      </w:r>
      <w:r w:rsidRPr="00E74ABD">
        <w:rPr>
          <w:rFonts w:ascii="Consolas" w:hAnsi="Consolas" w:cs="Consolas"/>
          <w:color w:val="000000"/>
          <w:sz w:val="20"/>
          <w:lang w:val="en-US"/>
        </w:rPr>
        <w:t>=</w:t>
      </w:r>
      <w:r w:rsidRPr="00E74ABD">
        <w:rPr>
          <w:rFonts w:ascii="Consolas" w:hAnsi="Consolas" w:cs="Consolas"/>
          <w:i/>
          <w:iCs/>
          <w:color w:val="2A00FF"/>
          <w:sz w:val="20"/>
          <w:lang w:val="en-US"/>
        </w:rPr>
        <w:t>"digestType"</w:t>
      </w:r>
      <w:r w:rsidRPr="00E74ABD">
        <w:rPr>
          <w:rFonts w:ascii="Consolas" w:hAnsi="Consolas" w:cs="Consolas"/>
          <w:sz w:val="20"/>
          <w:lang w:val="en-US"/>
        </w:rPr>
        <w:t xml:space="preserve"> </w:t>
      </w:r>
      <w:r w:rsidRPr="00E74ABD">
        <w:rPr>
          <w:rFonts w:ascii="Consolas" w:hAnsi="Consolas" w:cs="Consolas"/>
          <w:color w:val="7F007F"/>
          <w:sz w:val="20"/>
          <w:lang w:val="en-US"/>
        </w:rPr>
        <w:t>type</w:t>
      </w:r>
      <w:r w:rsidRPr="00E74ABD">
        <w:rPr>
          <w:rFonts w:ascii="Consolas" w:hAnsi="Consolas" w:cs="Consolas"/>
          <w:color w:val="000000"/>
          <w:sz w:val="20"/>
          <w:lang w:val="en-US"/>
        </w:rPr>
        <w:t>=</w:t>
      </w:r>
      <w:r w:rsidRPr="00E74ABD">
        <w:rPr>
          <w:rFonts w:ascii="Consolas" w:hAnsi="Consolas" w:cs="Consolas"/>
          <w:i/>
          <w:iCs/>
          <w:color w:val="2A00FF"/>
          <w:sz w:val="20"/>
          <w:lang w:val="en-US"/>
        </w:rPr>
        <w:t>"digestTypeType"</w:t>
      </w:r>
      <w:r w:rsidRPr="00E74ABD">
        <w:rPr>
          <w:rFonts w:ascii="Consolas" w:hAnsi="Consolas" w:cs="Consolas"/>
          <w:sz w:val="20"/>
          <w:lang w:val="en-US"/>
        </w:rPr>
        <w:t xml:space="preserve"> </w:t>
      </w:r>
      <w:r w:rsidRPr="00E74ABD">
        <w:rPr>
          <w:rFonts w:ascii="Consolas" w:hAnsi="Consolas" w:cs="Consolas"/>
          <w:color w:val="008080"/>
          <w:sz w:val="20"/>
          <w:lang w:val="en-US"/>
        </w:rPr>
        <w:t>/&gt;</w:t>
      </w:r>
    </w:p>
    <w:p w14:paraId="6EA800FF"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xs:attribute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"messageDigest"</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color w:val="008080"/>
          <w:sz w:val="20"/>
          <w:lang w:val="en-US"/>
        </w:rPr>
        <w:t>/&gt;</w:t>
      </w:r>
    </w:p>
    <w:p w14:paraId="3E3B2648"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xs:extension</w:t>
      </w:r>
      <w:r w:rsidRPr="00F07B9E">
        <w:rPr>
          <w:rFonts w:ascii="Consolas" w:hAnsi="Consolas" w:cs="Consolas"/>
          <w:color w:val="008080"/>
          <w:sz w:val="20"/>
          <w:lang w:val="en-US"/>
        </w:rPr>
        <w:t>&gt;</w:t>
      </w:r>
    </w:p>
    <w:p w14:paraId="7E386481"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xs:simpleContent</w:t>
      </w:r>
      <w:r w:rsidRPr="00F07B9E">
        <w:rPr>
          <w:rFonts w:ascii="Consolas" w:hAnsi="Consolas" w:cs="Consolas"/>
          <w:color w:val="008080"/>
          <w:sz w:val="20"/>
          <w:lang w:val="en-US"/>
        </w:rPr>
        <w:t>&gt;</w:t>
      </w:r>
    </w:p>
    <w:p w14:paraId="5474AC96"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color w:val="008080"/>
          <w:sz w:val="20"/>
          <w:lang w:val="en-US"/>
        </w:rPr>
        <w:t>&gt;</w:t>
      </w:r>
    </w:p>
    <w:p w14:paraId="1B0DDCEC"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"blobType"</w:t>
      </w:r>
      <w:r w:rsidRPr="00F07B9E">
        <w:rPr>
          <w:rFonts w:ascii="Consolas" w:hAnsi="Consolas" w:cs="Consolas"/>
          <w:color w:val="008080"/>
          <w:sz w:val="20"/>
          <w:lang w:val="en-US"/>
        </w:rPr>
        <w:t>&gt;</w:t>
      </w:r>
    </w:p>
    <w:p w14:paraId="7DE108D2"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xs:simpleContent</w:t>
      </w:r>
      <w:r w:rsidRPr="00F07B9E">
        <w:rPr>
          <w:rFonts w:ascii="Consolas" w:hAnsi="Consolas" w:cs="Consolas"/>
          <w:color w:val="008080"/>
          <w:sz w:val="20"/>
          <w:lang w:val="en-US"/>
        </w:rPr>
        <w:t>&gt;</w:t>
      </w:r>
    </w:p>
    <w:p w14:paraId="3D1C5E3E"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xs:extension</w:t>
      </w:r>
      <w:r w:rsidRPr="00F07B9E">
        <w:rPr>
          <w:rFonts w:ascii="Consolas" w:hAnsi="Consolas" w:cs="Consolas"/>
          <w:sz w:val="20"/>
          <w:lang w:val="en-US"/>
        </w:rPr>
        <w:t xml:space="preserve"> </w:t>
      </w:r>
      <w:r w:rsidRPr="00F07B9E">
        <w:rPr>
          <w:rFonts w:ascii="Consolas" w:hAnsi="Consolas" w:cs="Consolas"/>
          <w:color w:val="7F007F"/>
          <w:sz w:val="20"/>
          <w:lang w:val="en-US"/>
        </w:rPr>
        <w:t>base</w:t>
      </w:r>
      <w:r w:rsidRPr="00F07B9E">
        <w:rPr>
          <w:rFonts w:ascii="Consolas" w:hAnsi="Consolas" w:cs="Consolas"/>
          <w:color w:val="000000"/>
          <w:sz w:val="20"/>
          <w:lang w:val="en-US"/>
        </w:rPr>
        <w:t>=</w:t>
      </w:r>
      <w:r w:rsidRPr="00F07B9E">
        <w:rPr>
          <w:rFonts w:ascii="Consolas" w:hAnsi="Consolas" w:cs="Consolas"/>
          <w:i/>
          <w:iCs/>
          <w:color w:val="2A00FF"/>
          <w:sz w:val="20"/>
          <w:lang w:val="en-US"/>
        </w:rPr>
        <w:t>"xs:hexBinary"</w:t>
      </w:r>
      <w:r w:rsidRPr="00F07B9E">
        <w:rPr>
          <w:rFonts w:ascii="Consolas" w:hAnsi="Consolas" w:cs="Consolas"/>
          <w:color w:val="008080"/>
          <w:sz w:val="20"/>
          <w:lang w:val="en-US"/>
        </w:rPr>
        <w:t>&gt;</w:t>
      </w:r>
    </w:p>
    <w:p w14:paraId="04585767"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xs:attribute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"file"</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"xs:anyURI"</w:t>
      </w:r>
      <w:r w:rsidRPr="00F07B9E">
        <w:rPr>
          <w:rFonts w:ascii="Consolas" w:hAnsi="Consolas" w:cs="Consolas"/>
          <w:sz w:val="20"/>
          <w:lang w:val="en-US"/>
        </w:rPr>
        <w:t xml:space="preserve"> </w:t>
      </w:r>
      <w:r w:rsidRPr="00F07B9E">
        <w:rPr>
          <w:rFonts w:ascii="Consolas" w:hAnsi="Consolas" w:cs="Consolas"/>
          <w:color w:val="7F007F"/>
          <w:sz w:val="20"/>
          <w:lang w:val="en-US"/>
        </w:rPr>
        <w:t>use</w:t>
      </w:r>
      <w:r w:rsidRPr="00F07B9E">
        <w:rPr>
          <w:rFonts w:ascii="Consolas" w:hAnsi="Consolas" w:cs="Consolas"/>
          <w:color w:val="000000"/>
          <w:sz w:val="20"/>
          <w:lang w:val="en-US"/>
        </w:rPr>
        <w:t>=</w:t>
      </w:r>
      <w:r w:rsidRPr="00F07B9E">
        <w:rPr>
          <w:rFonts w:ascii="Consolas" w:hAnsi="Consolas" w:cs="Consolas"/>
          <w:i/>
          <w:iCs/>
          <w:color w:val="2A00FF"/>
          <w:sz w:val="20"/>
          <w:lang w:val="en-US"/>
        </w:rPr>
        <w:t>"required"</w:t>
      </w:r>
      <w:r w:rsidRPr="00F07B9E">
        <w:rPr>
          <w:rFonts w:ascii="Consolas" w:hAnsi="Consolas" w:cs="Consolas"/>
          <w:sz w:val="20"/>
          <w:lang w:val="en-US"/>
        </w:rPr>
        <w:t xml:space="preserve"> </w:t>
      </w:r>
      <w:r w:rsidRPr="00F07B9E">
        <w:rPr>
          <w:rFonts w:ascii="Consolas" w:hAnsi="Consolas" w:cs="Consolas"/>
          <w:color w:val="008080"/>
          <w:sz w:val="20"/>
          <w:lang w:val="en-US"/>
        </w:rPr>
        <w:t>/&gt;</w:t>
      </w:r>
    </w:p>
    <w:p w14:paraId="4C1DCCF4"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xs:attribute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"length"</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"xs:integer"</w:t>
      </w:r>
      <w:r w:rsidRPr="00F07B9E">
        <w:rPr>
          <w:rFonts w:ascii="Consolas" w:hAnsi="Consolas" w:cs="Consolas"/>
          <w:sz w:val="20"/>
          <w:lang w:val="en-US"/>
        </w:rPr>
        <w:t xml:space="preserve"> </w:t>
      </w:r>
      <w:r w:rsidRPr="00F07B9E">
        <w:rPr>
          <w:rFonts w:ascii="Consolas" w:hAnsi="Consolas" w:cs="Consolas"/>
          <w:color w:val="7F007F"/>
          <w:sz w:val="20"/>
          <w:lang w:val="en-US"/>
        </w:rPr>
        <w:t>use</w:t>
      </w:r>
      <w:r w:rsidRPr="00F07B9E">
        <w:rPr>
          <w:rFonts w:ascii="Consolas" w:hAnsi="Consolas" w:cs="Consolas"/>
          <w:color w:val="000000"/>
          <w:sz w:val="20"/>
          <w:lang w:val="en-US"/>
        </w:rPr>
        <w:t>=</w:t>
      </w:r>
      <w:r w:rsidRPr="00F07B9E">
        <w:rPr>
          <w:rFonts w:ascii="Consolas" w:hAnsi="Consolas" w:cs="Consolas"/>
          <w:i/>
          <w:iCs/>
          <w:color w:val="2A00FF"/>
          <w:sz w:val="20"/>
          <w:lang w:val="en-US"/>
        </w:rPr>
        <w:t>"required"</w:t>
      </w:r>
      <w:r w:rsidRPr="00F07B9E">
        <w:rPr>
          <w:rFonts w:ascii="Consolas" w:hAnsi="Consolas" w:cs="Consolas"/>
          <w:sz w:val="20"/>
          <w:lang w:val="en-US"/>
        </w:rPr>
        <w:t xml:space="preserve"> </w:t>
      </w:r>
      <w:r w:rsidRPr="00F07B9E">
        <w:rPr>
          <w:rFonts w:ascii="Consolas" w:hAnsi="Consolas" w:cs="Consolas"/>
          <w:color w:val="008080"/>
          <w:sz w:val="20"/>
          <w:lang w:val="en-US"/>
        </w:rPr>
        <w:t>/&gt;</w:t>
      </w:r>
    </w:p>
    <w:p w14:paraId="57892862" w14:textId="77777777" w:rsidR="00EA0034" w:rsidRPr="00E74ABD" w:rsidRDefault="00EA0034" w:rsidP="00EA0034">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E74ABD">
        <w:rPr>
          <w:rFonts w:ascii="Consolas" w:hAnsi="Consolas" w:cs="Consolas"/>
          <w:color w:val="008080"/>
          <w:sz w:val="20"/>
          <w:lang w:val="en-US"/>
        </w:rPr>
        <w:t>&lt;</w:t>
      </w:r>
      <w:r w:rsidRPr="00E74ABD">
        <w:rPr>
          <w:rFonts w:ascii="Consolas" w:hAnsi="Consolas" w:cs="Consolas"/>
          <w:color w:val="3F7F7F"/>
          <w:sz w:val="20"/>
          <w:lang w:val="en-US"/>
        </w:rPr>
        <w:t>xs:attribute</w:t>
      </w:r>
      <w:r w:rsidRPr="00E74ABD">
        <w:rPr>
          <w:rFonts w:ascii="Consolas" w:hAnsi="Consolas" w:cs="Consolas"/>
          <w:sz w:val="20"/>
          <w:lang w:val="en-US"/>
        </w:rPr>
        <w:t xml:space="preserve"> </w:t>
      </w:r>
      <w:r w:rsidRPr="00E74ABD">
        <w:rPr>
          <w:rFonts w:ascii="Consolas" w:hAnsi="Consolas" w:cs="Consolas"/>
          <w:color w:val="7F007F"/>
          <w:sz w:val="20"/>
          <w:lang w:val="en-US"/>
        </w:rPr>
        <w:t>name</w:t>
      </w:r>
      <w:r w:rsidRPr="00E74ABD">
        <w:rPr>
          <w:rFonts w:ascii="Consolas" w:hAnsi="Consolas" w:cs="Consolas"/>
          <w:color w:val="000000"/>
          <w:sz w:val="20"/>
          <w:lang w:val="en-US"/>
        </w:rPr>
        <w:t>=</w:t>
      </w:r>
      <w:r w:rsidRPr="00E74ABD">
        <w:rPr>
          <w:rFonts w:ascii="Consolas" w:hAnsi="Consolas" w:cs="Consolas"/>
          <w:i/>
          <w:iCs/>
          <w:color w:val="2A00FF"/>
          <w:sz w:val="20"/>
          <w:lang w:val="en-US"/>
        </w:rPr>
        <w:t>"digestType"</w:t>
      </w:r>
      <w:r w:rsidRPr="00E74ABD">
        <w:rPr>
          <w:rFonts w:ascii="Consolas" w:hAnsi="Consolas" w:cs="Consolas"/>
          <w:sz w:val="20"/>
          <w:lang w:val="en-US"/>
        </w:rPr>
        <w:t xml:space="preserve"> </w:t>
      </w:r>
      <w:r w:rsidRPr="00E74ABD">
        <w:rPr>
          <w:rFonts w:ascii="Consolas" w:hAnsi="Consolas" w:cs="Consolas"/>
          <w:color w:val="7F007F"/>
          <w:sz w:val="20"/>
          <w:lang w:val="en-US"/>
        </w:rPr>
        <w:t>type</w:t>
      </w:r>
      <w:r w:rsidRPr="00E74ABD">
        <w:rPr>
          <w:rFonts w:ascii="Consolas" w:hAnsi="Consolas" w:cs="Consolas"/>
          <w:color w:val="000000"/>
          <w:sz w:val="20"/>
          <w:lang w:val="en-US"/>
        </w:rPr>
        <w:t>=</w:t>
      </w:r>
      <w:r w:rsidRPr="00E74ABD">
        <w:rPr>
          <w:rFonts w:ascii="Consolas" w:hAnsi="Consolas" w:cs="Consolas"/>
          <w:i/>
          <w:iCs/>
          <w:color w:val="2A00FF"/>
          <w:sz w:val="20"/>
          <w:lang w:val="en-US"/>
        </w:rPr>
        <w:t>"digestTypeType"</w:t>
      </w:r>
      <w:r w:rsidRPr="00E74ABD">
        <w:rPr>
          <w:rFonts w:ascii="Consolas" w:hAnsi="Consolas" w:cs="Consolas"/>
          <w:sz w:val="20"/>
          <w:lang w:val="en-US"/>
        </w:rPr>
        <w:t xml:space="preserve"> </w:t>
      </w:r>
      <w:r w:rsidRPr="00E74ABD">
        <w:rPr>
          <w:rFonts w:ascii="Consolas" w:hAnsi="Consolas" w:cs="Consolas"/>
          <w:color w:val="008080"/>
          <w:sz w:val="20"/>
          <w:lang w:val="en-US"/>
        </w:rPr>
        <w:t>/&gt;</w:t>
      </w:r>
    </w:p>
    <w:p w14:paraId="2E4C91DF"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xs:attribute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"messageDigest"</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color w:val="008080"/>
          <w:sz w:val="20"/>
          <w:lang w:val="en-US"/>
        </w:rPr>
        <w:t>/&gt;</w:t>
      </w:r>
    </w:p>
    <w:p w14:paraId="4A84DAB3"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xs:extension</w:t>
      </w:r>
      <w:r w:rsidRPr="00F07B9E">
        <w:rPr>
          <w:rFonts w:ascii="Consolas" w:hAnsi="Consolas" w:cs="Consolas"/>
          <w:color w:val="008080"/>
          <w:sz w:val="20"/>
          <w:lang w:val="en-US"/>
        </w:rPr>
        <w:t>&gt;</w:t>
      </w:r>
    </w:p>
    <w:p w14:paraId="65C6D1D4"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xs:simpleContent</w:t>
      </w:r>
      <w:r w:rsidRPr="00F07B9E">
        <w:rPr>
          <w:rFonts w:ascii="Consolas" w:hAnsi="Consolas" w:cs="Consolas"/>
          <w:color w:val="008080"/>
          <w:sz w:val="20"/>
          <w:lang w:val="en-US"/>
        </w:rPr>
        <w:t>&gt;</w:t>
      </w:r>
    </w:p>
    <w:p w14:paraId="176C92D3"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color w:val="008080"/>
          <w:sz w:val="20"/>
          <w:lang w:val="en-US"/>
        </w:rPr>
        <w:t>&gt;</w:t>
      </w:r>
    </w:p>
    <w:p w14:paraId="470E2718" w14:textId="77777777" w:rsidR="00EA0034" w:rsidRPr="00E74ABD" w:rsidRDefault="00EA0034" w:rsidP="00EA0034">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E74ABD">
        <w:rPr>
          <w:rFonts w:ascii="Consolas" w:hAnsi="Consolas" w:cs="Consolas"/>
          <w:color w:val="3F5FBF"/>
          <w:sz w:val="20"/>
          <w:lang w:val="en-US"/>
        </w:rPr>
        <w:t>&lt;!--  type for message digest type --&gt;</w:t>
      </w:r>
    </w:p>
    <w:p w14:paraId="04FE9CF6" w14:textId="77777777" w:rsidR="00EA0034" w:rsidRPr="00E74ABD" w:rsidRDefault="00EA0034" w:rsidP="00EA0034">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E74ABD">
        <w:rPr>
          <w:rFonts w:ascii="Consolas" w:hAnsi="Consolas" w:cs="Consolas"/>
          <w:color w:val="008080"/>
          <w:sz w:val="20"/>
          <w:lang w:val="en-US"/>
        </w:rPr>
        <w:t>&lt;</w:t>
      </w:r>
      <w:r w:rsidRPr="00E74ABD">
        <w:rPr>
          <w:rFonts w:ascii="Consolas" w:hAnsi="Consolas" w:cs="Consolas"/>
          <w:color w:val="3F7F7F"/>
          <w:sz w:val="20"/>
          <w:lang w:val="en-US"/>
        </w:rPr>
        <w:t>xs:simpleType</w:t>
      </w:r>
      <w:r w:rsidRPr="00E74ABD">
        <w:rPr>
          <w:rFonts w:ascii="Consolas" w:hAnsi="Consolas" w:cs="Consolas"/>
          <w:sz w:val="20"/>
          <w:lang w:val="en-US"/>
        </w:rPr>
        <w:t xml:space="preserve"> </w:t>
      </w:r>
      <w:r w:rsidRPr="00E74ABD">
        <w:rPr>
          <w:rFonts w:ascii="Consolas" w:hAnsi="Consolas" w:cs="Consolas"/>
          <w:color w:val="7F007F"/>
          <w:sz w:val="20"/>
          <w:lang w:val="en-US"/>
        </w:rPr>
        <w:t>name</w:t>
      </w:r>
      <w:r w:rsidRPr="00E74ABD">
        <w:rPr>
          <w:rFonts w:ascii="Consolas" w:hAnsi="Consolas" w:cs="Consolas"/>
          <w:color w:val="000000"/>
          <w:sz w:val="20"/>
          <w:lang w:val="en-US"/>
        </w:rPr>
        <w:t>=</w:t>
      </w:r>
      <w:r w:rsidRPr="00E74ABD">
        <w:rPr>
          <w:rFonts w:ascii="Consolas" w:hAnsi="Consolas" w:cs="Consolas"/>
          <w:i/>
          <w:iCs/>
          <w:color w:val="2A00FF"/>
          <w:sz w:val="20"/>
          <w:lang w:val="en-US"/>
        </w:rPr>
        <w:t>"digestTypeType"</w:t>
      </w:r>
      <w:r w:rsidRPr="00E74ABD">
        <w:rPr>
          <w:rFonts w:ascii="Consolas" w:hAnsi="Consolas" w:cs="Consolas"/>
          <w:color w:val="008080"/>
          <w:sz w:val="20"/>
          <w:lang w:val="en-US"/>
        </w:rPr>
        <w:t>&gt;</w:t>
      </w:r>
    </w:p>
    <w:p w14:paraId="2B74D3C1" w14:textId="77777777" w:rsidR="00EA0034" w:rsidRPr="00E74ABD" w:rsidRDefault="00EA0034" w:rsidP="00EA0034">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E74ABD">
        <w:rPr>
          <w:rFonts w:ascii="Consolas" w:hAnsi="Consolas" w:cs="Consolas"/>
          <w:color w:val="008080"/>
          <w:sz w:val="20"/>
          <w:lang w:val="en-US"/>
        </w:rPr>
        <w:t>&lt;</w:t>
      </w:r>
      <w:r w:rsidRPr="00E74ABD">
        <w:rPr>
          <w:rFonts w:ascii="Consolas" w:hAnsi="Consolas" w:cs="Consolas"/>
          <w:color w:val="3F7F7F"/>
          <w:sz w:val="20"/>
          <w:lang w:val="en-US"/>
        </w:rPr>
        <w:t>xs:restriction</w:t>
      </w:r>
      <w:r w:rsidRPr="00E74ABD">
        <w:rPr>
          <w:rFonts w:ascii="Consolas" w:hAnsi="Consolas" w:cs="Consolas"/>
          <w:sz w:val="20"/>
          <w:lang w:val="en-US"/>
        </w:rPr>
        <w:t xml:space="preserve"> </w:t>
      </w:r>
      <w:r w:rsidRPr="00E74ABD">
        <w:rPr>
          <w:rFonts w:ascii="Consolas" w:hAnsi="Consolas" w:cs="Consolas"/>
          <w:color w:val="7F007F"/>
          <w:sz w:val="20"/>
          <w:lang w:val="en-US"/>
        </w:rPr>
        <w:t>base</w:t>
      </w:r>
      <w:r w:rsidRPr="00E74ABD">
        <w:rPr>
          <w:rFonts w:ascii="Consolas" w:hAnsi="Consolas" w:cs="Consolas"/>
          <w:color w:val="000000"/>
          <w:sz w:val="20"/>
          <w:lang w:val="en-US"/>
        </w:rPr>
        <w:t>=</w:t>
      </w:r>
      <w:r w:rsidRPr="00E74ABD">
        <w:rPr>
          <w:rFonts w:ascii="Consolas" w:hAnsi="Consolas" w:cs="Consolas"/>
          <w:i/>
          <w:iCs/>
          <w:color w:val="2A00FF"/>
          <w:sz w:val="20"/>
          <w:lang w:val="en-US"/>
        </w:rPr>
        <w:t>"xs:string"</w:t>
      </w:r>
      <w:r w:rsidRPr="00E74ABD">
        <w:rPr>
          <w:rFonts w:ascii="Consolas" w:hAnsi="Consolas" w:cs="Consolas"/>
          <w:color w:val="008080"/>
          <w:sz w:val="20"/>
          <w:lang w:val="en-US"/>
        </w:rPr>
        <w:t>&gt;</w:t>
      </w:r>
    </w:p>
    <w:p w14:paraId="3BEC54FA" w14:textId="77777777" w:rsidR="00EA0034" w:rsidRPr="00E74ABD" w:rsidRDefault="00EA0034" w:rsidP="00EA0034">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E74ABD">
        <w:rPr>
          <w:rFonts w:ascii="Consolas" w:hAnsi="Consolas" w:cs="Consolas"/>
          <w:color w:val="008080"/>
          <w:sz w:val="20"/>
          <w:lang w:val="en-US"/>
        </w:rPr>
        <w:t>&lt;</w:t>
      </w:r>
      <w:r w:rsidRPr="00E74ABD">
        <w:rPr>
          <w:rFonts w:ascii="Consolas" w:hAnsi="Consolas" w:cs="Consolas"/>
          <w:color w:val="3F7F7F"/>
          <w:sz w:val="20"/>
          <w:lang w:val="en-US"/>
        </w:rPr>
        <w:t>xs:whiteSpace</w:t>
      </w:r>
      <w:r w:rsidRPr="00E74ABD">
        <w:rPr>
          <w:rFonts w:ascii="Consolas" w:hAnsi="Consolas" w:cs="Consolas"/>
          <w:sz w:val="20"/>
          <w:lang w:val="en-US"/>
        </w:rPr>
        <w:t xml:space="preserve"> </w:t>
      </w:r>
      <w:r w:rsidRPr="00E74ABD">
        <w:rPr>
          <w:rFonts w:ascii="Consolas" w:hAnsi="Consolas" w:cs="Consolas"/>
          <w:color w:val="7F007F"/>
          <w:sz w:val="20"/>
          <w:lang w:val="en-US"/>
        </w:rPr>
        <w:t>value</w:t>
      </w:r>
      <w:r w:rsidRPr="00E74ABD">
        <w:rPr>
          <w:rFonts w:ascii="Consolas" w:hAnsi="Consolas" w:cs="Consolas"/>
          <w:color w:val="000000"/>
          <w:sz w:val="20"/>
          <w:lang w:val="en-US"/>
        </w:rPr>
        <w:t>=</w:t>
      </w:r>
      <w:r w:rsidRPr="00E74ABD">
        <w:rPr>
          <w:rFonts w:ascii="Consolas" w:hAnsi="Consolas" w:cs="Consolas"/>
          <w:i/>
          <w:iCs/>
          <w:color w:val="2A00FF"/>
          <w:sz w:val="20"/>
          <w:lang w:val="en-US"/>
        </w:rPr>
        <w:t>"collapse"</w:t>
      </w:r>
      <w:r w:rsidRPr="00E74ABD">
        <w:rPr>
          <w:rFonts w:ascii="Consolas" w:hAnsi="Consolas" w:cs="Consolas"/>
          <w:color w:val="008080"/>
          <w:sz w:val="20"/>
          <w:lang w:val="en-US"/>
        </w:rPr>
        <w:t>/&gt;</w:t>
      </w:r>
    </w:p>
    <w:p w14:paraId="7484C7B2" w14:textId="77777777" w:rsidR="00EA0034" w:rsidRPr="00E74ABD" w:rsidRDefault="00EA0034" w:rsidP="00EA0034">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lastRenderedPageBreak/>
        <w:t xml:space="preserve">      </w:t>
      </w:r>
      <w:r w:rsidRPr="00E74ABD">
        <w:rPr>
          <w:rFonts w:ascii="Consolas" w:hAnsi="Consolas" w:cs="Consolas"/>
          <w:color w:val="008080"/>
          <w:sz w:val="20"/>
          <w:lang w:val="en-US"/>
        </w:rPr>
        <w:t>&lt;</w:t>
      </w:r>
      <w:r w:rsidRPr="00E74ABD">
        <w:rPr>
          <w:rFonts w:ascii="Consolas" w:hAnsi="Consolas" w:cs="Consolas"/>
          <w:color w:val="3F7F7F"/>
          <w:sz w:val="20"/>
          <w:lang w:val="en-US"/>
        </w:rPr>
        <w:t>xs:enumeration</w:t>
      </w:r>
      <w:r w:rsidRPr="00E74ABD">
        <w:rPr>
          <w:rFonts w:ascii="Consolas" w:hAnsi="Consolas" w:cs="Consolas"/>
          <w:sz w:val="20"/>
          <w:lang w:val="en-US"/>
        </w:rPr>
        <w:t xml:space="preserve"> </w:t>
      </w:r>
      <w:r w:rsidRPr="00E74ABD">
        <w:rPr>
          <w:rFonts w:ascii="Consolas" w:hAnsi="Consolas" w:cs="Consolas"/>
          <w:color w:val="7F007F"/>
          <w:sz w:val="20"/>
          <w:lang w:val="en-US"/>
        </w:rPr>
        <w:t>value</w:t>
      </w:r>
      <w:r w:rsidRPr="00E74ABD">
        <w:rPr>
          <w:rFonts w:ascii="Consolas" w:hAnsi="Consolas" w:cs="Consolas"/>
          <w:color w:val="000000"/>
          <w:sz w:val="20"/>
          <w:lang w:val="en-US"/>
        </w:rPr>
        <w:t>=</w:t>
      </w:r>
      <w:r w:rsidRPr="00E74ABD">
        <w:rPr>
          <w:rFonts w:ascii="Consolas" w:hAnsi="Consolas" w:cs="Consolas"/>
          <w:i/>
          <w:iCs/>
          <w:color w:val="2A00FF"/>
          <w:sz w:val="20"/>
          <w:lang w:val="en-US"/>
        </w:rPr>
        <w:t>"MD5"</w:t>
      </w:r>
      <w:r w:rsidRPr="00E74ABD">
        <w:rPr>
          <w:rFonts w:ascii="Consolas" w:hAnsi="Consolas" w:cs="Consolas"/>
          <w:color w:val="008080"/>
          <w:sz w:val="20"/>
          <w:lang w:val="en-US"/>
        </w:rPr>
        <w:t>/&gt;</w:t>
      </w:r>
    </w:p>
    <w:p w14:paraId="24EDDF71" w14:textId="77777777" w:rsidR="00EA0034" w:rsidRPr="00E74ABD" w:rsidRDefault="00EA0034" w:rsidP="00EA0034">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E74ABD">
        <w:rPr>
          <w:rFonts w:ascii="Consolas" w:hAnsi="Consolas" w:cs="Consolas"/>
          <w:color w:val="008080"/>
          <w:sz w:val="20"/>
          <w:lang w:val="en-US"/>
        </w:rPr>
        <w:t>&lt;</w:t>
      </w:r>
      <w:r w:rsidRPr="00E74ABD">
        <w:rPr>
          <w:rFonts w:ascii="Consolas" w:hAnsi="Consolas" w:cs="Consolas"/>
          <w:color w:val="3F7F7F"/>
          <w:sz w:val="20"/>
          <w:lang w:val="en-US"/>
        </w:rPr>
        <w:t>xs:enumeration</w:t>
      </w:r>
      <w:r w:rsidRPr="00E74ABD">
        <w:rPr>
          <w:rFonts w:ascii="Consolas" w:hAnsi="Consolas" w:cs="Consolas"/>
          <w:sz w:val="20"/>
          <w:lang w:val="en-US"/>
        </w:rPr>
        <w:t xml:space="preserve"> </w:t>
      </w:r>
      <w:r w:rsidRPr="00E74ABD">
        <w:rPr>
          <w:rFonts w:ascii="Consolas" w:hAnsi="Consolas" w:cs="Consolas"/>
          <w:color w:val="7F007F"/>
          <w:sz w:val="20"/>
          <w:lang w:val="en-US"/>
        </w:rPr>
        <w:t>value</w:t>
      </w:r>
      <w:r w:rsidRPr="00E74ABD">
        <w:rPr>
          <w:rFonts w:ascii="Consolas" w:hAnsi="Consolas" w:cs="Consolas"/>
          <w:color w:val="000000"/>
          <w:sz w:val="20"/>
          <w:lang w:val="en-US"/>
        </w:rPr>
        <w:t>=</w:t>
      </w:r>
      <w:r w:rsidRPr="00E74ABD">
        <w:rPr>
          <w:rFonts w:ascii="Consolas" w:hAnsi="Consolas" w:cs="Consolas"/>
          <w:i/>
          <w:iCs/>
          <w:color w:val="2A00FF"/>
          <w:sz w:val="20"/>
          <w:lang w:val="en-US"/>
        </w:rPr>
        <w:t>"SHA-1"</w:t>
      </w:r>
      <w:r w:rsidRPr="00E74ABD">
        <w:rPr>
          <w:rFonts w:ascii="Consolas" w:hAnsi="Consolas" w:cs="Consolas"/>
          <w:color w:val="008080"/>
          <w:sz w:val="20"/>
          <w:lang w:val="en-US"/>
        </w:rPr>
        <w:t>/&gt;</w:t>
      </w:r>
    </w:p>
    <w:p w14:paraId="54A1BB8E" w14:textId="77777777" w:rsidR="00EA0034" w:rsidRPr="00E74ABD" w:rsidRDefault="00EA0034" w:rsidP="00EA0034">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E74ABD">
        <w:rPr>
          <w:rFonts w:ascii="Consolas" w:hAnsi="Consolas" w:cs="Consolas"/>
          <w:color w:val="008080"/>
          <w:sz w:val="20"/>
          <w:lang w:val="en-US"/>
        </w:rPr>
        <w:t>&lt;</w:t>
      </w:r>
      <w:r w:rsidRPr="00E74ABD">
        <w:rPr>
          <w:rFonts w:ascii="Consolas" w:hAnsi="Consolas" w:cs="Consolas"/>
          <w:color w:val="3F7F7F"/>
          <w:sz w:val="20"/>
          <w:lang w:val="en-US"/>
        </w:rPr>
        <w:t>xs:enumeration</w:t>
      </w:r>
      <w:r w:rsidRPr="00E74ABD">
        <w:rPr>
          <w:rFonts w:ascii="Consolas" w:hAnsi="Consolas" w:cs="Consolas"/>
          <w:sz w:val="20"/>
          <w:lang w:val="en-US"/>
        </w:rPr>
        <w:t xml:space="preserve"> </w:t>
      </w:r>
      <w:r w:rsidRPr="00E74ABD">
        <w:rPr>
          <w:rFonts w:ascii="Consolas" w:hAnsi="Consolas" w:cs="Consolas"/>
          <w:color w:val="7F007F"/>
          <w:sz w:val="20"/>
          <w:lang w:val="en-US"/>
        </w:rPr>
        <w:t>value</w:t>
      </w:r>
      <w:r w:rsidRPr="00E74ABD">
        <w:rPr>
          <w:rFonts w:ascii="Consolas" w:hAnsi="Consolas" w:cs="Consolas"/>
          <w:color w:val="000000"/>
          <w:sz w:val="20"/>
          <w:lang w:val="en-US"/>
        </w:rPr>
        <w:t>=</w:t>
      </w:r>
      <w:r w:rsidRPr="00E74ABD">
        <w:rPr>
          <w:rFonts w:ascii="Consolas" w:hAnsi="Consolas" w:cs="Consolas"/>
          <w:i/>
          <w:iCs/>
          <w:color w:val="2A00FF"/>
          <w:sz w:val="20"/>
          <w:lang w:val="en-US"/>
        </w:rPr>
        <w:t>"SHA-256"</w:t>
      </w:r>
      <w:r w:rsidRPr="00E74ABD">
        <w:rPr>
          <w:rFonts w:ascii="Consolas" w:hAnsi="Consolas" w:cs="Consolas"/>
          <w:color w:val="008080"/>
          <w:sz w:val="20"/>
          <w:lang w:val="en-US"/>
        </w:rPr>
        <w:t>/&gt;</w:t>
      </w:r>
    </w:p>
    <w:p w14:paraId="5BA517B1" w14:textId="77777777" w:rsidR="00EA0034" w:rsidRPr="00E74ABD" w:rsidRDefault="00EA0034" w:rsidP="00EA0034">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E74ABD">
        <w:rPr>
          <w:rFonts w:ascii="Consolas" w:hAnsi="Consolas" w:cs="Consolas"/>
          <w:color w:val="008080"/>
          <w:sz w:val="20"/>
          <w:lang w:val="en-US"/>
        </w:rPr>
        <w:t>&lt;/</w:t>
      </w:r>
      <w:r w:rsidRPr="00E74ABD">
        <w:rPr>
          <w:rFonts w:ascii="Consolas" w:hAnsi="Consolas" w:cs="Consolas"/>
          <w:color w:val="3F7F7F"/>
          <w:sz w:val="20"/>
          <w:lang w:val="en-US"/>
        </w:rPr>
        <w:t>xs:restriction</w:t>
      </w:r>
      <w:r w:rsidRPr="00E74ABD">
        <w:rPr>
          <w:rFonts w:ascii="Consolas" w:hAnsi="Consolas" w:cs="Consolas"/>
          <w:color w:val="008080"/>
          <w:sz w:val="20"/>
          <w:lang w:val="en-US"/>
        </w:rPr>
        <w:t>&gt;</w:t>
      </w:r>
    </w:p>
    <w:p w14:paraId="678ACAB9" w14:textId="77777777" w:rsidR="00EA0034" w:rsidRPr="00E74ABD" w:rsidRDefault="00EA0034" w:rsidP="00EA0034">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E74ABD">
        <w:rPr>
          <w:rFonts w:ascii="Consolas" w:hAnsi="Consolas" w:cs="Consolas"/>
          <w:color w:val="008080"/>
          <w:sz w:val="20"/>
          <w:lang w:val="en-US"/>
        </w:rPr>
        <w:t>&lt;/</w:t>
      </w:r>
      <w:r w:rsidRPr="00E74ABD">
        <w:rPr>
          <w:rFonts w:ascii="Consolas" w:hAnsi="Consolas" w:cs="Consolas"/>
          <w:color w:val="3F7F7F"/>
          <w:sz w:val="20"/>
          <w:lang w:val="en-US"/>
        </w:rPr>
        <w:t>xs:simpleType</w:t>
      </w:r>
      <w:r w:rsidRPr="00E74ABD">
        <w:rPr>
          <w:rFonts w:ascii="Consolas" w:hAnsi="Consolas" w:cs="Consolas"/>
          <w:color w:val="008080"/>
          <w:sz w:val="20"/>
          <w:lang w:val="en-US"/>
        </w:rPr>
        <w:t>&gt;</w:t>
      </w:r>
    </w:p>
    <w:p w14:paraId="3B497634"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date type between 0001 and 9999 restricted to UTC --&gt;</w:t>
      </w:r>
    </w:p>
    <w:p w14:paraId="0C4882A8"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xs:simpleType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"dateType"</w:t>
      </w:r>
      <w:r w:rsidRPr="00F07B9E">
        <w:rPr>
          <w:rFonts w:ascii="Consolas" w:hAnsi="Consolas" w:cs="Consolas"/>
          <w:color w:val="008080"/>
          <w:sz w:val="20"/>
          <w:lang w:val="en-US"/>
        </w:rPr>
        <w:t>&gt;</w:t>
      </w:r>
    </w:p>
    <w:p w14:paraId="41AAEED3" w14:textId="77777777" w:rsidR="000823D7" w:rsidRPr="00E74ABD" w:rsidRDefault="000823D7" w:rsidP="000823D7">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E74ABD">
        <w:rPr>
          <w:rFonts w:ascii="Consolas" w:hAnsi="Consolas" w:cs="Consolas"/>
          <w:color w:val="008080"/>
          <w:sz w:val="20"/>
          <w:lang w:val="en-US"/>
        </w:rPr>
        <w:t>&lt;</w:t>
      </w:r>
      <w:r w:rsidRPr="00E74ABD">
        <w:rPr>
          <w:rFonts w:ascii="Consolas" w:hAnsi="Consolas" w:cs="Consolas"/>
          <w:color w:val="3F7F7F"/>
          <w:sz w:val="20"/>
          <w:lang w:val="en-US"/>
        </w:rPr>
        <w:t>xs:restriction</w:t>
      </w:r>
      <w:r w:rsidRPr="00E74ABD">
        <w:rPr>
          <w:rFonts w:ascii="Consolas" w:hAnsi="Consolas" w:cs="Consolas"/>
          <w:sz w:val="20"/>
          <w:lang w:val="en-US"/>
        </w:rPr>
        <w:t xml:space="preserve"> </w:t>
      </w:r>
      <w:r w:rsidRPr="00E74ABD">
        <w:rPr>
          <w:rFonts w:ascii="Consolas" w:hAnsi="Consolas" w:cs="Consolas"/>
          <w:color w:val="7F007F"/>
          <w:sz w:val="20"/>
          <w:lang w:val="en-US"/>
        </w:rPr>
        <w:t>base</w:t>
      </w:r>
      <w:r w:rsidRPr="00E74ABD">
        <w:rPr>
          <w:rFonts w:ascii="Consolas" w:hAnsi="Consolas" w:cs="Consolas"/>
          <w:color w:val="000000"/>
          <w:sz w:val="20"/>
          <w:lang w:val="en-US"/>
        </w:rPr>
        <w:t>=</w:t>
      </w:r>
      <w:r w:rsidRPr="00E74ABD">
        <w:rPr>
          <w:rFonts w:ascii="Consolas" w:hAnsi="Consolas" w:cs="Consolas"/>
          <w:i/>
          <w:iCs/>
          <w:color w:val="2A00FF"/>
          <w:sz w:val="20"/>
          <w:lang w:val="en-US"/>
        </w:rPr>
        <w:t>"xs:date"</w:t>
      </w:r>
      <w:r w:rsidRPr="00E74ABD">
        <w:rPr>
          <w:rFonts w:ascii="Consolas" w:hAnsi="Consolas" w:cs="Consolas"/>
          <w:color w:val="008080"/>
          <w:sz w:val="20"/>
          <w:lang w:val="en-US"/>
        </w:rPr>
        <w:t>&gt;</w:t>
      </w:r>
    </w:p>
    <w:p w14:paraId="5598DE3B"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xs:minInclusive</w:t>
      </w:r>
      <w:r w:rsidRPr="00F07B9E">
        <w:rPr>
          <w:rFonts w:ascii="Consolas" w:hAnsi="Consolas" w:cs="Consolas"/>
          <w:sz w:val="20"/>
          <w:lang w:val="en-US"/>
        </w:rPr>
        <w:t xml:space="preserve"> </w:t>
      </w:r>
      <w:r w:rsidRPr="00F07B9E">
        <w:rPr>
          <w:rFonts w:ascii="Consolas" w:hAnsi="Consolas" w:cs="Consolas"/>
          <w:color w:val="7F007F"/>
          <w:sz w:val="20"/>
          <w:lang w:val="en-US"/>
        </w:rPr>
        <w:t>value</w:t>
      </w:r>
      <w:r w:rsidRPr="00F07B9E">
        <w:rPr>
          <w:rFonts w:ascii="Consolas" w:hAnsi="Consolas" w:cs="Consolas"/>
          <w:color w:val="000000"/>
          <w:sz w:val="20"/>
          <w:lang w:val="en-US"/>
        </w:rPr>
        <w:t>=</w:t>
      </w:r>
      <w:r w:rsidRPr="00F07B9E">
        <w:rPr>
          <w:rFonts w:ascii="Consolas" w:hAnsi="Consolas" w:cs="Consolas"/>
          <w:i/>
          <w:iCs/>
          <w:color w:val="2A00FF"/>
          <w:sz w:val="20"/>
          <w:lang w:val="en-US"/>
        </w:rPr>
        <w:t>"0001-01-01Z"</w:t>
      </w:r>
      <w:r w:rsidRPr="00F07B9E">
        <w:rPr>
          <w:rFonts w:ascii="Consolas" w:hAnsi="Consolas" w:cs="Consolas"/>
          <w:color w:val="008080"/>
          <w:sz w:val="20"/>
          <w:lang w:val="en-US"/>
        </w:rPr>
        <w:t>/&gt;</w:t>
      </w:r>
    </w:p>
    <w:p w14:paraId="64926582"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xs:maxExclusive</w:t>
      </w:r>
      <w:r w:rsidRPr="00F07B9E">
        <w:rPr>
          <w:rFonts w:ascii="Consolas" w:hAnsi="Consolas" w:cs="Consolas"/>
          <w:sz w:val="20"/>
          <w:lang w:val="en-US"/>
        </w:rPr>
        <w:t xml:space="preserve"> </w:t>
      </w:r>
      <w:r w:rsidRPr="00F07B9E">
        <w:rPr>
          <w:rFonts w:ascii="Consolas" w:hAnsi="Consolas" w:cs="Consolas"/>
          <w:color w:val="7F007F"/>
          <w:sz w:val="20"/>
          <w:lang w:val="en-US"/>
        </w:rPr>
        <w:t>value</w:t>
      </w:r>
      <w:r w:rsidRPr="00F07B9E">
        <w:rPr>
          <w:rFonts w:ascii="Consolas" w:hAnsi="Consolas" w:cs="Consolas"/>
          <w:color w:val="000000"/>
          <w:sz w:val="20"/>
          <w:lang w:val="en-US"/>
        </w:rPr>
        <w:t>=</w:t>
      </w:r>
      <w:r w:rsidRPr="00F07B9E">
        <w:rPr>
          <w:rFonts w:ascii="Consolas" w:hAnsi="Consolas" w:cs="Consolas"/>
          <w:i/>
          <w:iCs/>
          <w:color w:val="2A00FF"/>
          <w:sz w:val="20"/>
          <w:lang w:val="en-US"/>
        </w:rPr>
        <w:t>"10000-01-01Z"</w:t>
      </w:r>
      <w:r w:rsidRPr="00F07B9E">
        <w:rPr>
          <w:rFonts w:ascii="Consolas" w:hAnsi="Consolas" w:cs="Consolas"/>
          <w:color w:val="008080"/>
          <w:sz w:val="20"/>
          <w:lang w:val="en-US"/>
        </w:rPr>
        <w:t>/&gt;</w:t>
      </w:r>
    </w:p>
    <w:p w14:paraId="5F4D1187"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xs:pattern</w:t>
      </w:r>
      <w:r w:rsidRPr="00F07B9E">
        <w:rPr>
          <w:rFonts w:ascii="Consolas" w:hAnsi="Consolas" w:cs="Consolas"/>
          <w:sz w:val="20"/>
          <w:lang w:val="en-US"/>
        </w:rPr>
        <w:t xml:space="preserve"> </w:t>
      </w:r>
      <w:r w:rsidRPr="00F07B9E">
        <w:rPr>
          <w:rFonts w:ascii="Consolas" w:hAnsi="Consolas" w:cs="Consolas"/>
          <w:color w:val="7F007F"/>
          <w:sz w:val="20"/>
          <w:lang w:val="en-US"/>
        </w:rPr>
        <w:t>value</w:t>
      </w:r>
      <w:r w:rsidRPr="00F07B9E">
        <w:rPr>
          <w:rFonts w:ascii="Consolas" w:hAnsi="Consolas" w:cs="Consolas"/>
          <w:color w:val="000000"/>
          <w:sz w:val="20"/>
          <w:lang w:val="en-US"/>
        </w:rPr>
        <w:t>=</w:t>
      </w:r>
      <w:r w:rsidRPr="00F07B9E">
        <w:rPr>
          <w:rFonts w:ascii="Consolas" w:hAnsi="Consolas" w:cs="Consolas"/>
          <w:i/>
          <w:iCs/>
          <w:color w:val="2A00FF"/>
          <w:sz w:val="20"/>
          <w:lang w:val="en-US"/>
        </w:rPr>
        <w:t>"\d{4}-\d{2}-\d{2}Z?"</w:t>
      </w:r>
      <w:r w:rsidRPr="00F07B9E">
        <w:rPr>
          <w:rFonts w:ascii="Consolas" w:hAnsi="Consolas" w:cs="Consolas"/>
          <w:color w:val="008080"/>
          <w:sz w:val="20"/>
          <w:lang w:val="en-US"/>
        </w:rPr>
        <w:t>/&gt;</w:t>
      </w:r>
    </w:p>
    <w:p w14:paraId="2AA65810"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xs:restriction</w:t>
      </w:r>
      <w:r w:rsidRPr="00F07B9E">
        <w:rPr>
          <w:rFonts w:ascii="Consolas" w:hAnsi="Consolas" w:cs="Consolas"/>
          <w:color w:val="008080"/>
          <w:sz w:val="20"/>
          <w:lang w:val="en-US"/>
        </w:rPr>
        <w:t>&gt;</w:t>
      </w:r>
    </w:p>
    <w:p w14:paraId="4A8D267E"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xs:simpleType</w:t>
      </w:r>
      <w:r w:rsidRPr="00F07B9E">
        <w:rPr>
          <w:rFonts w:ascii="Consolas" w:hAnsi="Consolas" w:cs="Consolas"/>
          <w:color w:val="008080"/>
          <w:sz w:val="20"/>
          <w:lang w:val="en-US"/>
        </w:rPr>
        <w:t>&gt;</w:t>
      </w:r>
    </w:p>
    <w:p w14:paraId="240A90F5"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time type restricted to UTC --&gt;</w:t>
      </w:r>
    </w:p>
    <w:p w14:paraId="4467D108"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xs:simpleType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"timeType"</w:t>
      </w:r>
      <w:r w:rsidRPr="00F07B9E">
        <w:rPr>
          <w:rFonts w:ascii="Consolas" w:hAnsi="Consolas" w:cs="Consolas"/>
          <w:color w:val="008080"/>
          <w:sz w:val="20"/>
          <w:lang w:val="en-US"/>
        </w:rPr>
        <w:t>&gt;</w:t>
      </w:r>
    </w:p>
    <w:p w14:paraId="2AECC080" w14:textId="77777777" w:rsidR="000823D7" w:rsidRPr="00E74ABD" w:rsidRDefault="000823D7" w:rsidP="000823D7">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E74ABD">
        <w:rPr>
          <w:rFonts w:ascii="Consolas" w:hAnsi="Consolas" w:cs="Consolas"/>
          <w:color w:val="008080"/>
          <w:sz w:val="20"/>
          <w:lang w:val="en-US"/>
        </w:rPr>
        <w:t>&lt;</w:t>
      </w:r>
      <w:r w:rsidRPr="00E74ABD">
        <w:rPr>
          <w:rFonts w:ascii="Consolas" w:hAnsi="Consolas" w:cs="Consolas"/>
          <w:color w:val="3F7F7F"/>
          <w:sz w:val="20"/>
          <w:lang w:val="en-US"/>
        </w:rPr>
        <w:t>xs:restriction</w:t>
      </w:r>
      <w:r w:rsidRPr="00E74ABD">
        <w:rPr>
          <w:rFonts w:ascii="Consolas" w:hAnsi="Consolas" w:cs="Consolas"/>
          <w:sz w:val="20"/>
          <w:lang w:val="en-US"/>
        </w:rPr>
        <w:t xml:space="preserve"> </w:t>
      </w:r>
      <w:r w:rsidRPr="00E74ABD">
        <w:rPr>
          <w:rFonts w:ascii="Consolas" w:hAnsi="Consolas" w:cs="Consolas"/>
          <w:color w:val="7F007F"/>
          <w:sz w:val="20"/>
          <w:lang w:val="en-US"/>
        </w:rPr>
        <w:t>base</w:t>
      </w:r>
      <w:r w:rsidRPr="00E74ABD">
        <w:rPr>
          <w:rFonts w:ascii="Consolas" w:hAnsi="Consolas" w:cs="Consolas"/>
          <w:color w:val="000000"/>
          <w:sz w:val="20"/>
          <w:lang w:val="en-US"/>
        </w:rPr>
        <w:t>=</w:t>
      </w:r>
      <w:r w:rsidRPr="00E74ABD">
        <w:rPr>
          <w:rFonts w:ascii="Consolas" w:hAnsi="Consolas" w:cs="Consolas"/>
          <w:i/>
          <w:iCs/>
          <w:color w:val="2A00FF"/>
          <w:sz w:val="20"/>
          <w:lang w:val="en-US"/>
        </w:rPr>
        <w:t>"xs:time"</w:t>
      </w:r>
      <w:r w:rsidRPr="00E74ABD">
        <w:rPr>
          <w:rFonts w:ascii="Consolas" w:hAnsi="Consolas" w:cs="Consolas"/>
          <w:color w:val="008080"/>
          <w:sz w:val="20"/>
          <w:lang w:val="en-US"/>
        </w:rPr>
        <w:t>&gt;</w:t>
      </w:r>
    </w:p>
    <w:p w14:paraId="49AD993E" w14:textId="77777777" w:rsidR="00B87BE1" w:rsidRPr="00E74ABD" w:rsidRDefault="00B87BE1" w:rsidP="00B87BE1">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E74ABD">
        <w:rPr>
          <w:rFonts w:ascii="Consolas" w:hAnsi="Consolas" w:cs="Consolas"/>
          <w:color w:val="008080"/>
          <w:sz w:val="20"/>
          <w:lang w:val="en-US"/>
        </w:rPr>
        <w:t>&lt;</w:t>
      </w:r>
      <w:r w:rsidRPr="00E74ABD">
        <w:rPr>
          <w:rFonts w:ascii="Consolas" w:hAnsi="Consolas" w:cs="Consolas"/>
          <w:color w:val="3F7F7F"/>
          <w:sz w:val="20"/>
          <w:lang w:val="en-US"/>
        </w:rPr>
        <w:t>xs:pattern</w:t>
      </w:r>
      <w:r w:rsidRPr="00E74ABD">
        <w:rPr>
          <w:rFonts w:ascii="Consolas" w:hAnsi="Consolas" w:cs="Consolas"/>
          <w:sz w:val="20"/>
          <w:lang w:val="en-US"/>
        </w:rPr>
        <w:t xml:space="preserve"> </w:t>
      </w:r>
      <w:r w:rsidRPr="00E74ABD">
        <w:rPr>
          <w:rFonts w:ascii="Consolas" w:hAnsi="Consolas" w:cs="Consolas"/>
          <w:color w:val="7F007F"/>
          <w:sz w:val="20"/>
          <w:lang w:val="en-US"/>
        </w:rPr>
        <w:t>value</w:t>
      </w:r>
      <w:r w:rsidRPr="00E74ABD">
        <w:rPr>
          <w:rFonts w:ascii="Consolas" w:hAnsi="Consolas" w:cs="Consolas"/>
          <w:color w:val="000000"/>
          <w:sz w:val="20"/>
          <w:lang w:val="en-US"/>
        </w:rPr>
        <w:t>=</w:t>
      </w:r>
      <w:r w:rsidRPr="00E74ABD">
        <w:rPr>
          <w:rFonts w:ascii="Consolas" w:hAnsi="Consolas" w:cs="Consolas"/>
          <w:i/>
          <w:iCs/>
          <w:color w:val="2A00FF"/>
          <w:sz w:val="20"/>
          <w:lang w:val="en-US"/>
        </w:rPr>
        <w:t>"\d{2}:\d{2}:\d{2}(\.\d+)?Z?"</w:t>
      </w:r>
      <w:r w:rsidRPr="00E74ABD">
        <w:rPr>
          <w:rFonts w:ascii="Consolas" w:hAnsi="Consolas" w:cs="Consolas"/>
          <w:color w:val="008080"/>
          <w:sz w:val="20"/>
          <w:lang w:val="en-US"/>
        </w:rPr>
        <w:t>/&gt;</w:t>
      </w:r>
    </w:p>
    <w:p w14:paraId="7402A99D"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xs:restriction</w:t>
      </w:r>
      <w:r w:rsidRPr="00F07B9E">
        <w:rPr>
          <w:rFonts w:ascii="Consolas" w:hAnsi="Consolas" w:cs="Consolas"/>
          <w:color w:val="008080"/>
          <w:sz w:val="20"/>
          <w:lang w:val="en-US"/>
        </w:rPr>
        <w:t>&gt;</w:t>
      </w:r>
    </w:p>
    <w:p w14:paraId="2531CF8B"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xs:simpleType</w:t>
      </w:r>
      <w:r w:rsidRPr="00F07B9E">
        <w:rPr>
          <w:rFonts w:ascii="Consolas" w:hAnsi="Consolas" w:cs="Consolas"/>
          <w:color w:val="008080"/>
          <w:sz w:val="20"/>
          <w:lang w:val="en-US"/>
        </w:rPr>
        <w:t>&gt;</w:t>
      </w:r>
    </w:p>
    <w:p w14:paraId="02F3C35E"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dateTime type between 0001 and 9999 restricted to UTC --&gt;</w:t>
      </w:r>
    </w:p>
    <w:p w14:paraId="5C9AA5A5"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xs:simpleType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"dateTimeType"</w:t>
      </w:r>
      <w:r w:rsidRPr="00F07B9E">
        <w:rPr>
          <w:rFonts w:ascii="Consolas" w:hAnsi="Consolas" w:cs="Consolas"/>
          <w:color w:val="008080"/>
          <w:sz w:val="20"/>
          <w:lang w:val="en-US"/>
        </w:rPr>
        <w:t>&gt;</w:t>
      </w:r>
    </w:p>
    <w:p w14:paraId="11ED38A9" w14:textId="77777777" w:rsidR="000823D7" w:rsidRPr="00E74ABD" w:rsidRDefault="000823D7" w:rsidP="000823D7">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E74ABD">
        <w:rPr>
          <w:rFonts w:ascii="Consolas" w:hAnsi="Consolas" w:cs="Consolas"/>
          <w:color w:val="008080"/>
          <w:sz w:val="20"/>
          <w:lang w:val="en-US"/>
        </w:rPr>
        <w:t>&lt;</w:t>
      </w:r>
      <w:r w:rsidRPr="00E74ABD">
        <w:rPr>
          <w:rFonts w:ascii="Consolas" w:hAnsi="Consolas" w:cs="Consolas"/>
          <w:color w:val="3F7F7F"/>
          <w:sz w:val="20"/>
          <w:lang w:val="en-US"/>
        </w:rPr>
        <w:t>xs:restriction</w:t>
      </w:r>
      <w:r w:rsidRPr="00E74ABD">
        <w:rPr>
          <w:rFonts w:ascii="Consolas" w:hAnsi="Consolas" w:cs="Consolas"/>
          <w:sz w:val="20"/>
          <w:lang w:val="en-US"/>
        </w:rPr>
        <w:t xml:space="preserve"> </w:t>
      </w:r>
      <w:r w:rsidRPr="00E74ABD">
        <w:rPr>
          <w:rFonts w:ascii="Consolas" w:hAnsi="Consolas" w:cs="Consolas"/>
          <w:color w:val="7F007F"/>
          <w:sz w:val="20"/>
          <w:lang w:val="en-US"/>
        </w:rPr>
        <w:t>base</w:t>
      </w:r>
      <w:r w:rsidRPr="00E74ABD">
        <w:rPr>
          <w:rFonts w:ascii="Consolas" w:hAnsi="Consolas" w:cs="Consolas"/>
          <w:color w:val="000000"/>
          <w:sz w:val="20"/>
          <w:lang w:val="en-US"/>
        </w:rPr>
        <w:t>=</w:t>
      </w:r>
      <w:r w:rsidRPr="00E74ABD">
        <w:rPr>
          <w:rFonts w:ascii="Consolas" w:hAnsi="Consolas" w:cs="Consolas"/>
          <w:i/>
          <w:iCs/>
          <w:color w:val="2A00FF"/>
          <w:sz w:val="20"/>
          <w:lang w:val="en-US"/>
        </w:rPr>
        <w:t>"xs:dateTime"</w:t>
      </w:r>
      <w:r w:rsidRPr="00E74ABD">
        <w:rPr>
          <w:rFonts w:ascii="Consolas" w:hAnsi="Consolas" w:cs="Consolas"/>
          <w:color w:val="008080"/>
          <w:sz w:val="20"/>
          <w:lang w:val="en-US"/>
        </w:rPr>
        <w:t>&gt;</w:t>
      </w:r>
    </w:p>
    <w:p w14:paraId="54A35D12" w14:textId="77777777" w:rsidR="000823D7" w:rsidRPr="00E74ABD" w:rsidRDefault="000823D7" w:rsidP="000823D7">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E74ABD">
        <w:rPr>
          <w:rFonts w:ascii="Consolas" w:hAnsi="Consolas" w:cs="Consolas"/>
          <w:color w:val="008080"/>
          <w:sz w:val="20"/>
          <w:lang w:val="en-US"/>
        </w:rPr>
        <w:t>&lt;</w:t>
      </w:r>
      <w:r w:rsidRPr="00E74ABD">
        <w:rPr>
          <w:rFonts w:ascii="Consolas" w:hAnsi="Consolas" w:cs="Consolas"/>
          <w:color w:val="3F7F7F"/>
          <w:sz w:val="20"/>
          <w:lang w:val="en-US"/>
        </w:rPr>
        <w:t>xs:minInclusive</w:t>
      </w:r>
      <w:r w:rsidRPr="00E74ABD">
        <w:rPr>
          <w:rFonts w:ascii="Consolas" w:hAnsi="Consolas" w:cs="Consolas"/>
          <w:sz w:val="20"/>
          <w:lang w:val="en-US"/>
        </w:rPr>
        <w:t xml:space="preserve"> </w:t>
      </w:r>
      <w:r w:rsidRPr="00E74ABD">
        <w:rPr>
          <w:rFonts w:ascii="Consolas" w:hAnsi="Consolas" w:cs="Consolas"/>
          <w:color w:val="7F007F"/>
          <w:sz w:val="20"/>
          <w:lang w:val="en-US"/>
        </w:rPr>
        <w:t>value</w:t>
      </w:r>
      <w:r w:rsidRPr="00E74ABD">
        <w:rPr>
          <w:rFonts w:ascii="Consolas" w:hAnsi="Consolas" w:cs="Consolas"/>
          <w:color w:val="000000"/>
          <w:sz w:val="20"/>
          <w:lang w:val="en-US"/>
        </w:rPr>
        <w:t>=</w:t>
      </w:r>
      <w:r w:rsidRPr="00E74ABD">
        <w:rPr>
          <w:rFonts w:ascii="Consolas" w:hAnsi="Consolas" w:cs="Consolas"/>
          <w:i/>
          <w:iCs/>
          <w:color w:val="2A00FF"/>
          <w:sz w:val="20"/>
          <w:lang w:val="en-US"/>
        </w:rPr>
        <w:t>"0001-01-01T00:00:00.000000000Z"</w:t>
      </w:r>
      <w:r w:rsidRPr="00E74ABD">
        <w:rPr>
          <w:rFonts w:ascii="Consolas" w:hAnsi="Consolas" w:cs="Consolas"/>
          <w:color w:val="008080"/>
          <w:sz w:val="20"/>
          <w:lang w:val="en-US"/>
        </w:rPr>
        <w:t>/&gt;</w:t>
      </w:r>
    </w:p>
    <w:p w14:paraId="1A3665CA" w14:textId="77777777" w:rsidR="000823D7" w:rsidRPr="00E74ABD" w:rsidRDefault="000823D7" w:rsidP="000823D7">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E74ABD">
        <w:rPr>
          <w:rFonts w:ascii="Consolas" w:hAnsi="Consolas" w:cs="Consolas"/>
          <w:color w:val="008080"/>
          <w:sz w:val="20"/>
          <w:lang w:val="en-US"/>
        </w:rPr>
        <w:t>&lt;</w:t>
      </w:r>
      <w:r w:rsidRPr="00E74ABD">
        <w:rPr>
          <w:rFonts w:ascii="Consolas" w:hAnsi="Consolas" w:cs="Consolas"/>
          <w:color w:val="3F7F7F"/>
          <w:sz w:val="20"/>
          <w:lang w:val="en-US"/>
        </w:rPr>
        <w:t>xs:maxExclusive</w:t>
      </w:r>
      <w:r w:rsidRPr="00E74ABD">
        <w:rPr>
          <w:rFonts w:ascii="Consolas" w:hAnsi="Consolas" w:cs="Consolas"/>
          <w:sz w:val="20"/>
          <w:lang w:val="en-US"/>
        </w:rPr>
        <w:t xml:space="preserve"> </w:t>
      </w:r>
      <w:r w:rsidRPr="00E74ABD">
        <w:rPr>
          <w:rFonts w:ascii="Consolas" w:hAnsi="Consolas" w:cs="Consolas"/>
          <w:color w:val="7F007F"/>
          <w:sz w:val="20"/>
          <w:lang w:val="en-US"/>
        </w:rPr>
        <w:t>value</w:t>
      </w:r>
      <w:r w:rsidRPr="00E74ABD">
        <w:rPr>
          <w:rFonts w:ascii="Consolas" w:hAnsi="Consolas" w:cs="Consolas"/>
          <w:color w:val="000000"/>
          <w:sz w:val="20"/>
          <w:lang w:val="en-US"/>
        </w:rPr>
        <w:t>=</w:t>
      </w:r>
      <w:r w:rsidRPr="00E74ABD">
        <w:rPr>
          <w:rFonts w:ascii="Consolas" w:hAnsi="Consolas" w:cs="Consolas"/>
          <w:i/>
          <w:iCs/>
          <w:color w:val="2A00FF"/>
          <w:sz w:val="20"/>
          <w:lang w:val="en-US"/>
        </w:rPr>
        <w:t>"10000-01-01T00:00:00.000000000Z"</w:t>
      </w:r>
      <w:r w:rsidRPr="00E74ABD">
        <w:rPr>
          <w:rFonts w:ascii="Consolas" w:hAnsi="Consolas" w:cs="Consolas"/>
          <w:color w:val="008080"/>
          <w:sz w:val="20"/>
          <w:lang w:val="en-US"/>
        </w:rPr>
        <w:t>/&gt;</w:t>
      </w:r>
    </w:p>
    <w:p w14:paraId="33EBBF97" w14:textId="77777777" w:rsidR="000823D7" w:rsidRPr="00E74ABD" w:rsidRDefault="000823D7" w:rsidP="000823D7">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E74ABD">
        <w:rPr>
          <w:rFonts w:ascii="Consolas" w:hAnsi="Consolas" w:cs="Consolas"/>
          <w:color w:val="008080"/>
          <w:sz w:val="20"/>
          <w:lang w:val="en-US"/>
        </w:rPr>
        <w:t>&lt;</w:t>
      </w:r>
      <w:r w:rsidRPr="00E74ABD">
        <w:rPr>
          <w:rFonts w:ascii="Consolas" w:hAnsi="Consolas" w:cs="Consolas"/>
          <w:color w:val="3F7F7F"/>
          <w:sz w:val="20"/>
          <w:lang w:val="en-US"/>
        </w:rPr>
        <w:t>xs:pattern</w:t>
      </w:r>
      <w:r w:rsidRPr="00E74ABD">
        <w:rPr>
          <w:rFonts w:ascii="Consolas" w:hAnsi="Consolas" w:cs="Consolas"/>
          <w:sz w:val="20"/>
          <w:lang w:val="en-US"/>
        </w:rPr>
        <w:t xml:space="preserve"> </w:t>
      </w:r>
      <w:r w:rsidRPr="00E74ABD">
        <w:rPr>
          <w:rFonts w:ascii="Consolas" w:hAnsi="Consolas" w:cs="Consolas"/>
          <w:color w:val="7F007F"/>
          <w:sz w:val="20"/>
          <w:lang w:val="en-US"/>
        </w:rPr>
        <w:t>value</w:t>
      </w:r>
      <w:r w:rsidRPr="00E74ABD">
        <w:rPr>
          <w:rFonts w:ascii="Consolas" w:hAnsi="Consolas" w:cs="Consolas"/>
          <w:color w:val="000000"/>
          <w:sz w:val="20"/>
          <w:lang w:val="en-US"/>
        </w:rPr>
        <w:t>=</w:t>
      </w:r>
      <w:r w:rsidRPr="00E74ABD">
        <w:rPr>
          <w:rFonts w:ascii="Consolas" w:hAnsi="Consolas" w:cs="Consolas"/>
          <w:i/>
          <w:iCs/>
          <w:color w:val="2A00FF"/>
          <w:sz w:val="20"/>
          <w:lang w:val="en-US"/>
        </w:rPr>
        <w:t>"\d{4}-\d{2}-\d{2}T\d{2}:\d{2}:\d{2}(\.\d*)Z?"</w:t>
      </w:r>
      <w:r w:rsidRPr="00E74ABD">
        <w:rPr>
          <w:rFonts w:ascii="Consolas" w:hAnsi="Consolas" w:cs="Consolas"/>
          <w:color w:val="008080"/>
          <w:sz w:val="20"/>
          <w:lang w:val="en-US"/>
        </w:rPr>
        <w:t>/&gt;</w:t>
      </w:r>
    </w:p>
    <w:p w14:paraId="7621C916"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xs:restriction</w:t>
      </w:r>
      <w:r w:rsidRPr="00F07B9E">
        <w:rPr>
          <w:rFonts w:ascii="Consolas" w:hAnsi="Consolas" w:cs="Consolas"/>
          <w:color w:val="008080"/>
          <w:sz w:val="20"/>
          <w:lang w:val="en-US"/>
        </w:rPr>
        <w:t>&gt;</w:t>
      </w:r>
    </w:p>
    <w:p w14:paraId="092C4AE7"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xs:simpleType</w:t>
      </w:r>
      <w:r w:rsidRPr="00F07B9E">
        <w:rPr>
          <w:rFonts w:ascii="Consolas" w:hAnsi="Consolas" w:cs="Consolas"/>
          <w:color w:val="008080"/>
          <w:sz w:val="20"/>
          <w:lang w:val="en-US"/>
        </w:rPr>
        <w:t>&gt;</w:t>
      </w:r>
    </w:p>
    <w:p w14:paraId="034247C7" w14:textId="77777777" w:rsidR="00EF7B08" w:rsidRPr="000136C4" w:rsidRDefault="000823D7" w:rsidP="004D0D3F">
      <w:pPr>
        <w:pStyle w:val="Code"/>
        <w:spacing w:line="240" w:lineRule="auto"/>
        <w:jc w:val="left"/>
        <w:rPr>
          <w:rFonts w:ascii="Arial" w:hAnsi="Arial" w:cs="Arial"/>
          <w:lang w:val="en-GB"/>
        </w:rPr>
      </w:pPr>
      <w:r w:rsidRPr="00F07B9E">
        <w:rPr>
          <w:rFonts w:ascii="Consolas" w:hAnsi="Consolas" w:cs="Consolas"/>
          <w:color w:val="008080"/>
          <w:sz w:val="20"/>
          <w:lang w:val="en-US"/>
        </w:rPr>
        <w:t>&lt;/</w:t>
      </w:r>
      <w:r w:rsidRPr="00F07B9E">
        <w:rPr>
          <w:rFonts w:ascii="Consolas" w:hAnsi="Consolas" w:cs="Consolas"/>
          <w:color w:val="3F7F7F"/>
          <w:sz w:val="20"/>
          <w:lang w:val="en-US"/>
        </w:rPr>
        <w:t>xs:schema</w:t>
      </w:r>
      <w:r w:rsidRPr="00F07B9E">
        <w:rPr>
          <w:rFonts w:ascii="Consolas" w:hAnsi="Consolas" w:cs="Consolas"/>
          <w:color w:val="008080"/>
          <w:sz w:val="20"/>
          <w:lang w:val="en-US"/>
        </w:rPr>
        <w:t>&gt;</w:t>
      </w:r>
    </w:p>
    <w:p w14:paraId="20C85830" w14:textId="77777777" w:rsidR="00EF7B08" w:rsidRPr="000136C4" w:rsidRDefault="00EF7B08" w:rsidP="00EF7B08">
      <w:pPr>
        <w:rPr>
          <w:rFonts w:cs="Arial"/>
          <w:lang w:val="en-GB"/>
        </w:rPr>
      </w:pPr>
    </w:p>
    <w:p w14:paraId="40EBFA70" w14:textId="77777777" w:rsidR="00EF7B08" w:rsidRPr="000242AB" w:rsidRDefault="00564F7A" w:rsidP="00997013">
      <w:pPr>
        <w:pStyle w:val="FormatvorlageAnhang12Pt"/>
        <w:rPr>
          <w:lang w:val="en-US"/>
        </w:rPr>
      </w:pPr>
      <w:bookmarkStart w:id="118" w:name="_Toc264549074"/>
      <w:bookmarkStart w:id="119" w:name="_Toc423960757"/>
      <w:r w:rsidRPr="000136C4">
        <w:rPr>
          <w:lang w:val="en-GB"/>
        </w:rPr>
        <w:t>D</w:t>
      </w:r>
      <w:r w:rsidR="008E1F65" w:rsidRPr="000136C4">
        <w:rPr>
          <w:lang w:val="en-GB"/>
        </w:rPr>
        <w:t xml:space="preserve">.4 </w:t>
      </w:r>
      <w:bookmarkEnd w:id="118"/>
      <w:r w:rsidR="00F9389F" w:rsidRPr="000136C4">
        <w:rPr>
          <w:lang w:val="en-GB"/>
        </w:rPr>
        <w:t xml:space="preserve">Example of the table data of a table: </w:t>
      </w:r>
      <w:r w:rsidR="00F9389F" w:rsidRPr="00F07B9E">
        <w:rPr>
          <w:rFonts w:ascii="Courier New" w:hAnsi="Courier New" w:cs="Courier New"/>
          <w:lang w:val="en-GB"/>
        </w:rPr>
        <w:t>table0.xml</w:t>
      </w:r>
      <w:bookmarkEnd w:id="119"/>
    </w:p>
    <w:p w14:paraId="37F372BB" w14:textId="77777777" w:rsidR="00EF7B08" w:rsidRPr="000136C4" w:rsidRDefault="00F9389F" w:rsidP="00EF7B08">
      <w:pPr>
        <w:rPr>
          <w:rFonts w:cs="Arial"/>
          <w:lang w:val="en-GB"/>
        </w:rPr>
      </w:pPr>
      <w:r w:rsidRPr="000136C4">
        <w:rPr>
          <w:szCs w:val="24"/>
          <w:lang w:val="en-GB"/>
        </w:rPr>
        <w:t>The table data are stored in an XML file that satisfies the XML schema definition of the table</w:t>
      </w:r>
      <w:r w:rsidR="00EF7B08" w:rsidRPr="000136C4">
        <w:rPr>
          <w:rFonts w:cs="Arial"/>
          <w:lang w:val="en-GB"/>
        </w:rPr>
        <w:t>.</w:t>
      </w:r>
    </w:p>
    <w:p w14:paraId="118533D2" w14:textId="77777777" w:rsidR="00EF7B08" w:rsidRPr="000136C4" w:rsidRDefault="00EF7B08" w:rsidP="00EF7B08">
      <w:pPr>
        <w:rPr>
          <w:rFonts w:cs="Arial"/>
          <w:lang w:val="en-GB"/>
        </w:rPr>
      </w:pPr>
    </w:p>
    <w:p w14:paraId="3E21C87F" w14:textId="77777777" w:rsidR="000823D7" w:rsidRPr="00F07B9E" w:rsidRDefault="000823D7" w:rsidP="000823D7">
      <w:pPr>
        <w:autoSpaceDE w:val="0"/>
        <w:autoSpaceDN w:val="0"/>
        <w:adjustRightInd w:val="0"/>
        <w:spacing w:after="0" w:line="240" w:lineRule="auto"/>
        <w:rPr>
          <w:rFonts w:ascii="Consolas" w:hAnsi="Consolas" w:cs="Consolas"/>
          <w:sz w:val="20"/>
          <w:lang w:val="en-GB"/>
        </w:rPr>
      </w:pPr>
      <w:r w:rsidRPr="00F07B9E">
        <w:rPr>
          <w:rFonts w:ascii="Consolas" w:hAnsi="Consolas" w:cs="Consolas"/>
          <w:color w:val="008080"/>
          <w:sz w:val="20"/>
          <w:lang w:val="en-GB"/>
        </w:rPr>
        <w:t>&lt;?</w:t>
      </w:r>
      <w:r w:rsidRPr="00F07B9E">
        <w:rPr>
          <w:rFonts w:ascii="Consolas" w:hAnsi="Consolas" w:cs="Consolas"/>
          <w:color w:val="3F7F7F"/>
          <w:sz w:val="20"/>
          <w:lang w:val="en-GB"/>
        </w:rPr>
        <w:t>xml</w:t>
      </w:r>
      <w:r w:rsidRPr="00F07B9E">
        <w:rPr>
          <w:rFonts w:ascii="Consolas" w:hAnsi="Consolas" w:cs="Consolas"/>
          <w:sz w:val="20"/>
          <w:lang w:val="en-GB"/>
        </w:rPr>
        <w:t xml:space="preserve"> </w:t>
      </w:r>
      <w:r w:rsidRPr="00F07B9E">
        <w:rPr>
          <w:rFonts w:ascii="Consolas" w:hAnsi="Consolas" w:cs="Consolas"/>
          <w:color w:val="7F007F"/>
          <w:sz w:val="20"/>
          <w:lang w:val="en-GB"/>
        </w:rPr>
        <w:t>version</w:t>
      </w:r>
      <w:r w:rsidRPr="00F07B9E">
        <w:rPr>
          <w:rFonts w:ascii="Consolas" w:hAnsi="Consolas" w:cs="Consolas"/>
          <w:color w:val="000000"/>
          <w:sz w:val="20"/>
          <w:lang w:val="en-GB"/>
        </w:rPr>
        <w:t>=</w:t>
      </w:r>
      <w:r w:rsidRPr="00F07B9E">
        <w:rPr>
          <w:rFonts w:ascii="Consolas" w:hAnsi="Consolas" w:cs="Consolas"/>
          <w:i/>
          <w:iCs/>
          <w:color w:val="2A00FF"/>
          <w:sz w:val="20"/>
          <w:lang w:val="en-GB"/>
        </w:rPr>
        <w:t>"1.0"</w:t>
      </w:r>
      <w:r w:rsidRPr="00F07B9E">
        <w:rPr>
          <w:rFonts w:ascii="Consolas" w:hAnsi="Consolas" w:cs="Consolas"/>
          <w:sz w:val="20"/>
          <w:lang w:val="en-GB"/>
        </w:rPr>
        <w:t xml:space="preserve"> </w:t>
      </w:r>
      <w:r w:rsidRPr="00F07B9E">
        <w:rPr>
          <w:rFonts w:ascii="Consolas" w:hAnsi="Consolas" w:cs="Consolas"/>
          <w:color w:val="7F007F"/>
          <w:sz w:val="20"/>
          <w:lang w:val="en-GB"/>
        </w:rPr>
        <w:t>encoding</w:t>
      </w:r>
      <w:r w:rsidRPr="00F07B9E">
        <w:rPr>
          <w:rFonts w:ascii="Consolas" w:hAnsi="Consolas" w:cs="Consolas"/>
          <w:color w:val="000000"/>
          <w:sz w:val="20"/>
          <w:lang w:val="en-GB"/>
        </w:rPr>
        <w:t>=</w:t>
      </w:r>
      <w:r w:rsidRPr="00F07B9E">
        <w:rPr>
          <w:rFonts w:ascii="Consolas" w:hAnsi="Consolas" w:cs="Consolas"/>
          <w:i/>
          <w:iCs/>
          <w:color w:val="2A00FF"/>
          <w:sz w:val="20"/>
          <w:lang w:val="en-GB"/>
        </w:rPr>
        <w:t>"utf-8"</w:t>
      </w:r>
      <w:r w:rsidRPr="00F07B9E">
        <w:rPr>
          <w:rFonts w:ascii="Consolas" w:hAnsi="Consolas" w:cs="Consolas"/>
          <w:color w:val="008080"/>
          <w:sz w:val="20"/>
          <w:lang w:val="en-GB"/>
        </w:rPr>
        <w:t>?&gt;</w:t>
      </w:r>
    </w:p>
    <w:p w14:paraId="3115755F" w14:textId="77777777" w:rsidR="000823D7" w:rsidRPr="00F07B9E" w:rsidRDefault="000823D7" w:rsidP="000823D7">
      <w:pPr>
        <w:autoSpaceDE w:val="0"/>
        <w:autoSpaceDN w:val="0"/>
        <w:adjustRightInd w:val="0"/>
        <w:spacing w:after="0" w:line="240" w:lineRule="auto"/>
        <w:rPr>
          <w:rFonts w:ascii="Consolas" w:hAnsi="Consolas" w:cs="Consolas"/>
          <w:sz w:val="20"/>
          <w:lang w:val="en-GB"/>
        </w:rPr>
      </w:pPr>
      <w:r w:rsidRPr="00F07B9E">
        <w:rPr>
          <w:rFonts w:ascii="Consolas" w:hAnsi="Consolas" w:cs="Consolas"/>
          <w:color w:val="008080"/>
          <w:sz w:val="20"/>
          <w:lang w:val="en-GB"/>
        </w:rPr>
        <w:t>&lt;</w:t>
      </w:r>
      <w:r w:rsidRPr="00F07B9E">
        <w:rPr>
          <w:rFonts w:ascii="Consolas" w:hAnsi="Consolas" w:cs="Consolas"/>
          <w:color w:val="3F7F7F"/>
          <w:sz w:val="20"/>
          <w:lang w:val="en-GB"/>
        </w:rPr>
        <w:t>table</w:t>
      </w:r>
      <w:r w:rsidRPr="00F07B9E">
        <w:rPr>
          <w:rFonts w:ascii="Consolas" w:hAnsi="Consolas" w:cs="Consolas"/>
          <w:sz w:val="20"/>
          <w:lang w:val="en-GB"/>
        </w:rPr>
        <w:t xml:space="preserve"> </w:t>
      </w:r>
    </w:p>
    <w:p w14:paraId="1F44910F" w14:textId="77777777" w:rsidR="000823D7" w:rsidRPr="00F07B9E" w:rsidRDefault="000823D7" w:rsidP="000823D7">
      <w:pPr>
        <w:autoSpaceDE w:val="0"/>
        <w:autoSpaceDN w:val="0"/>
        <w:adjustRightInd w:val="0"/>
        <w:spacing w:after="0" w:line="240" w:lineRule="auto"/>
        <w:rPr>
          <w:rFonts w:ascii="Consolas" w:hAnsi="Consolas" w:cs="Consolas"/>
          <w:sz w:val="20"/>
          <w:lang w:val="en-GB"/>
        </w:rPr>
      </w:pPr>
      <w:r w:rsidRPr="00F07B9E">
        <w:rPr>
          <w:rFonts w:ascii="Consolas" w:hAnsi="Consolas" w:cs="Consolas"/>
          <w:sz w:val="20"/>
          <w:lang w:val="en-GB"/>
        </w:rPr>
        <w:t xml:space="preserve">  </w:t>
      </w:r>
      <w:r w:rsidRPr="00F07B9E">
        <w:rPr>
          <w:rFonts w:ascii="Consolas" w:hAnsi="Consolas" w:cs="Consolas"/>
          <w:color w:val="7F007F"/>
          <w:sz w:val="20"/>
          <w:lang w:val="en-GB"/>
        </w:rPr>
        <w:t>xmlns:xsi</w:t>
      </w:r>
      <w:r w:rsidRPr="00F07B9E">
        <w:rPr>
          <w:rFonts w:ascii="Consolas" w:hAnsi="Consolas" w:cs="Consolas"/>
          <w:color w:val="000000"/>
          <w:sz w:val="20"/>
          <w:lang w:val="en-GB"/>
        </w:rPr>
        <w:t>=</w:t>
      </w:r>
      <w:r w:rsidRPr="00F07B9E">
        <w:rPr>
          <w:rFonts w:ascii="Consolas" w:hAnsi="Consolas" w:cs="Consolas"/>
          <w:i/>
          <w:iCs/>
          <w:color w:val="2A00FF"/>
          <w:sz w:val="20"/>
          <w:lang w:val="en-GB"/>
        </w:rPr>
        <w:t>"http://www.w3.org/2001/XMLSchema-instance"</w:t>
      </w:r>
      <w:r w:rsidRPr="00F07B9E">
        <w:rPr>
          <w:rFonts w:ascii="Consolas" w:hAnsi="Consolas" w:cs="Consolas"/>
          <w:sz w:val="20"/>
          <w:lang w:val="en-GB"/>
        </w:rPr>
        <w:t xml:space="preserve"> </w:t>
      </w:r>
    </w:p>
    <w:p w14:paraId="247DB43C" w14:textId="793D4297" w:rsidR="000823D7" w:rsidRPr="00F07B9E" w:rsidRDefault="000823D7" w:rsidP="000823D7">
      <w:pPr>
        <w:autoSpaceDE w:val="0"/>
        <w:autoSpaceDN w:val="0"/>
        <w:adjustRightInd w:val="0"/>
        <w:spacing w:after="0" w:line="240" w:lineRule="auto"/>
        <w:rPr>
          <w:rFonts w:ascii="Consolas" w:hAnsi="Consolas" w:cs="Consolas"/>
          <w:sz w:val="20"/>
          <w:lang w:val="en-GB"/>
        </w:rPr>
      </w:pPr>
      <w:r w:rsidRPr="00F07B9E">
        <w:rPr>
          <w:rFonts w:ascii="Consolas" w:hAnsi="Consolas" w:cs="Consolas"/>
          <w:sz w:val="20"/>
          <w:lang w:val="en-GB"/>
        </w:rPr>
        <w:t xml:space="preserve">  </w:t>
      </w:r>
      <w:r w:rsidRPr="00F07B9E">
        <w:rPr>
          <w:rFonts w:ascii="Consolas" w:hAnsi="Consolas" w:cs="Consolas"/>
          <w:color w:val="7F007F"/>
          <w:sz w:val="20"/>
          <w:lang w:val="en-GB"/>
        </w:rPr>
        <w:t>xmlns</w:t>
      </w:r>
      <w:r w:rsidRPr="00F07B9E">
        <w:rPr>
          <w:rFonts w:ascii="Consolas" w:hAnsi="Consolas" w:cs="Consolas"/>
          <w:color w:val="000000"/>
          <w:sz w:val="20"/>
          <w:lang w:val="en-GB"/>
        </w:rPr>
        <w:t>=</w:t>
      </w:r>
      <w:r w:rsidRPr="00F07B9E">
        <w:rPr>
          <w:rFonts w:ascii="Consolas" w:hAnsi="Consolas" w:cs="Consolas"/>
          <w:i/>
          <w:iCs/>
          <w:color w:val="2A00FF"/>
          <w:sz w:val="20"/>
          <w:lang w:val="en-GB"/>
        </w:rPr>
        <w:t>"http://www.admin.ch/xmlns/siard/</w:t>
      </w:r>
      <w:r w:rsidR="00371AA8">
        <w:rPr>
          <w:rFonts w:ascii="Consolas" w:hAnsi="Consolas" w:cs="Consolas"/>
          <w:i/>
          <w:iCs/>
          <w:color w:val="2A00FF"/>
          <w:sz w:val="20"/>
          <w:lang w:val="en-GB"/>
        </w:rPr>
        <w:t>2.0</w:t>
      </w:r>
      <w:r w:rsidRPr="00F07B9E">
        <w:rPr>
          <w:rFonts w:ascii="Consolas" w:hAnsi="Consolas" w:cs="Consolas"/>
          <w:i/>
          <w:iCs/>
          <w:color w:val="2A00FF"/>
          <w:sz w:val="20"/>
          <w:lang w:val="en-GB"/>
        </w:rPr>
        <w:t>/schema0/table0.xsd"</w:t>
      </w:r>
      <w:r w:rsidRPr="00F07B9E">
        <w:rPr>
          <w:rFonts w:ascii="Consolas" w:hAnsi="Consolas" w:cs="Consolas"/>
          <w:sz w:val="20"/>
          <w:lang w:val="en-GB"/>
        </w:rPr>
        <w:t xml:space="preserve"> </w:t>
      </w:r>
    </w:p>
    <w:p w14:paraId="057815BA" w14:textId="3E3081BC"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sz w:val="20"/>
          <w:lang w:val="en-GB"/>
        </w:rPr>
        <w:t xml:space="preserve">  </w:t>
      </w:r>
      <w:r w:rsidRPr="00F07B9E">
        <w:rPr>
          <w:rFonts w:ascii="Consolas" w:hAnsi="Consolas" w:cs="Consolas"/>
          <w:color w:val="7F007F"/>
          <w:sz w:val="20"/>
          <w:lang w:val="en-US"/>
        </w:rPr>
        <w:t>xsi:schemaLocation</w:t>
      </w:r>
      <w:r w:rsidRPr="00F07B9E">
        <w:rPr>
          <w:rFonts w:ascii="Consolas" w:hAnsi="Consolas" w:cs="Consolas"/>
          <w:color w:val="000000"/>
          <w:sz w:val="20"/>
          <w:lang w:val="en-US"/>
        </w:rPr>
        <w:t>=</w:t>
      </w:r>
      <w:r w:rsidRPr="00F07B9E">
        <w:rPr>
          <w:rFonts w:ascii="Consolas" w:hAnsi="Consolas" w:cs="Consolas"/>
          <w:i/>
          <w:iCs/>
          <w:color w:val="2A00FF"/>
          <w:sz w:val="20"/>
          <w:lang w:val="en-US"/>
        </w:rPr>
        <w:t>"http://www.admin.ch/xmlns/siard/</w:t>
      </w:r>
      <w:r w:rsidR="007F2807">
        <w:rPr>
          <w:rFonts w:ascii="Consolas" w:hAnsi="Consolas" w:cs="Consolas"/>
          <w:i/>
          <w:iCs/>
          <w:color w:val="2A00FF"/>
          <w:sz w:val="20"/>
          <w:lang w:val="en-US"/>
        </w:rPr>
        <w:t>2.0</w:t>
      </w:r>
      <w:r w:rsidRPr="00F07B9E">
        <w:rPr>
          <w:rFonts w:ascii="Consolas" w:hAnsi="Consolas" w:cs="Consolas"/>
          <w:i/>
          <w:iCs/>
          <w:color w:val="2A00FF"/>
          <w:sz w:val="20"/>
          <w:lang w:val="en-US"/>
        </w:rPr>
        <w:t>/schema0/table0.xsd t</w:t>
      </w:r>
      <w:r w:rsidRPr="00F07B9E">
        <w:rPr>
          <w:rFonts w:ascii="Consolas" w:hAnsi="Consolas" w:cs="Consolas"/>
          <w:i/>
          <w:iCs/>
          <w:color w:val="2A00FF"/>
          <w:sz w:val="20"/>
          <w:lang w:val="en-US"/>
        </w:rPr>
        <w:t>a</w:t>
      </w:r>
      <w:r w:rsidRPr="00F07B9E">
        <w:rPr>
          <w:rFonts w:ascii="Consolas" w:hAnsi="Consolas" w:cs="Consolas"/>
          <w:i/>
          <w:iCs/>
          <w:color w:val="2A00FF"/>
          <w:sz w:val="20"/>
          <w:lang w:val="en-US"/>
        </w:rPr>
        <w:t>ble0.xsd"</w:t>
      </w:r>
      <w:r w:rsidRPr="00F07B9E">
        <w:rPr>
          <w:rFonts w:ascii="Consolas" w:hAnsi="Consolas" w:cs="Consolas"/>
          <w:color w:val="008080"/>
          <w:sz w:val="20"/>
          <w:lang w:val="en-US"/>
        </w:rPr>
        <w:t>&gt;</w:t>
      </w:r>
    </w:p>
    <w:p w14:paraId="6AE62F53"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row</w:t>
      </w:r>
      <w:r w:rsidRPr="00F07B9E">
        <w:rPr>
          <w:rFonts w:ascii="Consolas" w:hAnsi="Consolas" w:cs="Consolas"/>
          <w:color w:val="008080"/>
          <w:sz w:val="20"/>
          <w:lang w:val="en-US"/>
        </w:rPr>
        <w:t>&gt;</w:t>
      </w:r>
    </w:p>
    <w:p w14:paraId="1BB26A2E"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p>
    <w:p w14:paraId="26A03743"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c1</w:t>
      </w:r>
      <w:r w:rsidRPr="00F07B9E">
        <w:rPr>
          <w:rFonts w:ascii="Consolas" w:hAnsi="Consolas" w:cs="Consolas"/>
          <w:color w:val="008080"/>
          <w:sz w:val="20"/>
          <w:lang w:val="en-US"/>
        </w:rPr>
        <w:t>&gt;</w:t>
      </w:r>
      <w:r w:rsidRPr="00F07B9E">
        <w:rPr>
          <w:rFonts w:ascii="Consolas" w:hAnsi="Consolas" w:cs="Consolas"/>
          <w:color w:val="000000"/>
          <w:sz w:val="20"/>
          <w:lang w:val="en-US"/>
        </w:rPr>
        <w:t>true</w:t>
      </w:r>
      <w:r w:rsidRPr="00F07B9E">
        <w:rPr>
          <w:rFonts w:ascii="Consolas" w:hAnsi="Consolas" w:cs="Consolas"/>
          <w:color w:val="008080"/>
          <w:sz w:val="20"/>
          <w:lang w:val="en-US"/>
        </w:rPr>
        <w:t>&lt;/</w:t>
      </w:r>
      <w:r w:rsidRPr="00F07B9E">
        <w:rPr>
          <w:rFonts w:ascii="Consolas" w:hAnsi="Consolas" w:cs="Consolas"/>
          <w:color w:val="3F7F7F"/>
          <w:sz w:val="20"/>
          <w:lang w:val="en-US"/>
        </w:rPr>
        <w:t>c1</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CBOOLEAN --&gt;</w:t>
      </w:r>
    </w:p>
    <w:p w14:paraId="6B74C2EE"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c2</w:t>
      </w:r>
      <w:r w:rsidRPr="00F07B9E">
        <w:rPr>
          <w:rFonts w:ascii="Consolas" w:hAnsi="Consolas" w:cs="Consolas"/>
          <w:color w:val="008080"/>
          <w:sz w:val="20"/>
          <w:lang w:val="en-US"/>
        </w:rPr>
        <w:t>&gt;</w:t>
      </w:r>
      <w:r w:rsidRPr="00F07B9E">
        <w:rPr>
          <w:rFonts w:ascii="Consolas" w:hAnsi="Consolas" w:cs="Consolas"/>
          <w:color w:val="000000"/>
          <w:sz w:val="20"/>
          <w:lang w:val="en-US"/>
        </w:rPr>
        <w:t>01</w:t>
      </w:r>
      <w:r w:rsidRPr="00F07B9E">
        <w:rPr>
          <w:rFonts w:ascii="Consolas" w:hAnsi="Consolas" w:cs="Consolas"/>
          <w:color w:val="008080"/>
          <w:sz w:val="20"/>
          <w:lang w:val="en-US"/>
        </w:rPr>
        <w:t>&lt;/</w:t>
      </w:r>
      <w:r w:rsidRPr="00F07B9E">
        <w:rPr>
          <w:rFonts w:ascii="Consolas" w:hAnsi="Consolas" w:cs="Consolas"/>
          <w:color w:val="3F7F7F"/>
          <w:sz w:val="20"/>
          <w:lang w:val="en-US"/>
        </w:rPr>
        <w:t>c2</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CBIT --&gt;</w:t>
      </w:r>
    </w:p>
    <w:p w14:paraId="79670A23"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c3</w:t>
      </w:r>
      <w:r w:rsidRPr="00F07B9E">
        <w:rPr>
          <w:rFonts w:ascii="Consolas" w:hAnsi="Consolas" w:cs="Consolas"/>
          <w:color w:val="008080"/>
          <w:sz w:val="20"/>
          <w:lang w:val="en-US"/>
        </w:rPr>
        <w:t>&gt;</w:t>
      </w:r>
      <w:r w:rsidRPr="00F07B9E">
        <w:rPr>
          <w:rFonts w:ascii="Consolas" w:hAnsi="Consolas" w:cs="Consolas"/>
          <w:color w:val="000000"/>
          <w:sz w:val="20"/>
          <w:lang w:val="en-US"/>
        </w:rPr>
        <w:t>31323334</w:t>
      </w:r>
      <w:r w:rsidRPr="00F07B9E">
        <w:rPr>
          <w:rFonts w:ascii="Consolas" w:hAnsi="Consolas" w:cs="Consolas"/>
          <w:color w:val="008080"/>
          <w:sz w:val="20"/>
          <w:lang w:val="en-US"/>
        </w:rPr>
        <w:t>&lt;/</w:t>
      </w:r>
      <w:r w:rsidRPr="00F07B9E">
        <w:rPr>
          <w:rFonts w:ascii="Consolas" w:hAnsi="Consolas" w:cs="Consolas"/>
          <w:color w:val="3F7F7F"/>
          <w:sz w:val="20"/>
          <w:lang w:val="en-US"/>
        </w:rPr>
        <w:t>c3</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CBIT_32 --&gt;</w:t>
      </w:r>
    </w:p>
    <w:p w14:paraId="00FCCD4A"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c4</w:t>
      </w:r>
      <w:r w:rsidRPr="00F07B9E">
        <w:rPr>
          <w:rFonts w:ascii="Consolas" w:hAnsi="Consolas" w:cs="Consolas"/>
          <w:color w:val="008080"/>
          <w:sz w:val="20"/>
          <w:lang w:val="en-US"/>
        </w:rPr>
        <w:t>&gt;</w:t>
      </w:r>
      <w:r w:rsidRPr="00F07B9E">
        <w:rPr>
          <w:rFonts w:ascii="Consolas" w:hAnsi="Consolas" w:cs="Consolas"/>
          <w:color w:val="000000"/>
          <w:sz w:val="20"/>
          <w:lang w:val="en-US"/>
        </w:rPr>
        <w:t>1E1F2021222324252627282930313233</w:t>
      </w:r>
      <w:r w:rsidRPr="00F07B9E">
        <w:rPr>
          <w:rFonts w:ascii="Consolas" w:hAnsi="Consolas" w:cs="Consolas"/>
          <w:color w:val="008080"/>
          <w:sz w:val="20"/>
          <w:lang w:val="en-US"/>
        </w:rPr>
        <w:t>&lt;/</w:t>
      </w:r>
      <w:r w:rsidRPr="00F07B9E">
        <w:rPr>
          <w:rFonts w:ascii="Consolas" w:hAnsi="Consolas" w:cs="Consolas"/>
          <w:color w:val="3F7F7F"/>
          <w:sz w:val="20"/>
          <w:lang w:val="en-US"/>
        </w:rPr>
        <w:t>c4</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CBIT_VARYING_160 --&gt;</w:t>
      </w:r>
    </w:p>
    <w:p w14:paraId="7D5C4AFF" w14:textId="77777777" w:rsidR="000823D7" w:rsidRDefault="000823D7" w:rsidP="000823D7">
      <w:pPr>
        <w:autoSpaceDE w:val="0"/>
        <w:autoSpaceDN w:val="0"/>
        <w:adjustRightInd w:val="0"/>
        <w:spacing w:after="0" w:line="240" w:lineRule="auto"/>
        <w:rPr>
          <w:rFonts w:ascii="Consolas" w:hAnsi="Consolas" w:cs="Consolas"/>
          <w:sz w:val="20"/>
        </w:rPr>
      </w:pPr>
      <w:r w:rsidRPr="00F07B9E">
        <w:rPr>
          <w:rFonts w:ascii="Consolas" w:hAnsi="Consolas" w:cs="Consolas"/>
          <w:color w:val="000000"/>
          <w:sz w:val="20"/>
          <w:lang w:val="en-US"/>
        </w:rPr>
        <w:t xml:space="preserve">    </w:t>
      </w:r>
      <w:r>
        <w:rPr>
          <w:rFonts w:ascii="Consolas" w:hAnsi="Consolas" w:cs="Consolas"/>
          <w:color w:val="008080"/>
          <w:sz w:val="20"/>
        </w:rPr>
        <w:t>&lt;</w:t>
      </w:r>
      <w:r>
        <w:rPr>
          <w:rFonts w:ascii="Consolas" w:hAnsi="Consolas" w:cs="Consolas"/>
          <w:color w:val="3F7F7F"/>
          <w:sz w:val="20"/>
        </w:rPr>
        <w:t>c5</w:t>
      </w:r>
      <w:r>
        <w:rPr>
          <w:rFonts w:ascii="Consolas" w:hAnsi="Consolas" w:cs="Consolas"/>
          <w:color w:val="008080"/>
          <w:sz w:val="20"/>
        </w:rPr>
        <w:t>&gt;</w:t>
      </w:r>
      <w:r>
        <w:rPr>
          <w:rFonts w:ascii="Consolas" w:hAnsi="Consolas" w:cs="Consolas"/>
          <w:color w:val="000000"/>
          <w:sz w:val="20"/>
        </w:rPr>
        <w:t>1E</w:t>
      </w:r>
      <w:r>
        <w:rPr>
          <w:rFonts w:ascii="Consolas" w:hAnsi="Consolas" w:cs="Consolas"/>
          <w:color w:val="008080"/>
          <w:sz w:val="20"/>
        </w:rPr>
        <w:t>&lt;/</w:t>
      </w:r>
      <w:r>
        <w:rPr>
          <w:rFonts w:ascii="Consolas" w:hAnsi="Consolas" w:cs="Consolas"/>
          <w:color w:val="3F7F7F"/>
          <w:sz w:val="20"/>
        </w:rPr>
        <w:t>c5</w:t>
      </w:r>
      <w:r>
        <w:rPr>
          <w:rFonts w:ascii="Consolas" w:hAnsi="Consolas" w:cs="Consolas"/>
          <w:color w:val="008080"/>
          <w:sz w:val="20"/>
        </w:rPr>
        <w:t>&gt;</w:t>
      </w:r>
      <w:r>
        <w:rPr>
          <w:rFonts w:ascii="Consolas" w:hAnsi="Consolas" w:cs="Consolas"/>
          <w:color w:val="000000"/>
          <w:sz w:val="20"/>
        </w:rPr>
        <w:t xml:space="preserve"> </w:t>
      </w:r>
      <w:r>
        <w:rPr>
          <w:rFonts w:ascii="Consolas" w:hAnsi="Consolas" w:cs="Consolas"/>
          <w:color w:val="3F5FBF"/>
          <w:sz w:val="20"/>
        </w:rPr>
        <w:t>&lt;!-- CBINARY --&gt;</w:t>
      </w:r>
    </w:p>
    <w:p w14:paraId="58B624E7"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Pr>
          <w:rFonts w:ascii="Consolas" w:hAnsi="Consolas" w:cs="Consolas"/>
          <w:color w:val="000000"/>
          <w:sz w:val="20"/>
        </w:rPr>
        <w:t xml:space="preserve">    </w:t>
      </w:r>
      <w:r>
        <w:rPr>
          <w:rFonts w:ascii="Consolas" w:hAnsi="Consolas" w:cs="Consolas"/>
          <w:color w:val="008080"/>
          <w:sz w:val="20"/>
        </w:rPr>
        <w:t>&lt;</w:t>
      </w:r>
      <w:r>
        <w:rPr>
          <w:rFonts w:ascii="Consolas" w:hAnsi="Consolas" w:cs="Consolas"/>
          <w:color w:val="3F7F7F"/>
          <w:sz w:val="20"/>
        </w:rPr>
        <w:t>c6</w:t>
      </w:r>
      <w:r>
        <w:rPr>
          <w:rFonts w:ascii="Consolas" w:hAnsi="Consolas" w:cs="Consolas"/>
          <w:color w:val="008080"/>
          <w:sz w:val="20"/>
        </w:rPr>
        <w:t>&gt;</w:t>
      </w:r>
      <w:r>
        <w:rPr>
          <w:rFonts w:ascii="Consolas" w:hAnsi="Consolas" w:cs="Consolas"/>
          <w:color w:val="000000"/>
          <w:sz w:val="20"/>
        </w:rPr>
        <w:t>1E1F202122</w:t>
      </w:r>
      <w:r>
        <w:rPr>
          <w:rFonts w:ascii="Consolas" w:hAnsi="Consolas" w:cs="Consolas"/>
          <w:color w:val="008080"/>
          <w:sz w:val="20"/>
        </w:rPr>
        <w:t>&lt;/</w:t>
      </w:r>
      <w:r>
        <w:rPr>
          <w:rFonts w:ascii="Consolas" w:hAnsi="Consolas" w:cs="Consolas"/>
          <w:color w:val="3F7F7F"/>
          <w:sz w:val="20"/>
        </w:rPr>
        <w:t>c6</w:t>
      </w:r>
      <w:r>
        <w:rPr>
          <w:rFonts w:ascii="Consolas" w:hAnsi="Consolas" w:cs="Consolas"/>
          <w:color w:val="008080"/>
          <w:sz w:val="20"/>
        </w:rPr>
        <w:t>&gt;</w:t>
      </w:r>
      <w:r>
        <w:rPr>
          <w:rFonts w:ascii="Consolas" w:hAnsi="Consolas" w:cs="Consolas"/>
          <w:color w:val="000000"/>
          <w:sz w:val="20"/>
        </w:rPr>
        <w:t xml:space="preserve"> </w:t>
      </w:r>
      <w:r>
        <w:rPr>
          <w:rFonts w:ascii="Consolas" w:hAnsi="Consolas" w:cs="Consolas"/>
          <w:color w:val="3F5FBF"/>
          <w:sz w:val="20"/>
        </w:rPr>
        <w:t xml:space="preserve">&lt;!-- </w:t>
      </w:r>
      <w:r w:rsidRPr="00F07B9E">
        <w:rPr>
          <w:rFonts w:ascii="Consolas" w:hAnsi="Consolas" w:cs="Consolas"/>
          <w:color w:val="3F5FBF"/>
          <w:sz w:val="20"/>
          <w:lang w:val="en-US"/>
        </w:rPr>
        <w:t>CBINARY_5 --&gt;</w:t>
      </w:r>
    </w:p>
    <w:p w14:paraId="5EB2987E"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c7</w:t>
      </w:r>
      <w:r w:rsidRPr="00F07B9E">
        <w:rPr>
          <w:rFonts w:ascii="Consolas" w:hAnsi="Consolas" w:cs="Consolas"/>
          <w:color w:val="008080"/>
          <w:sz w:val="20"/>
          <w:lang w:val="en-US"/>
        </w:rPr>
        <w:t>&gt;</w:t>
      </w:r>
      <w:r w:rsidRPr="00F07B9E">
        <w:rPr>
          <w:rFonts w:ascii="Consolas" w:hAnsi="Consolas" w:cs="Consolas"/>
          <w:color w:val="000000"/>
          <w:sz w:val="20"/>
          <w:lang w:val="en-US"/>
        </w:rPr>
        <w:t>1E1F2021222324252627</w:t>
      </w:r>
      <w:r w:rsidRPr="00F07B9E">
        <w:rPr>
          <w:rFonts w:ascii="Consolas" w:hAnsi="Consolas" w:cs="Consolas"/>
          <w:color w:val="008080"/>
          <w:sz w:val="20"/>
          <w:lang w:val="en-US"/>
        </w:rPr>
        <w:t>&lt;/</w:t>
      </w:r>
      <w:r w:rsidRPr="00F07B9E">
        <w:rPr>
          <w:rFonts w:ascii="Consolas" w:hAnsi="Consolas" w:cs="Consolas"/>
          <w:color w:val="3F7F7F"/>
          <w:sz w:val="20"/>
          <w:lang w:val="en-US"/>
        </w:rPr>
        <w:t>c7</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CBINARY_VARYING_32 --&gt;</w:t>
      </w:r>
    </w:p>
    <w:p w14:paraId="0BE198E2" w14:textId="77777777" w:rsidR="00EA0034" w:rsidRPr="00E74ABD" w:rsidRDefault="00EA0034" w:rsidP="00EA0034">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E74ABD">
        <w:rPr>
          <w:rFonts w:ascii="Consolas" w:hAnsi="Consolas" w:cs="Consolas"/>
          <w:color w:val="008080"/>
          <w:sz w:val="20"/>
          <w:lang w:val="en-US"/>
        </w:rPr>
        <w:t>&lt;</w:t>
      </w:r>
      <w:r w:rsidRPr="00E74ABD">
        <w:rPr>
          <w:rFonts w:ascii="Consolas" w:hAnsi="Consolas" w:cs="Consolas"/>
          <w:color w:val="3F7F7F"/>
          <w:sz w:val="20"/>
          <w:lang w:val="en-US"/>
        </w:rPr>
        <w:t>c8</w:t>
      </w:r>
      <w:r w:rsidRPr="00E74ABD">
        <w:rPr>
          <w:rFonts w:ascii="Consolas" w:hAnsi="Consolas" w:cs="Consolas"/>
          <w:sz w:val="20"/>
          <w:lang w:val="en-US"/>
        </w:rPr>
        <w:t xml:space="preserve"> </w:t>
      </w:r>
      <w:r w:rsidRPr="00E74ABD">
        <w:rPr>
          <w:rFonts w:ascii="Consolas" w:hAnsi="Consolas" w:cs="Consolas"/>
          <w:color w:val="7F007F"/>
          <w:sz w:val="20"/>
          <w:lang w:val="en-US"/>
        </w:rPr>
        <w:t>file</w:t>
      </w:r>
      <w:r w:rsidRPr="00E74ABD">
        <w:rPr>
          <w:rFonts w:ascii="Consolas" w:hAnsi="Consolas" w:cs="Consolas"/>
          <w:color w:val="000000"/>
          <w:sz w:val="20"/>
          <w:lang w:val="en-US"/>
        </w:rPr>
        <w:t>=</w:t>
      </w:r>
      <w:r w:rsidRPr="00E74ABD">
        <w:rPr>
          <w:rFonts w:ascii="Consolas" w:hAnsi="Consolas" w:cs="Consolas"/>
          <w:i/>
          <w:iCs/>
          <w:color w:val="2A00FF"/>
          <w:sz w:val="20"/>
          <w:lang w:val="en-US"/>
        </w:rPr>
        <w:t>"record0.bin"</w:t>
      </w:r>
      <w:r w:rsidRPr="00E74ABD">
        <w:rPr>
          <w:rFonts w:ascii="Consolas" w:hAnsi="Consolas" w:cs="Consolas"/>
          <w:sz w:val="20"/>
          <w:lang w:val="en-US"/>
        </w:rPr>
        <w:t xml:space="preserve"> </w:t>
      </w:r>
      <w:r w:rsidRPr="00E74ABD">
        <w:rPr>
          <w:rFonts w:ascii="Consolas" w:hAnsi="Consolas" w:cs="Consolas"/>
          <w:color w:val="7F007F"/>
          <w:sz w:val="20"/>
          <w:lang w:val="en-US"/>
        </w:rPr>
        <w:t>length</w:t>
      </w:r>
      <w:r w:rsidRPr="00E74ABD">
        <w:rPr>
          <w:rFonts w:ascii="Consolas" w:hAnsi="Consolas" w:cs="Consolas"/>
          <w:color w:val="000000"/>
          <w:sz w:val="20"/>
          <w:lang w:val="en-US"/>
        </w:rPr>
        <w:t>=</w:t>
      </w:r>
      <w:r w:rsidRPr="00E74ABD">
        <w:rPr>
          <w:rFonts w:ascii="Consolas" w:hAnsi="Consolas" w:cs="Consolas"/>
          <w:i/>
          <w:iCs/>
          <w:color w:val="2A00FF"/>
          <w:sz w:val="20"/>
          <w:lang w:val="en-US"/>
        </w:rPr>
        <w:t>"16000"</w:t>
      </w:r>
      <w:r w:rsidRPr="00E74ABD">
        <w:rPr>
          <w:rFonts w:ascii="Consolas" w:hAnsi="Consolas" w:cs="Consolas"/>
          <w:sz w:val="20"/>
          <w:lang w:val="en-US"/>
        </w:rPr>
        <w:t xml:space="preserve"> </w:t>
      </w:r>
      <w:r w:rsidRPr="00E74ABD">
        <w:rPr>
          <w:rFonts w:ascii="Consolas" w:hAnsi="Consolas" w:cs="Consolas"/>
          <w:color w:val="7F007F"/>
          <w:sz w:val="20"/>
          <w:lang w:val="en-US"/>
        </w:rPr>
        <w:t>digestType</w:t>
      </w:r>
      <w:r w:rsidRPr="00E74ABD">
        <w:rPr>
          <w:rFonts w:ascii="Consolas" w:hAnsi="Consolas" w:cs="Consolas"/>
          <w:color w:val="000000"/>
          <w:sz w:val="20"/>
          <w:lang w:val="en-US"/>
        </w:rPr>
        <w:t>=</w:t>
      </w:r>
      <w:r w:rsidRPr="00E74ABD">
        <w:rPr>
          <w:rFonts w:ascii="Consolas" w:hAnsi="Consolas" w:cs="Consolas"/>
          <w:i/>
          <w:iCs/>
          <w:color w:val="2A00FF"/>
          <w:sz w:val="20"/>
          <w:lang w:val="en-US"/>
        </w:rPr>
        <w:t>"MD5"</w:t>
      </w:r>
      <w:r w:rsidRPr="00E74ABD">
        <w:rPr>
          <w:rFonts w:ascii="Consolas" w:hAnsi="Consolas" w:cs="Consolas"/>
          <w:sz w:val="20"/>
          <w:lang w:val="en-US"/>
        </w:rPr>
        <w:t xml:space="preserve"> </w:t>
      </w:r>
      <w:r w:rsidRPr="00E74ABD">
        <w:rPr>
          <w:rFonts w:ascii="Consolas" w:hAnsi="Consolas" w:cs="Consolas"/>
          <w:color w:val="7F007F"/>
          <w:sz w:val="20"/>
          <w:lang w:val="en-US"/>
        </w:rPr>
        <w:t>messageD</w:t>
      </w:r>
      <w:r w:rsidRPr="00E74ABD">
        <w:rPr>
          <w:rFonts w:ascii="Consolas" w:hAnsi="Consolas" w:cs="Consolas"/>
          <w:color w:val="7F007F"/>
          <w:sz w:val="20"/>
          <w:lang w:val="en-US"/>
        </w:rPr>
        <w:t>i</w:t>
      </w:r>
      <w:r w:rsidRPr="00E74ABD">
        <w:rPr>
          <w:rFonts w:ascii="Consolas" w:hAnsi="Consolas" w:cs="Consolas"/>
          <w:color w:val="7F007F"/>
          <w:sz w:val="20"/>
          <w:lang w:val="en-US"/>
        </w:rPr>
        <w:t>gest</w:t>
      </w:r>
      <w:r w:rsidRPr="00E74ABD">
        <w:rPr>
          <w:rFonts w:ascii="Consolas" w:hAnsi="Consolas" w:cs="Consolas"/>
          <w:color w:val="000000"/>
          <w:sz w:val="20"/>
          <w:lang w:val="en-US"/>
        </w:rPr>
        <w:t>=</w:t>
      </w:r>
      <w:r w:rsidRPr="00E74ABD">
        <w:rPr>
          <w:rFonts w:ascii="Consolas" w:hAnsi="Consolas" w:cs="Consolas"/>
          <w:i/>
          <w:iCs/>
          <w:color w:val="2A00FF"/>
          <w:sz w:val="20"/>
          <w:lang w:val="en-US"/>
        </w:rPr>
        <w:t>"D1C411FC45542DCA86EEB1CC9B4B596C"</w:t>
      </w:r>
      <w:r w:rsidRPr="00E74ABD">
        <w:rPr>
          <w:rFonts w:ascii="Consolas" w:hAnsi="Consolas" w:cs="Consolas"/>
          <w:sz w:val="20"/>
          <w:lang w:val="en-US"/>
        </w:rPr>
        <w:t xml:space="preserve"> </w:t>
      </w:r>
      <w:r w:rsidRPr="00E74ABD">
        <w:rPr>
          <w:rFonts w:ascii="Consolas" w:hAnsi="Consolas" w:cs="Consolas"/>
          <w:color w:val="008080"/>
          <w:sz w:val="20"/>
          <w:lang w:val="en-US"/>
        </w:rPr>
        <w:t>/&gt;</w:t>
      </w:r>
      <w:r w:rsidRPr="00E74ABD">
        <w:rPr>
          <w:rFonts w:ascii="Consolas" w:hAnsi="Consolas" w:cs="Consolas"/>
          <w:color w:val="000000"/>
          <w:sz w:val="20"/>
          <w:lang w:val="en-US"/>
        </w:rPr>
        <w:t xml:space="preserve"> </w:t>
      </w:r>
      <w:r w:rsidRPr="00E74ABD">
        <w:rPr>
          <w:rFonts w:ascii="Consolas" w:hAnsi="Consolas" w:cs="Consolas"/>
          <w:color w:val="3F5FBF"/>
          <w:sz w:val="20"/>
          <w:lang w:val="en-US"/>
        </w:rPr>
        <w:t>&lt;!-- CBINARY_LARGE_OBJECT --&gt;</w:t>
      </w:r>
    </w:p>
    <w:p w14:paraId="4BB2D39B"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c9</w:t>
      </w:r>
      <w:r w:rsidRPr="00F07B9E">
        <w:rPr>
          <w:rFonts w:ascii="Consolas" w:hAnsi="Consolas" w:cs="Consolas"/>
          <w:color w:val="008080"/>
          <w:sz w:val="20"/>
          <w:lang w:val="en-US"/>
        </w:rPr>
        <w:t>&gt;</w:t>
      </w:r>
      <w:r w:rsidRPr="00F07B9E">
        <w:rPr>
          <w:rFonts w:ascii="Consolas" w:hAnsi="Consolas" w:cs="Consolas"/>
          <w:color w:val="000000"/>
          <w:sz w:val="20"/>
          <w:lang w:val="en-US"/>
        </w:rPr>
        <w:t>A</w:t>
      </w:r>
      <w:r w:rsidRPr="00F07B9E">
        <w:rPr>
          <w:rFonts w:ascii="Consolas" w:hAnsi="Consolas" w:cs="Consolas"/>
          <w:color w:val="008080"/>
          <w:sz w:val="20"/>
          <w:lang w:val="en-US"/>
        </w:rPr>
        <w:t>&lt;/</w:t>
      </w:r>
      <w:r w:rsidRPr="00F07B9E">
        <w:rPr>
          <w:rFonts w:ascii="Consolas" w:hAnsi="Consolas" w:cs="Consolas"/>
          <w:color w:val="3F7F7F"/>
          <w:sz w:val="20"/>
          <w:lang w:val="en-US"/>
        </w:rPr>
        <w:t>c9</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CCHARACTER --&gt;</w:t>
      </w:r>
    </w:p>
    <w:p w14:paraId="266CC8DD"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c10</w:t>
      </w:r>
      <w:r w:rsidRPr="00F07B9E">
        <w:rPr>
          <w:rFonts w:ascii="Consolas" w:hAnsi="Consolas" w:cs="Consolas"/>
          <w:color w:val="008080"/>
          <w:sz w:val="20"/>
          <w:lang w:val="en-US"/>
        </w:rPr>
        <w:t>&gt;</w:t>
      </w:r>
      <w:r w:rsidRPr="00F07B9E">
        <w:rPr>
          <w:rFonts w:ascii="Consolas" w:hAnsi="Consolas" w:cs="Consolas"/>
          <w:color w:val="000000"/>
          <w:sz w:val="20"/>
          <w:lang w:val="en-US"/>
        </w:rPr>
        <w:t>ABCDE</w:t>
      </w:r>
      <w:r w:rsidRPr="00F07B9E">
        <w:rPr>
          <w:rFonts w:ascii="Consolas" w:hAnsi="Consolas" w:cs="Consolas"/>
          <w:color w:val="008080"/>
          <w:sz w:val="20"/>
          <w:lang w:val="en-US"/>
        </w:rPr>
        <w:t>&lt;/</w:t>
      </w:r>
      <w:r w:rsidRPr="00F07B9E">
        <w:rPr>
          <w:rFonts w:ascii="Consolas" w:hAnsi="Consolas" w:cs="Consolas"/>
          <w:color w:val="3F7F7F"/>
          <w:sz w:val="20"/>
          <w:lang w:val="en-US"/>
        </w:rPr>
        <w:t>c10</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CCHARACTER_5 --&gt;</w:t>
      </w:r>
    </w:p>
    <w:p w14:paraId="36627AD0"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c11</w:t>
      </w:r>
      <w:r w:rsidRPr="00F07B9E">
        <w:rPr>
          <w:rFonts w:ascii="Consolas" w:hAnsi="Consolas" w:cs="Consolas"/>
          <w:color w:val="008080"/>
          <w:sz w:val="20"/>
          <w:lang w:val="en-US"/>
        </w:rPr>
        <w:t>&gt;</w:t>
      </w:r>
      <w:r w:rsidRPr="00F07B9E">
        <w:rPr>
          <w:rFonts w:ascii="Consolas" w:hAnsi="Consolas" w:cs="Consolas"/>
          <w:color w:val="000000"/>
          <w:sz w:val="20"/>
          <w:lang w:val="en-US"/>
        </w:rPr>
        <w:t>A varchar(32) text</w:t>
      </w:r>
      <w:r w:rsidRPr="00F07B9E">
        <w:rPr>
          <w:rFonts w:ascii="Consolas" w:hAnsi="Consolas" w:cs="Consolas"/>
          <w:color w:val="008080"/>
          <w:sz w:val="20"/>
          <w:lang w:val="en-US"/>
        </w:rPr>
        <w:t>&lt;/</w:t>
      </w:r>
      <w:r w:rsidRPr="00F07B9E">
        <w:rPr>
          <w:rFonts w:ascii="Consolas" w:hAnsi="Consolas" w:cs="Consolas"/>
          <w:color w:val="3F7F7F"/>
          <w:sz w:val="20"/>
          <w:lang w:val="en-US"/>
        </w:rPr>
        <w:t>c11</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CCHARACTER_VARYING_32 --&gt;</w:t>
      </w:r>
    </w:p>
    <w:p w14:paraId="51A45A06" w14:textId="77777777" w:rsidR="00EA0034" w:rsidRPr="00E74ABD" w:rsidRDefault="00EA0034" w:rsidP="00EA0034">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E74ABD">
        <w:rPr>
          <w:rFonts w:ascii="Consolas" w:hAnsi="Consolas" w:cs="Consolas"/>
          <w:color w:val="008080"/>
          <w:sz w:val="20"/>
          <w:lang w:val="en-US"/>
        </w:rPr>
        <w:t>&lt;</w:t>
      </w:r>
      <w:r w:rsidRPr="00E74ABD">
        <w:rPr>
          <w:rFonts w:ascii="Consolas" w:hAnsi="Consolas" w:cs="Consolas"/>
          <w:color w:val="3F7F7F"/>
          <w:sz w:val="20"/>
          <w:lang w:val="en-US"/>
        </w:rPr>
        <w:t>c12</w:t>
      </w:r>
      <w:r w:rsidRPr="00E74ABD">
        <w:rPr>
          <w:rFonts w:ascii="Consolas" w:hAnsi="Consolas" w:cs="Consolas"/>
          <w:sz w:val="20"/>
          <w:lang w:val="en-US"/>
        </w:rPr>
        <w:t xml:space="preserve"> </w:t>
      </w:r>
      <w:r w:rsidRPr="00E74ABD">
        <w:rPr>
          <w:rFonts w:ascii="Consolas" w:hAnsi="Consolas" w:cs="Consolas"/>
          <w:color w:val="7F007F"/>
          <w:sz w:val="20"/>
          <w:lang w:val="en-US"/>
        </w:rPr>
        <w:t>file</w:t>
      </w:r>
      <w:r w:rsidRPr="00E74ABD">
        <w:rPr>
          <w:rFonts w:ascii="Consolas" w:hAnsi="Consolas" w:cs="Consolas"/>
          <w:color w:val="000000"/>
          <w:sz w:val="20"/>
          <w:lang w:val="en-US"/>
        </w:rPr>
        <w:t>=</w:t>
      </w:r>
      <w:r w:rsidRPr="00E74ABD">
        <w:rPr>
          <w:rFonts w:ascii="Consolas" w:hAnsi="Consolas" w:cs="Consolas"/>
          <w:i/>
          <w:iCs/>
          <w:color w:val="2A00FF"/>
          <w:sz w:val="20"/>
          <w:lang w:val="en-US"/>
        </w:rPr>
        <w:t>"record0.txt"</w:t>
      </w:r>
      <w:r w:rsidRPr="00E74ABD">
        <w:rPr>
          <w:rFonts w:ascii="Consolas" w:hAnsi="Consolas" w:cs="Consolas"/>
          <w:sz w:val="20"/>
          <w:lang w:val="en-US"/>
        </w:rPr>
        <w:t xml:space="preserve"> </w:t>
      </w:r>
      <w:r w:rsidRPr="00E74ABD">
        <w:rPr>
          <w:rFonts w:ascii="Consolas" w:hAnsi="Consolas" w:cs="Consolas"/>
          <w:color w:val="7F007F"/>
          <w:sz w:val="20"/>
          <w:lang w:val="en-US"/>
        </w:rPr>
        <w:t>length</w:t>
      </w:r>
      <w:r w:rsidRPr="00E74ABD">
        <w:rPr>
          <w:rFonts w:ascii="Consolas" w:hAnsi="Consolas" w:cs="Consolas"/>
          <w:color w:val="000000"/>
          <w:sz w:val="20"/>
          <w:lang w:val="en-US"/>
        </w:rPr>
        <w:t>=</w:t>
      </w:r>
      <w:r w:rsidRPr="00E74ABD">
        <w:rPr>
          <w:rFonts w:ascii="Consolas" w:hAnsi="Consolas" w:cs="Consolas"/>
          <w:i/>
          <w:iCs/>
          <w:color w:val="2A00FF"/>
          <w:sz w:val="20"/>
          <w:lang w:val="en-US"/>
        </w:rPr>
        <w:t>"84000"</w:t>
      </w:r>
      <w:r w:rsidRPr="00E74ABD">
        <w:rPr>
          <w:rFonts w:ascii="Consolas" w:hAnsi="Consolas" w:cs="Consolas"/>
          <w:sz w:val="20"/>
          <w:lang w:val="en-US"/>
        </w:rPr>
        <w:t xml:space="preserve"> </w:t>
      </w:r>
      <w:r w:rsidRPr="00E74ABD">
        <w:rPr>
          <w:rFonts w:ascii="Consolas" w:hAnsi="Consolas" w:cs="Consolas"/>
          <w:color w:val="7F007F"/>
          <w:sz w:val="20"/>
          <w:lang w:val="en-US"/>
        </w:rPr>
        <w:t>digestType</w:t>
      </w:r>
      <w:r w:rsidRPr="00E74ABD">
        <w:rPr>
          <w:rFonts w:ascii="Consolas" w:hAnsi="Consolas" w:cs="Consolas"/>
          <w:color w:val="000000"/>
          <w:sz w:val="20"/>
          <w:lang w:val="en-US"/>
        </w:rPr>
        <w:t>=</w:t>
      </w:r>
      <w:r w:rsidRPr="00E74ABD">
        <w:rPr>
          <w:rFonts w:ascii="Consolas" w:hAnsi="Consolas" w:cs="Consolas"/>
          <w:i/>
          <w:iCs/>
          <w:color w:val="2A00FF"/>
          <w:sz w:val="20"/>
          <w:lang w:val="en-US"/>
        </w:rPr>
        <w:t>"MD5"</w:t>
      </w:r>
      <w:r w:rsidRPr="00E74ABD">
        <w:rPr>
          <w:rFonts w:ascii="Consolas" w:hAnsi="Consolas" w:cs="Consolas"/>
          <w:sz w:val="20"/>
          <w:lang w:val="en-US"/>
        </w:rPr>
        <w:t xml:space="preserve"> </w:t>
      </w:r>
      <w:r w:rsidRPr="00E74ABD">
        <w:rPr>
          <w:rFonts w:ascii="Consolas" w:hAnsi="Consolas" w:cs="Consolas"/>
          <w:color w:val="7F007F"/>
          <w:sz w:val="20"/>
          <w:lang w:val="en-US"/>
        </w:rPr>
        <w:t>messageD</w:t>
      </w:r>
      <w:r w:rsidRPr="00E74ABD">
        <w:rPr>
          <w:rFonts w:ascii="Consolas" w:hAnsi="Consolas" w:cs="Consolas"/>
          <w:color w:val="7F007F"/>
          <w:sz w:val="20"/>
          <w:lang w:val="en-US"/>
        </w:rPr>
        <w:t>i</w:t>
      </w:r>
      <w:r w:rsidRPr="00E74ABD">
        <w:rPr>
          <w:rFonts w:ascii="Consolas" w:hAnsi="Consolas" w:cs="Consolas"/>
          <w:color w:val="7F007F"/>
          <w:sz w:val="20"/>
          <w:lang w:val="en-US"/>
        </w:rPr>
        <w:t>gest</w:t>
      </w:r>
      <w:r w:rsidRPr="00E74ABD">
        <w:rPr>
          <w:rFonts w:ascii="Consolas" w:hAnsi="Consolas" w:cs="Consolas"/>
          <w:color w:val="000000"/>
          <w:sz w:val="20"/>
          <w:lang w:val="en-US"/>
        </w:rPr>
        <w:t>=</w:t>
      </w:r>
      <w:r w:rsidRPr="00E74ABD">
        <w:rPr>
          <w:rFonts w:ascii="Consolas" w:hAnsi="Consolas" w:cs="Consolas"/>
          <w:i/>
          <w:iCs/>
          <w:color w:val="2A00FF"/>
          <w:sz w:val="20"/>
          <w:lang w:val="en-US"/>
        </w:rPr>
        <w:t>"D1341187455adfCA86E5666C974B5950"</w:t>
      </w:r>
      <w:r w:rsidRPr="00E74ABD">
        <w:rPr>
          <w:rFonts w:ascii="Consolas" w:hAnsi="Consolas" w:cs="Consolas"/>
          <w:color w:val="008080"/>
          <w:sz w:val="20"/>
          <w:lang w:val="en-US"/>
        </w:rPr>
        <w:t>/&gt;</w:t>
      </w:r>
      <w:r w:rsidRPr="00E74ABD">
        <w:rPr>
          <w:rFonts w:ascii="Consolas" w:hAnsi="Consolas" w:cs="Consolas"/>
          <w:color w:val="000000"/>
          <w:sz w:val="20"/>
          <w:lang w:val="en-US"/>
        </w:rPr>
        <w:t xml:space="preserve"> </w:t>
      </w:r>
      <w:r w:rsidRPr="00E74ABD">
        <w:rPr>
          <w:rFonts w:ascii="Consolas" w:hAnsi="Consolas" w:cs="Consolas"/>
          <w:color w:val="3F5FBF"/>
          <w:sz w:val="20"/>
          <w:lang w:val="en-US"/>
        </w:rPr>
        <w:t>&lt;!-- CCHARACTER_LARGE_OBJECT --&gt;</w:t>
      </w:r>
    </w:p>
    <w:p w14:paraId="6C61E872"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c13</w:t>
      </w:r>
      <w:r w:rsidRPr="00F07B9E">
        <w:rPr>
          <w:rFonts w:ascii="Consolas" w:hAnsi="Consolas" w:cs="Consolas"/>
          <w:color w:val="008080"/>
          <w:sz w:val="20"/>
          <w:lang w:val="en-US"/>
        </w:rPr>
        <w:t>&gt;</w:t>
      </w:r>
      <w:r w:rsidRPr="00F07B9E">
        <w:rPr>
          <w:rFonts w:ascii="Consolas" w:hAnsi="Consolas" w:cs="Consolas"/>
          <w:color w:val="000000"/>
          <w:sz w:val="20"/>
          <w:lang w:val="en-US"/>
        </w:rPr>
        <w:t>Ä</w:t>
      </w:r>
      <w:r w:rsidRPr="00F07B9E">
        <w:rPr>
          <w:rFonts w:ascii="Consolas" w:hAnsi="Consolas" w:cs="Consolas"/>
          <w:color w:val="008080"/>
          <w:sz w:val="20"/>
          <w:lang w:val="en-US"/>
        </w:rPr>
        <w:t>&lt;/</w:t>
      </w:r>
      <w:r w:rsidRPr="00F07B9E">
        <w:rPr>
          <w:rFonts w:ascii="Consolas" w:hAnsi="Consolas" w:cs="Consolas"/>
          <w:color w:val="3F7F7F"/>
          <w:sz w:val="20"/>
          <w:lang w:val="en-US"/>
        </w:rPr>
        <w:t>c13</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CNATIONAL_CHARACTER --&gt;</w:t>
      </w:r>
    </w:p>
    <w:p w14:paraId="031F5754"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lastRenderedPageBreak/>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c14</w:t>
      </w:r>
      <w:r w:rsidRPr="00F07B9E">
        <w:rPr>
          <w:rFonts w:ascii="Consolas" w:hAnsi="Consolas" w:cs="Consolas"/>
          <w:color w:val="008080"/>
          <w:sz w:val="20"/>
          <w:lang w:val="en-US"/>
        </w:rPr>
        <w:t>&gt;</w:t>
      </w:r>
      <w:r w:rsidRPr="00F07B9E">
        <w:rPr>
          <w:rFonts w:ascii="Consolas" w:hAnsi="Consolas" w:cs="Consolas"/>
          <w:color w:val="000000"/>
          <w:sz w:val="20"/>
          <w:lang w:val="en-US"/>
        </w:rPr>
        <w:t>ABCDÖ</w:t>
      </w:r>
      <w:r w:rsidRPr="00F07B9E">
        <w:rPr>
          <w:rFonts w:ascii="Consolas" w:hAnsi="Consolas" w:cs="Consolas"/>
          <w:color w:val="008080"/>
          <w:sz w:val="20"/>
          <w:lang w:val="en-US"/>
        </w:rPr>
        <w:t>&lt;/</w:t>
      </w:r>
      <w:r w:rsidRPr="00F07B9E">
        <w:rPr>
          <w:rFonts w:ascii="Consolas" w:hAnsi="Consolas" w:cs="Consolas"/>
          <w:color w:val="3F7F7F"/>
          <w:sz w:val="20"/>
          <w:lang w:val="en-US"/>
        </w:rPr>
        <w:t>c14</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CNATIONAL_CHARACTER_5 --&gt;</w:t>
      </w:r>
    </w:p>
    <w:p w14:paraId="6465D302"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c15</w:t>
      </w:r>
      <w:r w:rsidRPr="00F07B9E">
        <w:rPr>
          <w:rFonts w:ascii="Consolas" w:hAnsi="Consolas" w:cs="Consolas"/>
          <w:color w:val="008080"/>
          <w:sz w:val="20"/>
          <w:lang w:val="en-US"/>
        </w:rPr>
        <w:t>&gt;</w:t>
      </w:r>
      <w:r w:rsidRPr="00F07B9E">
        <w:rPr>
          <w:rFonts w:ascii="Consolas" w:hAnsi="Consolas" w:cs="Consolas"/>
          <w:color w:val="000000"/>
          <w:sz w:val="20"/>
          <w:lang w:val="en-US"/>
        </w:rPr>
        <w:t>A national varchar(32) text</w:t>
      </w:r>
      <w:r w:rsidRPr="00F07B9E">
        <w:rPr>
          <w:rFonts w:ascii="Consolas" w:hAnsi="Consolas" w:cs="Consolas"/>
          <w:color w:val="008080"/>
          <w:sz w:val="20"/>
          <w:lang w:val="en-US"/>
        </w:rPr>
        <w:t>&lt;/</w:t>
      </w:r>
      <w:r w:rsidRPr="00F07B9E">
        <w:rPr>
          <w:rFonts w:ascii="Consolas" w:hAnsi="Consolas" w:cs="Consolas"/>
          <w:color w:val="3F7F7F"/>
          <w:sz w:val="20"/>
          <w:lang w:val="en-US"/>
        </w:rPr>
        <w:t>c15</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CNATIONAL_CHARACTER_VARYING --&gt;</w:t>
      </w:r>
    </w:p>
    <w:p w14:paraId="3B5200EC" w14:textId="77777777" w:rsidR="00EA0034" w:rsidRPr="00E74ABD" w:rsidRDefault="00EA0034" w:rsidP="00EA0034">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E74ABD">
        <w:rPr>
          <w:rFonts w:ascii="Consolas" w:hAnsi="Consolas" w:cs="Consolas"/>
          <w:color w:val="008080"/>
          <w:sz w:val="20"/>
          <w:lang w:val="en-US"/>
        </w:rPr>
        <w:t>&lt;</w:t>
      </w:r>
      <w:r w:rsidRPr="00E74ABD">
        <w:rPr>
          <w:rFonts w:ascii="Consolas" w:hAnsi="Consolas" w:cs="Consolas"/>
          <w:color w:val="3F7F7F"/>
          <w:sz w:val="20"/>
          <w:lang w:val="en-US"/>
        </w:rPr>
        <w:t>c16</w:t>
      </w:r>
      <w:r w:rsidRPr="00E74ABD">
        <w:rPr>
          <w:rFonts w:ascii="Consolas" w:hAnsi="Consolas" w:cs="Consolas"/>
          <w:sz w:val="20"/>
          <w:lang w:val="en-US"/>
        </w:rPr>
        <w:t xml:space="preserve"> </w:t>
      </w:r>
      <w:r w:rsidRPr="00E74ABD">
        <w:rPr>
          <w:rFonts w:ascii="Consolas" w:hAnsi="Consolas" w:cs="Consolas"/>
          <w:color w:val="7F007F"/>
          <w:sz w:val="20"/>
          <w:lang w:val="en-US"/>
        </w:rPr>
        <w:t>file</w:t>
      </w:r>
      <w:r w:rsidRPr="00E74ABD">
        <w:rPr>
          <w:rFonts w:ascii="Consolas" w:hAnsi="Consolas" w:cs="Consolas"/>
          <w:color w:val="000000"/>
          <w:sz w:val="20"/>
          <w:lang w:val="en-US"/>
        </w:rPr>
        <w:t>=</w:t>
      </w:r>
      <w:r w:rsidRPr="00E74ABD">
        <w:rPr>
          <w:rFonts w:ascii="Consolas" w:hAnsi="Consolas" w:cs="Consolas"/>
          <w:i/>
          <w:iCs/>
          <w:color w:val="2A00FF"/>
          <w:sz w:val="20"/>
          <w:lang w:val="en-US"/>
        </w:rPr>
        <w:t>"record0.txt"</w:t>
      </w:r>
      <w:r w:rsidRPr="00E74ABD">
        <w:rPr>
          <w:rFonts w:ascii="Consolas" w:hAnsi="Consolas" w:cs="Consolas"/>
          <w:sz w:val="20"/>
          <w:lang w:val="en-US"/>
        </w:rPr>
        <w:t xml:space="preserve"> </w:t>
      </w:r>
      <w:r w:rsidRPr="00E74ABD">
        <w:rPr>
          <w:rFonts w:ascii="Consolas" w:hAnsi="Consolas" w:cs="Consolas"/>
          <w:color w:val="7F007F"/>
          <w:sz w:val="20"/>
          <w:lang w:val="en-US"/>
        </w:rPr>
        <w:t>length</w:t>
      </w:r>
      <w:r w:rsidRPr="00E74ABD">
        <w:rPr>
          <w:rFonts w:ascii="Consolas" w:hAnsi="Consolas" w:cs="Consolas"/>
          <w:color w:val="000000"/>
          <w:sz w:val="20"/>
          <w:lang w:val="en-US"/>
        </w:rPr>
        <w:t>=</w:t>
      </w:r>
      <w:r w:rsidRPr="00E74ABD">
        <w:rPr>
          <w:rFonts w:ascii="Consolas" w:hAnsi="Consolas" w:cs="Consolas"/>
          <w:i/>
          <w:iCs/>
          <w:color w:val="2A00FF"/>
          <w:sz w:val="20"/>
          <w:lang w:val="en-US"/>
        </w:rPr>
        <w:t>"84000"</w:t>
      </w:r>
      <w:r w:rsidRPr="00E74ABD">
        <w:rPr>
          <w:rFonts w:ascii="Consolas" w:hAnsi="Consolas" w:cs="Consolas"/>
          <w:sz w:val="20"/>
          <w:lang w:val="en-US"/>
        </w:rPr>
        <w:t xml:space="preserve"> </w:t>
      </w:r>
      <w:r w:rsidRPr="00E74ABD">
        <w:rPr>
          <w:rFonts w:ascii="Consolas" w:hAnsi="Consolas" w:cs="Consolas"/>
          <w:color w:val="7F007F"/>
          <w:sz w:val="20"/>
          <w:lang w:val="en-US"/>
        </w:rPr>
        <w:t>digestType</w:t>
      </w:r>
      <w:r w:rsidRPr="00E74ABD">
        <w:rPr>
          <w:rFonts w:ascii="Consolas" w:hAnsi="Consolas" w:cs="Consolas"/>
          <w:color w:val="000000"/>
          <w:sz w:val="20"/>
          <w:lang w:val="en-US"/>
        </w:rPr>
        <w:t>=</w:t>
      </w:r>
      <w:r w:rsidRPr="00E74ABD">
        <w:rPr>
          <w:rFonts w:ascii="Consolas" w:hAnsi="Consolas" w:cs="Consolas"/>
          <w:i/>
          <w:iCs/>
          <w:color w:val="2A00FF"/>
          <w:sz w:val="20"/>
          <w:lang w:val="en-US"/>
        </w:rPr>
        <w:t>"MD5"</w:t>
      </w:r>
      <w:r w:rsidRPr="00E74ABD">
        <w:rPr>
          <w:rFonts w:ascii="Consolas" w:hAnsi="Consolas" w:cs="Consolas"/>
          <w:sz w:val="20"/>
          <w:lang w:val="en-US"/>
        </w:rPr>
        <w:t xml:space="preserve"> </w:t>
      </w:r>
      <w:r w:rsidRPr="00E74ABD">
        <w:rPr>
          <w:rFonts w:ascii="Consolas" w:hAnsi="Consolas" w:cs="Consolas"/>
          <w:color w:val="7F007F"/>
          <w:sz w:val="20"/>
          <w:lang w:val="en-US"/>
        </w:rPr>
        <w:t>messageD</w:t>
      </w:r>
      <w:r w:rsidRPr="00E74ABD">
        <w:rPr>
          <w:rFonts w:ascii="Consolas" w:hAnsi="Consolas" w:cs="Consolas"/>
          <w:color w:val="7F007F"/>
          <w:sz w:val="20"/>
          <w:lang w:val="en-US"/>
        </w:rPr>
        <w:t>i</w:t>
      </w:r>
      <w:r w:rsidRPr="00E74ABD">
        <w:rPr>
          <w:rFonts w:ascii="Consolas" w:hAnsi="Consolas" w:cs="Consolas"/>
          <w:color w:val="7F007F"/>
          <w:sz w:val="20"/>
          <w:lang w:val="en-US"/>
        </w:rPr>
        <w:t>gest</w:t>
      </w:r>
      <w:r w:rsidRPr="00E74ABD">
        <w:rPr>
          <w:rFonts w:ascii="Consolas" w:hAnsi="Consolas" w:cs="Consolas"/>
          <w:color w:val="000000"/>
          <w:sz w:val="20"/>
          <w:lang w:val="en-US"/>
        </w:rPr>
        <w:t>=</w:t>
      </w:r>
      <w:r w:rsidRPr="00E74ABD">
        <w:rPr>
          <w:rFonts w:ascii="Consolas" w:hAnsi="Consolas" w:cs="Consolas"/>
          <w:i/>
          <w:iCs/>
          <w:color w:val="2A00FF"/>
          <w:sz w:val="20"/>
          <w:lang w:val="en-US"/>
        </w:rPr>
        <w:t>"243561FE455EBFCAA1256667774B5831"</w:t>
      </w:r>
      <w:r w:rsidRPr="00E74ABD">
        <w:rPr>
          <w:rFonts w:ascii="Consolas" w:hAnsi="Consolas" w:cs="Consolas"/>
          <w:sz w:val="20"/>
          <w:lang w:val="en-US"/>
        </w:rPr>
        <w:t xml:space="preserve"> </w:t>
      </w:r>
      <w:r w:rsidRPr="00E74ABD">
        <w:rPr>
          <w:rFonts w:ascii="Consolas" w:hAnsi="Consolas" w:cs="Consolas"/>
          <w:color w:val="008080"/>
          <w:sz w:val="20"/>
          <w:lang w:val="en-US"/>
        </w:rPr>
        <w:t>/&gt;</w:t>
      </w:r>
      <w:r w:rsidRPr="00E74ABD">
        <w:rPr>
          <w:rFonts w:ascii="Consolas" w:hAnsi="Consolas" w:cs="Consolas"/>
          <w:color w:val="000000"/>
          <w:sz w:val="20"/>
          <w:lang w:val="en-US"/>
        </w:rPr>
        <w:t xml:space="preserve"> </w:t>
      </w:r>
      <w:r w:rsidRPr="00E74ABD">
        <w:rPr>
          <w:rFonts w:ascii="Consolas" w:hAnsi="Consolas" w:cs="Consolas"/>
          <w:color w:val="3F5FBF"/>
          <w:sz w:val="20"/>
          <w:lang w:val="en-US"/>
        </w:rPr>
        <w:t>&lt;!-- CNATIONAL_CHARACTER_LARGE_OBJECT --&gt;</w:t>
      </w:r>
    </w:p>
    <w:p w14:paraId="53FA33AD" w14:textId="77777777" w:rsidR="00EA0034" w:rsidRPr="00E74ABD" w:rsidRDefault="00EA0034" w:rsidP="00EA0034">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E74ABD">
        <w:rPr>
          <w:rFonts w:ascii="Consolas" w:hAnsi="Consolas" w:cs="Consolas"/>
          <w:color w:val="008080"/>
          <w:sz w:val="20"/>
          <w:lang w:val="en-US"/>
        </w:rPr>
        <w:t>&lt;</w:t>
      </w:r>
      <w:r w:rsidRPr="00E74ABD">
        <w:rPr>
          <w:rFonts w:ascii="Consolas" w:hAnsi="Consolas" w:cs="Consolas"/>
          <w:color w:val="3F7F7F"/>
          <w:sz w:val="20"/>
          <w:lang w:val="en-US"/>
        </w:rPr>
        <w:t>c17</w:t>
      </w:r>
      <w:r w:rsidRPr="00E74ABD">
        <w:rPr>
          <w:rFonts w:ascii="Consolas" w:hAnsi="Consolas" w:cs="Consolas"/>
          <w:sz w:val="20"/>
          <w:lang w:val="en-US"/>
        </w:rPr>
        <w:t xml:space="preserve"> </w:t>
      </w:r>
      <w:r w:rsidRPr="00E74ABD">
        <w:rPr>
          <w:rFonts w:ascii="Consolas" w:hAnsi="Consolas" w:cs="Consolas"/>
          <w:color w:val="7F007F"/>
          <w:sz w:val="20"/>
          <w:lang w:val="en-US"/>
        </w:rPr>
        <w:t>file</w:t>
      </w:r>
      <w:r w:rsidRPr="00E74ABD">
        <w:rPr>
          <w:rFonts w:ascii="Consolas" w:hAnsi="Consolas" w:cs="Consolas"/>
          <w:color w:val="000000"/>
          <w:sz w:val="20"/>
          <w:lang w:val="en-US"/>
        </w:rPr>
        <w:t>=</w:t>
      </w:r>
      <w:r w:rsidRPr="00E74ABD">
        <w:rPr>
          <w:rFonts w:ascii="Consolas" w:hAnsi="Consolas" w:cs="Consolas"/>
          <w:i/>
          <w:iCs/>
          <w:color w:val="2A00FF"/>
          <w:sz w:val="20"/>
          <w:lang w:val="en-US"/>
        </w:rPr>
        <w:t>"record0.xml"</w:t>
      </w:r>
      <w:r w:rsidRPr="00E74ABD">
        <w:rPr>
          <w:rFonts w:ascii="Consolas" w:hAnsi="Consolas" w:cs="Consolas"/>
          <w:sz w:val="20"/>
          <w:lang w:val="en-US"/>
        </w:rPr>
        <w:t xml:space="preserve"> </w:t>
      </w:r>
      <w:r w:rsidRPr="00E74ABD">
        <w:rPr>
          <w:rFonts w:ascii="Consolas" w:hAnsi="Consolas" w:cs="Consolas"/>
          <w:color w:val="7F007F"/>
          <w:sz w:val="20"/>
          <w:lang w:val="en-US"/>
        </w:rPr>
        <w:t>length</w:t>
      </w:r>
      <w:r w:rsidRPr="00E74ABD">
        <w:rPr>
          <w:rFonts w:ascii="Consolas" w:hAnsi="Consolas" w:cs="Consolas"/>
          <w:color w:val="000000"/>
          <w:sz w:val="20"/>
          <w:lang w:val="en-US"/>
        </w:rPr>
        <w:t>=</w:t>
      </w:r>
      <w:r w:rsidRPr="00E74ABD">
        <w:rPr>
          <w:rFonts w:ascii="Consolas" w:hAnsi="Consolas" w:cs="Consolas"/>
          <w:i/>
          <w:iCs/>
          <w:color w:val="2A00FF"/>
          <w:sz w:val="20"/>
          <w:lang w:val="en-US"/>
        </w:rPr>
        <w:t>"10424"</w:t>
      </w:r>
      <w:r w:rsidRPr="00E74ABD">
        <w:rPr>
          <w:rFonts w:ascii="Consolas" w:hAnsi="Consolas" w:cs="Consolas"/>
          <w:sz w:val="20"/>
          <w:lang w:val="en-US"/>
        </w:rPr>
        <w:t xml:space="preserve"> </w:t>
      </w:r>
      <w:r w:rsidRPr="00E74ABD">
        <w:rPr>
          <w:rFonts w:ascii="Consolas" w:hAnsi="Consolas" w:cs="Consolas"/>
          <w:color w:val="7F007F"/>
          <w:sz w:val="20"/>
          <w:lang w:val="en-US"/>
        </w:rPr>
        <w:t>digestType</w:t>
      </w:r>
      <w:r w:rsidRPr="00E74ABD">
        <w:rPr>
          <w:rFonts w:ascii="Consolas" w:hAnsi="Consolas" w:cs="Consolas"/>
          <w:color w:val="000000"/>
          <w:sz w:val="20"/>
          <w:lang w:val="en-US"/>
        </w:rPr>
        <w:t>=</w:t>
      </w:r>
      <w:r w:rsidRPr="00E74ABD">
        <w:rPr>
          <w:rFonts w:ascii="Consolas" w:hAnsi="Consolas" w:cs="Consolas"/>
          <w:i/>
          <w:iCs/>
          <w:color w:val="2A00FF"/>
          <w:sz w:val="20"/>
          <w:lang w:val="en-US"/>
        </w:rPr>
        <w:t>"MD5"</w:t>
      </w:r>
      <w:r w:rsidRPr="00E74ABD">
        <w:rPr>
          <w:rFonts w:ascii="Consolas" w:hAnsi="Consolas" w:cs="Consolas"/>
          <w:sz w:val="20"/>
          <w:lang w:val="en-US"/>
        </w:rPr>
        <w:t xml:space="preserve"> </w:t>
      </w:r>
      <w:r w:rsidRPr="00E74ABD">
        <w:rPr>
          <w:rFonts w:ascii="Consolas" w:hAnsi="Consolas" w:cs="Consolas"/>
          <w:color w:val="7F007F"/>
          <w:sz w:val="20"/>
          <w:lang w:val="en-US"/>
        </w:rPr>
        <w:t>messageD</w:t>
      </w:r>
      <w:r w:rsidRPr="00E74ABD">
        <w:rPr>
          <w:rFonts w:ascii="Consolas" w:hAnsi="Consolas" w:cs="Consolas"/>
          <w:color w:val="7F007F"/>
          <w:sz w:val="20"/>
          <w:lang w:val="en-US"/>
        </w:rPr>
        <w:t>i</w:t>
      </w:r>
      <w:r w:rsidRPr="00E74ABD">
        <w:rPr>
          <w:rFonts w:ascii="Consolas" w:hAnsi="Consolas" w:cs="Consolas"/>
          <w:color w:val="7F007F"/>
          <w:sz w:val="20"/>
          <w:lang w:val="en-US"/>
        </w:rPr>
        <w:t>gest</w:t>
      </w:r>
      <w:r w:rsidRPr="00E74ABD">
        <w:rPr>
          <w:rFonts w:ascii="Consolas" w:hAnsi="Consolas" w:cs="Consolas"/>
          <w:color w:val="000000"/>
          <w:sz w:val="20"/>
          <w:lang w:val="en-US"/>
        </w:rPr>
        <w:t>=</w:t>
      </w:r>
      <w:r w:rsidRPr="00E74ABD">
        <w:rPr>
          <w:rFonts w:ascii="Consolas" w:hAnsi="Consolas" w:cs="Consolas"/>
          <w:i/>
          <w:iCs/>
          <w:color w:val="2A00FF"/>
          <w:sz w:val="20"/>
          <w:lang w:val="en-US"/>
        </w:rPr>
        <w:t>"5234Fd874EFADFCA86E5CDDC97398991"</w:t>
      </w:r>
      <w:r w:rsidRPr="00E74ABD">
        <w:rPr>
          <w:rFonts w:ascii="Consolas" w:hAnsi="Consolas" w:cs="Consolas"/>
          <w:sz w:val="20"/>
          <w:lang w:val="en-US"/>
        </w:rPr>
        <w:t xml:space="preserve"> </w:t>
      </w:r>
      <w:r w:rsidRPr="00E74ABD">
        <w:rPr>
          <w:rFonts w:ascii="Consolas" w:hAnsi="Consolas" w:cs="Consolas"/>
          <w:color w:val="008080"/>
          <w:sz w:val="20"/>
          <w:lang w:val="en-US"/>
        </w:rPr>
        <w:t>/&gt;</w:t>
      </w:r>
      <w:r w:rsidRPr="00E74ABD">
        <w:rPr>
          <w:rFonts w:ascii="Consolas" w:hAnsi="Consolas" w:cs="Consolas"/>
          <w:color w:val="000000"/>
          <w:sz w:val="20"/>
          <w:lang w:val="en-US"/>
        </w:rPr>
        <w:t xml:space="preserve"> </w:t>
      </w:r>
      <w:r w:rsidRPr="00E74ABD">
        <w:rPr>
          <w:rFonts w:ascii="Consolas" w:hAnsi="Consolas" w:cs="Consolas"/>
          <w:color w:val="3F5FBF"/>
          <w:sz w:val="20"/>
          <w:lang w:val="en-US"/>
        </w:rPr>
        <w:t>&lt;!-- CXML --&gt;</w:t>
      </w:r>
    </w:p>
    <w:p w14:paraId="78526C31"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c18</w:t>
      </w:r>
      <w:r w:rsidRPr="00F07B9E">
        <w:rPr>
          <w:rFonts w:ascii="Consolas" w:hAnsi="Consolas" w:cs="Consolas"/>
          <w:color w:val="008080"/>
          <w:sz w:val="20"/>
          <w:lang w:val="en-US"/>
        </w:rPr>
        <w:t>&gt;</w:t>
      </w:r>
      <w:r w:rsidRPr="00F07B9E">
        <w:rPr>
          <w:rFonts w:ascii="Consolas" w:hAnsi="Consolas" w:cs="Consolas"/>
          <w:color w:val="000000"/>
          <w:sz w:val="20"/>
          <w:lang w:val="en-US"/>
        </w:rPr>
        <w:t>4321</w:t>
      </w:r>
      <w:r w:rsidRPr="00F07B9E">
        <w:rPr>
          <w:rFonts w:ascii="Consolas" w:hAnsi="Consolas" w:cs="Consolas"/>
          <w:color w:val="008080"/>
          <w:sz w:val="20"/>
          <w:lang w:val="en-US"/>
        </w:rPr>
        <w:t>&lt;/</w:t>
      </w:r>
      <w:r w:rsidRPr="00F07B9E">
        <w:rPr>
          <w:rFonts w:ascii="Consolas" w:hAnsi="Consolas" w:cs="Consolas"/>
          <w:color w:val="3F7F7F"/>
          <w:sz w:val="20"/>
          <w:lang w:val="en-US"/>
        </w:rPr>
        <w:t>c18</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SMALLINT --&gt;</w:t>
      </w:r>
    </w:p>
    <w:p w14:paraId="0D0D87F1"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c19</w:t>
      </w:r>
      <w:r w:rsidRPr="00F07B9E">
        <w:rPr>
          <w:rFonts w:ascii="Consolas" w:hAnsi="Consolas" w:cs="Consolas"/>
          <w:color w:val="008080"/>
          <w:sz w:val="20"/>
          <w:lang w:val="en-US"/>
        </w:rPr>
        <w:t>&gt;</w:t>
      </w:r>
      <w:r w:rsidRPr="00F07B9E">
        <w:rPr>
          <w:rFonts w:ascii="Consolas" w:hAnsi="Consolas" w:cs="Consolas"/>
          <w:color w:val="000000"/>
          <w:sz w:val="20"/>
          <w:lang w:val="en-US"/>
        </w:rPr>
        <w:t>5</w:t>
      </w:r>
      <w:r w:rsidRPr="00F07B9E">
        <w:rPr>
          <w:rFonts w:ascii="Consolas" w:hAnsi="Consolas" w:cs="Consolas"/>
          <w:color w:val="008080"/>
          <w:sz w:val="20"/>
          <w:lang w:val="en-US"/>
        </w:rPr>
        <w:t>&lt;/</w:t>
      </w:r>
      <w:r w:rsidRPr="00F07B9E">
        <w:rPr>
          <w:rFonts w:ascii="Consolas" w:hAnsi="Consolas" w:cs="Consolas"/>
          <w:color w:val="3F7F7F"/>
          <w:sz w:val="20"/>
          <w:lang w:val="en-US"/>
        </w:rPr>
        <w:t>c19</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CINTEGER --&gt;</w:t>
      </w:r>
    </w:p>
    <w:p w14:paraId="5B24F101"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c20</w:t>
      </w:r>
      <w:r w:rsidRPr="00F07B9E">
        <w:rPr>
          <w:rFonts w:ascii="Consolas" w:hAnsi="Consolas" w:cs="Consolas"/>
          <w:color w:val="008080"/>
          <w:sz w:val="20"/>
          <w:lang w:val="en-US"/>
        </w:rPr>
        <w:t>&gt;</w:t>
      </w:r>
      <w:r w:rsidRPr="00F07B9E">
        <w:rPr>
          <w:rFonts w:ascii="Consolas" w:hAnsi="Consolas" w:cs="Consolas"/>
          <w:color w:val="000000"/>
          <w:sz w:val="20"/>
          <w:lang w:val="en-US"/>
        </w:rPr>
        <w:t>98765432101234</w:t>
      </w:r>
      <w:r w:rsidRPr="00F07B9E">
        <w:rPr>
          <w:rFonts w:ascii="Consolas" w:hAnsi="Consolas" w:cs="Consolas"/>
          <w:color w:val="008080"/>
          <w:sz w:val="20"/>
          <w:lang w:val="en-US"/>
        </w:rPr>
        <w:t>&lt;/</w:t>
      </w:r>
      <w:r w:rsidRPr="00F07B9E">
        <w:rPr>
          <w:rFonts w:ascii="Consolas" w:hAnsi="Consolas" w:cs="Consolas"/>
          <w:color w:val="3F7F7F"/>
          <w:sz w:val="20"/>
          <w:lang w:val="en-US"/>
        </w:rPr>
        <w:t>c20</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CBIGINT --&gt;</w:t>
      </w:r>
    </w:p>
    <w:p w14:paraId="333EA601"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c21</w:t>
      </w:r>
      <w:r w:rsidRPr="00F07B9E">
        <w:rPr>
          <w:rFonts w:ascii="Consolas" w:hAnsi="Consolas" w:cs="Consolas"/>
          <w:color w:val="008080"/>
          <w:sz w:val="20"/>
          <w:lang w:val="en-US"/>
        </w:rPr>
        <w:t>&gt;</w:t>
      </w:r>
      <w:r w:rsidRPr="00F07B9E">
        <w:rPr>
          <w:rFonts w:ascii="Consolas" w:hAnsi="Consolas" w:cs="Consolas"/>
          <w:color w:val="000000"/>
          <w:sz w:val="20"/>
          <w:lang w:val="en-US"/>
        </w:rPr>
        <w:t>12345</w:t>
      </w:r>
      <w:r w:rsidRPr="00F07B9E">
        <w:rPr>
          <w:rFonts w:ascii="Consolas" w:hAnsi="Consolas" w:cs="Consolas"/>
          <w:color w:val="008080"/>
          <w:sz w:val="20"/>
          <w:lang w:val="en-US"/>
        </w:rPr>
        <w:t>&lt;/</w:t>
      </w:r>
      <w:r w:rsidRPr="00F07B9E">
        <w:rPr>
          <w:rFonts w:ascii="Consolas" w:hAnsi="Consolas" w:cs="Consolas"/>
          <w:color w:val="3F7F7F"/>
          <w:sz w:val="20"/>
          <w:lang w:val="en-US"/>
        </w:rPr>
        <w:t>c21</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CDECIMAL --&gt;</w:t>
      </w:r>
    </w:p>
    <w:p w14:paraId="05734AC2"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c22</w:t>
      </w:r>
      <w:r w:rsidRPr="00F07B9E">
        <w:rPr>
          <w:rFonts w:ascii="Consolas" w:hAnsi="Consolas" w:cs="Consolas"/>
          <w:color w:val="008080"/>
          <w:sz w:val="20"/>
          <w:lang w:val="en-US"/>
        </w:rPr>
        <w:t>&gt;</w:t>
      </w:r>
      <w:r w:rsidRPr="00F07B9E">
        <w:rPr>
          <w:rFonts w:ascii="Consolas" w:hAnsi="Consolas" w:cs="Consolas"/>
          <w:color w:val="000000"/>
          <w:sz w:val="20"/>
          <w:lang w:val="en-US"/>
        </w:rPr>
        <w:t>123</w:t>
      </w:r>
      <w:r w:rsidRPr="00F07B9E">
        <w:rPr>
          <w:rFonts w:ascii="Consolas" w:hAnsi="Consolas" w:cs="Consolas"/>
          <w:color w:val="008080"/>
          <w:sz w:val="20"/>
          <w:lang w:val="en-US"/>
        </w:rPr>
        <w:t>&lt;/</w:t>
      </w:r>
      <w:r w:rsidRPr="00F07B9E">
        <w:rPr>
          <w:rFonts w:ascii="Consolas" w:hAnsi="Consolas" w:cs="Consolas"/>
          <w:color w:val="3F7F7F"/>
          <w:sz w:val="20"/>
          <w:lang w:val="en-US"/>
        </w:rPr>
        <w:t>c22</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CDECIMAL_3 --&gt;</w:t>
      </w:r>
    </w:p>
    <w:p w14:paraId="3307B883"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c23</w:t>
      </w:r>
      <w:r w:rsidRPr="00F07B9E">
        <w:rPr>
          <w:rFonts w:ascii="Consolas" w:hAnsi="Consolas" w:cs="Consolas"/>
          <w:color w:val="008080"/>
          <w:sz w:val="20"/>
          <w:lang w:val="en-US"/>
        </w:rPr>
        <w:t>&gt;</w:t>
      </w:r>
      <w:r w:rsidRPr="00F07B9E">
        <w:rPr>
          <w:rFonts w:ascii="Consolas" w:hAnsi="Consolas" w:cs="Consolas"/>
          <w:color w:val="000000"/>
          <w:sz w:val="20"/>
          <w:lang w:val="en-US"/>
        </w:rPr>
        <w:t>123.45</w:t>
      </w:r>
      <w:r w:rsidRPr="00F07B9E">
        <w:rPr>
          <w:rFonts w:ascii="Consolas" w:hAnsi="Consolas" w:cs="Consolas"/>
          <w:color w:val="008080"/>
          <w:sz w:val="20"/>
          <w:lang w:val="en-US"/>
        </w:rPr>
        <w:t>&lt;/</w:t>
      </w:r>
      <w:r w:rsidRPr="00F07B9E">
        <w:rPr>
          <w:rFonts w:ascii="Consolas" w:hAnsi="Consolas" w:cs="Consolas"/>
          <w:color w:val="3F7F7F"/>
          <w:sz w:val="20"/>
          <w:lang w:val="en-US"/>
        </w:rPr>
        <w:t>c23</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CDECIMAL_5_2 --&gt;</w:t>
      </w:r>
    </w:p>
    <w:p w14:paraId="4A3E50BB"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c24</w:t>
      </w:r>
      <w:r w:rsidRPr="00F07B9E">
        <w:rPr>
          <w:rFonts w:ascii="Consolas" w:hAnsi="Consolas" w:cs="Consolas"/>
          <w:color w:val="008080"/>
          <w:sz w:val="20"/>
          <w:lang w:val="en-US"/>
        </w:rPr>
        <w:t>&gt;</w:t>
      </w:r>
      <w:r w:rsidRPr="00F07B9E">
        <w:rPr>
          <w:rFonts w:ascii="Consolas" w:hAnsi="Consolas" w:cs="Consolas"/>
          <w:color w:val="000000"/>
          <w:sz w:val="20"/>
          <w:lang w:val="en-US"/>
        </w:rPr>
        <w:t>54321</w:t>
      </w:r>
      <w:r w:rsidRPr="00F07B9E">
        <w:rPr>
          <w:rFonts w:ascii="Consolas" w:hAnsi="Consolas" w:cs="Consolas"/>
          <w:color w:val="008080"/>
          <w:sz w:val="20"/>
          <w:lang w:val="en-US"/>
        </w:rPr>
        <w:t>&lt;/</w:t>
      </w:r>
      <w:r w:rsidRPr="00F07B9E">
        <w:rPr>
          <w:rFonts w:ascii="Consolas" w:hAnsi="Consolas" w:cs="Consolas"/>
          <w:color w:val="3F7F7F"/>
          <w:sz w:val="20"/>
          <w:lang w:val="en-US"/>
        </w:rPr>
        <w:t>c24</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NUMERIC --&gt;</w:t>
      </w:r>
    </w:p>
    <w:p w14:paraId="53ABF94A"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c25</w:t>
      </w:r>
      <w:r w:rsidRPr="00F07B9E">
        <w:rPr>
          <w:rFonts w:ascii="Consolas" w:hAnsi="Consolas" w:cs="Consolas"/>
          <w:color w:val="008080"/>
          <w:sz w:val="20"/>
          <w:lang w:val="en-US"/>
        </w:rPr>
        <w:t>&gt;</w:t>
      </w:r>
      <w:r w:rsidRPr="00F07B9E">
        <w:rPr>
          <w:rFonts w:ascii="Consolas" w:hAnsi="Consolas" w:cs="Consolas"/>
          <w:color w:val="000000"/>
          <w:sz w:val="20"/>
          <w:lang w:val="en-US"/>
        </w:rPr>
        <w:t>123</w:t>
      </w:r>
      <w:r w:rsidRPr="00F07B9E">
        <w:rPr>
          <w:rFonts w:ascii="Consolas" w:hAnsi="Consolas" w:cs="Consolas"/>
          <w:color w:val="008080"/>
          <w:sz w:val="20"/>
          <w:lang w:val="en-US"/>
        </w:rPr>
        <w:t>&lt;/</w:t>
      </w:r>
      <w:r w:rsidRPr="00F07B9E">
        <w:rPr>
          <w:rFonts w:ascii="Consolas" w:hAnsi="Consolas" w:cs="Consolas"/>
          <w:color w:val="3F7F7F"/>
          <w:sz w:val="20"/>
          <w:lang w:val="en-US"/>
        </w:rPr>
        <w:t>c25</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NUMERIC_3 --&gt;</w:t>
      </w:r>
    </w:p>
    <w:p w14:paraId="0787602E"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c26</w:t>
      </w:r>
      <w:r w:rsidRPr="00F07B9E">
        <w:rPr>
          <w:rFonts w:ascii="Consolas" w:hAnsi="Consolas" w:cs="Consolas"/>
          <w:color w:val="008080"/>
          <w:sz w:val="20"/>
          <w:lang w:val="en-US"/>
        </w:rPr>
        <w:t>&gt;</w:t>
      </w:r>
      <w:r w:rsidRPr="00F07B9E">
        <w:rPr>
          <w:rFonts w:ascii="Consolas" w:hAnsi="Consolas" w:cs="Consolas"/>
          <w:color w:val="000000"/>
          <w:sz w:val="20"/>
          <w:lang w:val="en-US"/>
        </w:rPr>
        <w:t>123.45</w:t>
      </w:r>
      <w:r w:rsidRPr="00F07B9E">
        <w:rPr>
          <w:rFonts w:ascii="Consolas" w:hAnsi="Consolas" w:cs="Consolas"/>
          <w:color w:val="008080"/>
          <w:sz w:val="20"/>
          <w:lang w:val="en-US"/>
        </w:rPr>
        <w:t>&lt;/</w:t>
      </w:r>
      <w:r w:rsidRPr="00F07B9E">
        <w:rPr>
          <w:rFonts w:ascii="Consolas" w:hAnsi="Consolas" w:cs="Consolas"/>
          <w:color w:val="3F7F7F"/>
          <w:sz w:val="20"/>
          <w:lang w:val="en-US"/>
        </w:rPr>
        <w:t>c26</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NUMERIC_5_2 --&gt;</w:t>
      </w:r>
    </w:p>
    <w:p w14:paraId="6F818572"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c27</w:t>
      </w:r>
      <w:r w:rsidRPr="00F07B9E">
        <w:rPr>
          <w:rFonts w:ascii="Consolas" w:hAnsi="Consolas" w:cs="Consolas"/>
          <w:color w:val="008080"/>
          <w:sz w:val="20"/>
          <w:lang w:val="en-US"/>
        </w:rPr>
        <w:t>&gt;</w:t>
      </w:r>
      <w:r w:rsidRPr="00F07B9E">
        <w:rPr>
          <w:rFonts w:ascii="Consolas" w:hAnsi="Consolas" w:cs="Consolas"/>
          <w:color w:val="000000"/>
          <w:sz w:val="20"/>
          <w:lang w:val="en-US"/>
        </w:rPr>
        <w:t>3.14159</w:t>
      </w:r>
      <w:r w:rsidRPr="00F07B9E">
        <w:rPr>
          <w:rFonts w:ascii="Consolas" w:hAnsi="Consolas" w:cs="Consolas"/>
          <w:color w:val="008080"/>
          <w:sz w:val="20"/>
          <w:lang w:val="en-US"/>
        </w:rPr>
        <w:t>&lt;/</w:t>
      </w:r>
      <w:r w:rsidRPr="00F07B9E">
        <w:rPr>
          <w:rFonts w:ascii="Consolas" w:hAnsi="Consolas" w:cs="Consolas"/>
          <w:color w:val="3F7F7F"/>
          <w:sz w:val="20"/>
          <w:lang w:val="en-US"/>
        </w:rPr>
        <w:t>c27</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CREAL --&gt;</w:t>
      </w:r>
    </w:p>
    <w:p w14:paraId="56E96438"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c28</w:t>
      </w:r>
      <w:r w:rsidRPr="00F07B9E">
        <w:rPr>
          <w:rFonts w:ascii="Consolas" w:hAnsi="Consolas" w:cs="Consolas"/>
          <w:color w:val="008080"/>
          <w:sz w:val="20"/>
          <w:lang w:val="en-US"/>
        </w:rPr>
        <w:t>&gt;</w:t>
      </w:r>
      <w:r w:rsidRPr="00F07B9E">
        <w:rPr>
          <w:rFonts w:ascii="Consolas" w:hAnsi="Consolas" w:cs="Consolas"/>
          <w:color w:val="000000"/>
          <w:sz w:val="20"/>
          <w:lang w:val="en-US"/>
        </w:rPr>
        <w:t>3.14159</w:t>
      </w:r>
      <w:r w:rsidRPr="00F07B9E">
        <w:rPr>
          <w:rFonts w:ascii="Consolas" w:hAnsi="Consolas" w:cs="Consolas"/>
          <w:color w:val="008080"/>
          <w:sz w:val="20"/>
          <w:lang w:val="en-US"/>
        </w:rPr>
        <w:t>&lt;/</w:t>
      </w:r>
      <w:r w:rsidRPr="00F07B9E">
        <w:rPr>
          <w:rFonts w:ascii="Consolas" w:hAnsi="Consolas" w:cs="Consolas"/>
          <w:color w:val="3F7F7F"/>
          <w:sz w:val="20"/>
          <w:lang w:val="en-US"/>
        </w:rPr>
        <w:t>c28</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CFLOAT --&gt;</w:t>
      </w:r>
    </w:p>
    <w:p w14:paraId="52B69148"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c29</w:t>
      </w:r>
      <w:r w:rsidRPr="00F07B9E">
        <w:rPr>
          <w:rFonts w:ascii="Consolas" w:hAnsi="Consolas" w:cs="Consolas"/>
          <w:color w:val="008080"/>
          <w:sz w:val="20"/>
          <w:lang w:val="en-US"/>
        </w:rPr>
        <w:t>&gt;</w:t>
      </w:r>
      <w:r w:rsidRPr="00F07B9E">
        <w:rPr>
          <w:rFonts w:ascii="Consolas" w:hAnsi="Consolas" w:cs="Consolas"/>
          <w:color w:val="000000"/>
          <w:sz w:val="20"/>
          <w:lang w:val="en-US"/>
        </w:rPr>
        <w:t>3.141</w:t>
      </w:r>
      <w:r w:rsidRPr="00F07B9E">
        <w:rPr>
          <w:rFonts w:ascii="Consolas" w:hAnsi="Consolas" w:cs="Consolas"/>
          <w:color w:val="008080"/>
          <w:sz w:val="20"/>
          <w:lang w:val="en-US"/>
        </w:rPr>
        <w:t>&lt;/</w:t>
      </w:r>
      <w:r w:rsidRPr="00F07B9E">
        <w:rPr>
          <w:rFonts w:ascii="Consolas" w:hAnsi="Consolas" w:cs="Consolas"/>
          <w:color w:val="3F7F7F"/>
          <w:sz w:val="20"/>
          <w:lang w:val="en-US"/>
        </w:rPr>
        <w:t>c29</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CFLOAT_13 --&gt;</w:t>
      </w:r>
    </w:p>
    <w:p w14:paraId="40F0684C" w14:textId="77777777" w:rsidR="000823D7" w:rsidRPr="00F07B9E" w:rsidRDefault="000823D7" w:rsidP="000823D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c30</w:t>
      </w:r>
      <w:r w:rsidRPr="00F07B9E">
        <w:rPr>
          <w:rFonts w:ascii="Consolas" w:hAnsi="Consolas" w:cs="Consolas"/>
          <w:color w:val="008080"/>
          <w:sz w:val="20"/>
          <w:lang w:val="en-US"/>
        </w:rPr>
        <w:t>&gt;</w:t>
      </w:r>
      <w:r w:rsidRPr="00F07B9E">
        <w:rPr>
          <w:rFonts w:ascii="Consolas" w:hAnsi="Consolas" w:cs="Consolas"/>
          <w:color w:val="000000"/>
          <w:sz w:val="20"/>
          <w:lang w:val="en-US"/>
        </w:rPr>
        <w:t>987654321.0900</w:t>
      </w:r>
      <w:r w:rsidRPr="00F07B9E">
        <w:rPr>
          <w:rFonts w:ascii="Consolas" w:hAnsi="Consolas" w:cs="Consolas"/>
          <w:color w:val="008080"/>
          <w:sz w:val="20"/>
          <w:lang w:val="en-US"/>
        </w:rPr>
        <w:t>&lt;/</w:t>
      </w:r>
      <w:r w:rsidRPr="00F07B9E">
        <w:rPr>
          <w:rFonts w:ascii="Consolas" w:hAnsi="Consolas" w:cs="Consolas"/>
          <w:color w:val="3F7F7F"/>
          <w:sz w:val="20"/>
          <w:lang w:val="en-US"/>
        </w:rPr>
        <w:t>c30</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 xml:space="preserve">&lt;!-- </w:t>
      </w:r>
      <w:r w:rsidRPr="00F07B9E">
        <w:rPr>
          <w:rFonts w:ascii="Consolas" w:hAnsi="Consolas" w:cs="Consolas"/>
          <w:color w:val="3F5FBF"/>
          <w:sz w:val="20"/>
          <w:lang w:val="fr-CH"/>
        </w:rPr>
        <w:t>CDOUBLE_PRECISION --&gt;</w:t>
      </w:r>
    </w:p>
    <w:p w14:paraId="61DE1016" w14:textId="77777777" w:rsidR="000823D7" w:rsidRPr="00F07B9E" w:rsidRDefault="000823D7" w:rsidP="000823D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c31</w:t>
      </w:r>
      <w:r w:rsidRPr="00F07B9E">
        <w:rPr>
          <w:rFonts w:ascii="Consolas" w:hAnsi="Consolas" w:cs="Consolas"/>
          <w:color w:val="008080"/>
          <w:sz w:val="20"/>
          <w:lang w:val="fr-CH"/>
        </w:rPr>
        <w:t>&gt;</w:t>
      </w:r>
      <w:r w:rsidRPr="00F07B9E">
        <w:rPr>
          <w:rFonts w:ascii="Consolas" w:hAnsi="Consolas" w:cs="Consolas"/>
          <w:color w:val="000000"/>
          <w:sz w:val="20"/>
          <w:lang w:val="fr-CH"/>
        </w:rPr>
        <w:t>2013-10-18</w:t>
      </w:r>
      <w:r w:rsidRPr="00F07B9E">
        <w:rPr>
          <w:rFonts w:ascii="Consolas" w:hAnsi="Consolas" w:cs="Consolas"/>
          <w:color w:val="008080"/>
          <w:sz w:val="20"/>
          <w:lang w:val="fr-CH"/>
        </w:rPr>
        <w:t>&lt;/</w:t>
      </w:r>
      <w:r w:rsidRPr="00F07B9E">
        <w:rPr>
          <w:rFonts w:ascii="Consolas" w:hAnsi="Consolas" w:cs="Consolas"/>
          <w:color w:val="3F7F7F"/>
          <w:sz w:val="20"/>
          <w:lang w:val="fr-CH"/>
        </w:rPr>
        <w:t>c31</w:t>
      </w:r>
      <w:r w:rsidRPr="00F07B9E">
        <w:rPr>
          <w:rFonts w:ascii="Consolas" w:hAnsi="Consolas" w:cs="Consolas"/>
          <w:color w:val="008080"/>
          <w:sz w:val="20"/>
          <w:lang w:val="fr-CH"/>
        </w:rPr>
        <w:t>&gt;</w:t>
      </w:r>
      <w:r w:rsidRPr="00F07B9E">
        <w:rPr>
          <w:rFonts w:ascii="Consolas" w:hAnsi="Consolas" w:cs="Consolas"/>
          <w:color w:val="000000"/>
          <w:sz w:val="20"/>
          <w:lang w:val="fr-CH"/>
        </w:rPr>
        <w:t xml:space="preserve"> </w:t>
      </w:r>
      <w:r w:rsidRPr="00F07B9E">
        <w:rPr>
          <w:rFonts w:ascii="Consolas" w:hAnsi="Consolas" w:cs="Consolas"/>
          <w:color w:val="3F5FBF"/>
          <w:sz w:val="20"/>
          <w:lang w:val="fr-CH"/>
        </w:rPr>
        <w:t>&lt;!-- CDATE --&gt;</w:t>
      </w:r>
    </w:p>
    <w:p w14:paraId="1F1C0C16" w14:textId="77777777" w:rsidR="000823D7" w:rsidRPr="00F07B9E" w:rsidRDefault="000823D7" w:rsidP="000823D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c32</w:t>
      </w:r>
      <w:r w:rsidRPr="00F07B9E">
        <w:rPr>
          <w:rFonts w:ascii="Consolas" w:hAnsi="Consolas" w:cs="Consolas"/>
          <w:color w:val="008080"/>
          <w:sz w:val="20"/>
          <w:lang w:val="fr-CH"/>
        </w:rPr>
        <w:t>&gt;</w:t>
      </w:r>
      <w:r w:rsidRPr="00F07B9E">
        <w:rPr>
          <w:rFonts w:ascii="Consolas" w:hAnsi="Consolas" w:cs="Consolas"/>
          <w:color w:val="000000"/>
          <w:sz w:val="20"/>
          <w:lang w:val="fr-CH"/>
        </w:rPr>
        <w:t>17:24:33</w:t>
      </w:r>
      <w:r w:rsidRPr="00F07B9E">
        <w:rPr>
          <w:rFonts w:ascii="Consolas" w:hAnsi="Consolas" w:cs="Consolas"/>
          <w:color w:val="008080"/>
          <w:sz w:val="20"/>
          <w:lang w:val="fr-CH"/>
        </w:rPr>
        <w:t>&lt;/</w:t>
      </w:r>
      <w:r w:rsidRPr="00F07B9E">
        <w:rPr>
          <w:rFonts w:ascii="Consolas" w:hAnsi="Consolas" w:cs="Consolas"/>
          <w:color w:val="3F7F7F"/>
          <w:sz w:val="20"/>
          <w:lang w:val="fr-CH"/>
        </w:rPr>
        <w:t>c32</w:t>
      </w:r>
      <w:r w:rsidRPr="00F07B9E">
        <w:rPr>
          <w:rFonts w:ascii="Consolas" w:hAnsi="Consolas" w:cs="Consolas"/>
          <w:color w:val="008080"/>
          <w:sz w:val="20"/>
          <w:lang w:val="fr-CH"/>
        </w:rPr>
        <w:t>&gt;</w:t>
      </w:r>
      <w:r w:rsidRPr="00F07B9E">
        <w:rPr>
          <w:rFonts w:ascii="Consolas" w:hAnsi="Consolas" w:cs="Consolas"/>
          <w:color w:val="000000"/>
          <w:sz w:val="20"/>
          <w:lang w:val="fr-CH"/>
        </w:rPr>
        <w:t xml:space="preserve"> </w:t>
      </w:r>
      <w:r w:rsidRPr="00F07B9E">
        <w:rPr>
          <w:rFonts w:ascii="Consolas" w:hAnsi="Consolas" w:cs="Consolas"/>
          <w:color w:val="3F5FBF"/>
          <w:sz w:val="20"/>
          <w:lang w:val="fr-CH"/>
        </w:rPr>
        <w:t>&lt;!-- CTIME --&gt;</w:t>
      </w:r>
    </w:p>
    <w:p w14:paraId="120877A5" w14:textId="77777777" w:rsidR="000823D7" w:rsidRPr="00F07B9E" w:rsidRDefault="000823D7" w:rsidP="000823D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c33</w:t>
      </w:r>
      <w:r w:rsidRPr="00F07B9E">
        <w:rPr>
          <w:rFonts w:ascii="Consolas" w:hAnsi="Consolas" w:cs="Consolas"/>
          <w:color w:val="008080"/>
          <w:sz w:val="20"/>
          <w:lang w:val="fr-CH"/>
        </w:rPr>
        <w:t>&gt;</w:t>
      </w:r>
      <w:r w:rsidRPr="00F07B9E">
        <w:rPr>
          <w:rFonts w:ascii="Consolas" w:hAnsi="Consolas" w:cs="Consolas"/>
          <w:color w:val="000000"/>
          <w:sz w:val="20"/>
          <w:lang w:val="fr-CH"/>
        </w:rPr>
        <w:t>17:24:33.12345</w:t>
      </w:r>
      <w:r w:rsidRPr="00F07B9E">
        <w:rPr>
          <w:rFonts w:ascii="Consolas" w:hAnsi="Consolas" w:cs="Consolas"/>
          <w:color w:val="008080"/>
          <w:sz w:val="20"/>
          <w:lang w:val="fr-CH"/>
        </w:rPr>
        <w:t>&lt;/</w:t>
      </w:r>
      <w:r w:rsidRPr="00F07B9E">
        <w:rPr>
          <w:rFonts w:ascii="Consolas" w:hAnsi="Consolas" w:cs="Consolas"/>
          <w:color w:val="3F7F7F"/>
          <w:sz w:val="20"/>
          <w:lang w:val="fr-CH"/>
        </w:rPr>
        <w:t>c33</w:t>
      </w:r>
      <w:r w:rsidRPr="00F07B9E">
        <w:rPr>
          <w:rFonts w:ascii="Consolas" w:hAnsi="Consolas" w:cs="Consolas"/>
          <w:color w:val="008080"/>
          <w:sz w:val="20"/>
          <w:lang w:val="fr-CH"/>
        </w:rPr>
        <w:t>&gt;</w:t>
      </w:r>
      <w:r w:rsidRPr="00F07B9E">
        <w:rPr>
          <w:rFonts w:ascii="Consolas" w:hAnsi="Consolas" w:cs="Consolas"/>
          <w:color w:val="000000"/>
          <w:sz w:val="20"/>
          <w:lang w:val="fr-CH"/>
        </w:rPr>
        <w:t xml:space="preserve"> </w:t>
      </w:r>
      <w:r w:rsidRPr="00F07B9E">
        <w:rPr>
          <w:rFonts w:ascii="Consolas" w:hAnsi="Consolas" w:cs="Consolas"/>
          <w:color w:val="3F5FBF"/>
          <w:sz w:val="20"/>
          <w:lang w:val="fr-CH"/>
        </w:rPr>
        <w:t>&lt;!-- CTIME_5 --&gt;</w:t>
      </w:r>
    </w:p>
    <w:p w14:paraId="69E2ABA3" w14:textId="77777777" w:rsidR="000823D7" w:rsidRPr="00F07B9E" w:rsidRDefault="000823D7" w:rsidP="000823D7">
      <w:pPr>
        <w:autoSpaceDE w:val="0"/>
        <w:autoSpaceDN w:val="0"/>
        <w:adjustRightInd w:val="0"/>
        <w:spacing w:after="0" w:line="240" w:lineRule="auto"/>
        <w:rPr>
          <w:rFonts w:ascii="Consolas" w:hAnsi="Consolas" w:cs="Consolas"/>
          <w:sz w:val="20"/>
          <w:lang w:val="fr-CH"/>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c34</w:t>
      </w:r>
      <w:r w:rsidRPr="00F07B9E">
        <w:rPr>
          <w:rFonts w:ascii="Consolas" w:hAnsi="Consolas" w:cs="Consolas"/>
          <w:color w:val="008080"/>
          <w:sz w:val="20"/>
          <w:lang w:val="fr-CH"/>
        </w:rPr>
        <w:t>&gt;</w:t>
      </w:r>
      <w:r w:rsidRPr="00F07B9E">
        <w:rPr>
          <w:rFonts w:ascii="Consolas" w:hAnsi="Consolas" w:cs="Consolas"/>
          <w:color w:val="000000"/>
          <w:sz w:val="20"/>
          <w:lang w:val="fr-CH"/>
        </w:rPr>
        <w:t>2011-12-05T16:24:33.123456</w:t>
      </w:r>
      <w:r w:rsidRPr="00F07B9E">
        <w:rPr>
          <w:rFonts w:ascii="Consolas" w:hAnsi="Consolas" w:cs="Consolas"/>
          <w:color w:val="008080"/>
          <w:sz w:val="20"/>
          <w:lang w:val="fr-CH"/>
        </w:rPr>
        <w:t>&lt;/</w:t>
      </w:r>
      <w:r w:rsidRPr="00F07B9E">
        <w:rPr>
          <w:rFonts w:ascii="Consolas" w:hAnsi="Consolas" w:cs="Consolas"/>
          <w:color w:val="3F7F7F"/>
          <w:sz w:val="20"/>
          <w:lang w:val="fr-CH"/>
        </w:rPr>
        <w:t>c34</w:t>
      </w:r>
      <w:r w:rsidRPr="00F07B9E">
        <w:rPr>
          <w:rFonts w:ascii="Consolas" w:hAnsi="Consolas" w:cs="Consolas"/>
          <w:color w:val="008080"/>
          <w:sz w:val="20"/>
          <w:lang w:val="fr-CH"/>
        </w:rPr>
        <w:t>&gt;</w:t>
      </w:r>
      <w:r w:rsidRPr="00F07B9E">
        <w:rPr>
          <w:rFonts w:ascii="Consolas" w:hAnsi="Consolas" w:cs="Consolas"/>
          <w:color w:val="000000"/>
          <w:sz w:val="20"/>
          <w:lang w:val="fr-CH"/>
        </w:rPr>
        <w:t xml:space="preserve"> </w:t>
      </w:r>
      <w:r w:rsidRPr="00F07B9E">
        <w:rPr>
          <w:rFonts w:ascii="Consolas" w:hAnsi="Consolas" w:cs="Consolas"/>
          <w:color w:val="3F5FBF"/>
          <w:sz w:val="20"/>
          <w:lang w:val="fr-CH"/>
        </w:rPr>
        <w:t>&lt;!-- CTIMESTAMP --&gt;</w:t>
      </w:r>
    </w:p>
    <w:p w14:paraId="37DF7CFC"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fr-CH"/>
        </w:rPr>
        <w:t xml:space="preserve">    </w:t>
      </w:r>
      <w:r w:rsidRPr="00F07B9E">
        <w:rPr>
          <w:rFonts w:ascii="Consolas" w:hAnsi="Consolas" w:cs="Consolas"/>
          <w:color w:val="008080"/>
          <w:sz w:val="20"/>
          <w:lang w:val="fr-CH"/>
        </w:rPr>
        <w:t>&lt;</w:t>
      </w:r>
      <w:r w:rsidRPr="00F07B9E">
        <w:rPr>
          <w:rFonts w:ascii="Consolas" w:hAnsi="Consolas" w:cs="Consolas"/>
          <w:color w:val="3F7F7F"/>
          <w:sz w:val="20"/>
          <w:lang w:val="fr-CH"/>
        </w:rPr>
        <w:t>c35</w:t>
      </w:r>
      <w:r w:rsidRPr="00F07B9E">
        <w:rPr>
          <w:rFonts w:ascii="Consolas" w:hAnsi="Consolas" w:cs="Consolas"/>
          <w:color w:val="008080"/>
          <w:sz w:val="20"/>
          <w:lang w:val="fr-CH"/>
        </w:rPr>
        <w:t>&gt;</w:t>
      </w:r>
      <w:r w:rsidRPr="00F07B9E">
        <w:rPr>
          <w:rFonts w:ascii="Consolas" w:hAnsi="Consolas" w:cs="Consolas"/>
          <w:color w:val="000000"/>
          <w:sz w:val="20"/>
          <w:lang w:val="fr-CH"/>
        </w:rPr>
        <w:t>2011-12-05T16:24:33.1234567</w:t>
      </w:r>
      <w:r w:rsidRPr="00F07B9E">
        <w:rPr>
          <w:rFonts w:ascii="Consolas" w:hAnsi="Consolas" w:cs="Consolas"/>
          <w:color w:val="008080"/>
          <w:sz w:val="20"/>
          <w:lang w:val="fr-CH"/>
        </w:rPr>
        <w:t>&lt;/</w:t>
      </w:r>
      <w:r w:rsidRPr="00F07B9E">
        <w:rPr>
          <w:rFonts w:ascii="Consolas" w:hAnsi="Consolas" w:cs="Consolas"/>
          <w:color w:val="3F7F7F"/>
          <w:sz w:val="20"/>
          <w:lang w:val="fr-CH"/>
        </w:rPr>
        <w:t>c35</w:t>
      </w:r>
      <w:r w:rsidRPr="00F07B9E">
        <w:rPr>
          <w:rFonts w:ascii="Consolas" w:hAnsi="Consolas" w:cs="Consolas"/>
          <w:color w:val="008080"/>
          <w:sz w:val="20"/>
          <w:lang w:val="fr-CH"/>
        </w:rPr>
        <w:t>&gt;</w:t>
      </w:r>
      <w:r w:rsidRPr="00F07B9E">
        <w:rPr>
          <w:rFonts w:ascii="Consolas" w:hAnsi="Consolas" w:cs="Consolas"/>
          <w:color w:val="000000"/>
          <w:sz w:val="20"/>
          <w:lang w:val="fr-CH"/>
        </w:rPr>
        <w:t xml:space="preserve"> </w:t>
      </w:r>
      <w:r w:rsidRPr="00F07B9E">
        <w:rPr>
          <w:rFonts w:ascii="Consolas" w:hAnsi="Consolas" w:cs="Consolas"/>
          <w:color w:val="3F5FBF"/>
          <w:sz w:val="20"/>
          <w:lang w:val="fr-CH"/>
        </w:rPr>
        <w:t xml:space="preserve">&lt;!-- </w:t>
      </w:r>
      <w:r w:rsidRPr="00F07B9E">
        <w:rPr>
          <w:rFonts w:ascii="Consolas" w:hAnsi="Consolas" w:cs="Consolas"/>
          <w:color w:val="3F5FBF"/>
          <w:sz w:val="20"/>
          <w:lang w:val="en-US"/>
        </w:rPr>
        <w:t>CTIMESTAMP_7 --&gt;</w:t>
      </w:r>
    </w:p>
    <w:p w14:paraId="13CA9130"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row</w:t>
      </w:r>
      <w:r w:rsidRPr="00F07B9E">
        <w:rPr>
          <w:rFonts w:ascii="Consolas" w:hAnsi="Consolas" w:cs="Consolas"/>
          <w:color w:val="008080"/>
          <w:sz w:val="20"/>
          <w:lang w:val="en-US"/>
        </w:rPr>
        <w:t>&gt;</w:t>
      </w:r>
    </w:p>
    <w:p w14:paraId="5D309668" w14:textId="77777777" w:rsidR="004D0D3F" w:rsidRPr="009051CB" w:rsidRDefault="000823D7" w:rsidP="004D0D3F">
      <w:pPr>
        <w:rPr>
          <w:rFonts w:ascii="Consolas" w:hAnsi="Consolas" w:cs="Consolas"/>
          <w:color w:val="008080"/>
          <w:sz w:val="20"/>
          <w:lang w:val="en-US"/>
        </w:rPr>
      </w:pPr>
      <w:r w:rsidRPr="00F07B9E">
        <w:rPr>
          <w:rFonts w:ascii="Consolas" w:hAnsi="Consolas" w:cs="Consolas"/>
          <w:color w:val="008080"/>
          <w:sz w:val="20"/>
          <w:lang w:val="en-US"/>
        </w:rPr>
        <w:t>&lt;/</w:t>
      </w:r>
      <w:r w:rsidRPr="00F07B9E">
        <w:rPr>
          <w:rFonts w:ascii="Consolas" w:hAnsi="Consolas" w:cs="Consolas"/>
          <w:color w:val="3F7F7F"/>
          <w:sz w:val="20"/>
          <w:lang w:val="en-US"/>
        </w:rPr>
        <w:t>table</w:t>
      </w:r>
      <w:r w:rsidRPr="00F07B9E">
        <w:rPr>
          <w:rFonts w:ascii="Consolas" w:hAnsi="Consolas" w:cs="Consolas"/>
          <w:color w:val="008080"/>
          <w:sz w:val="20"/>
          <w:lang w:val="en-US"/>
        </w:rPr>
        <w:t>&gt;</w:t>
      </w:r>
    </w:p>
    <w:p w14:paraId="2C0707EC" w14:textId="77777777" w:rsidR="004D0D3F" w:rsidRDefault="004D0D3F" w:rsidP="004D0D3F">
      <w:pPr>
        <w:rPr>
          <w:rFonts w:cs="Arial"/>
          <w:lang w:val="en-GB"/>
        </w:rPr>
      </w:pPr>
    </w:p>
    <w:p w14:paraId="24C7B10B" w14:textId="77777777" w:rsidR="004D0D3F" w:rsidRPr="00941FD0" w:rsidRDefault="004D0D3F" w:rsidP="00997013">
      <w:pPr>
        <w:pStyle w:val="FormatvorlageAnhang12Pt"/>
        <w:rPr>
          <w:lang w:val="en-GB"/>
        </w:rPr>
      </w:pPr>
      <w:bookmarkStart w:id="120" w:name="_Toc423960758"/>
      <w:r w:rsidRPr="00771BA7">
        <w:rPr>
          <w:lang w:val="en-GB"/>
        </w:rPr>
        <w:t>D.5 Example of the XML schema definition of a table with advanced and stru</w:t>
      </w:r>
      <w:r w:rsidRPr="00771BA7">
        <w:rPr>
          <w:lang w:val="en-GB"/>
        </w:rPr>
        <w:t>c</w:t>
      </w:r>
      <w:r w:rsidRPr="00771BA7">
        <w:rPr>
          <w:lang w:val="en-GB"/>
        </w:rPr>
        <w:t>tured data types</w:t>
      </w:r>
      <w:r w:rsidRPr="0086787A">
        <w:rPr>
          <w:lang w:val="en-GB"/>
        </w:rPr>
        <w:t>: table1</w:t>
      </w:r>
      <w:r w:rsidRPr="00941FD0">
        <w:rPr>
          <w:lang w:val="en-GB"/>
        </w:rPr>
        <w:t>.xsd</w:t>
      </w:r>
      <w:bookmarkEnd w:id="120"/>
    </w:p>
    <w:p w14:paraId="1BDFB157" w14:textId="77777777" w:rsidR="004D0D3F" w:rsidRDefault="004D0D3F" w:rsidP="004D0D3F">
      <w:pPr>
        <w:rPr>
          <w:rFonts w:cs="Arial"/>
          <w:lang w:val="en-GB"/>
        </w:rPr>
      </w:pPr>
    </w:p>
    <w:p w14:paraId="6FA30EE0"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8080"/>
          <w:sz w:val="20"/>
          <w:lang w:val="en-US"/>
        </w:rPr>
        <w:t>&lt;?</w:t>
      </w:r>
      <w:r w:rsidRPr="00F07B9E">
        <w:rPr>
          <w:rFonts w:ascii="Consolas" w:hAnsi="Consolas" w:cs="Consolas"/>
          <w:color w:val="3F7F7F"/>
          <w:sz w:val="20"/>
          <w:lang w:val="en-US"/>
        </w:rPr>
        <w:t>xml</w:t>
      </w:r>
      <w:r w:rsidRPr="00F07B9E">
        <w:rPr>
          <w:rFonts w:ascii="Consolas" w:hAnsi="Consolas" w:cs="Consolas"/>
          <w:sz w:val="20"/>
          <w:lang w:val="en-US"/>
        </w:rPr>
        <w:t xml:space="preserve"> </w:t>
      </w:r>
      <w:r w:rsidRPr="00F07B9E">
        <w:rPr>
          <w:rFonts w:ascii="Consolas" w:hAnsi="Consolas" w:cs="Consolas"/>
          <w:color w:val="7F007F"/>
          <w:sz w:val="20"/>
          <w:lang w:val="en-US"/>
        </w:rPr>
        <w:t>version</w:t>
      </w:r>
      <w:r w:rsidRPr="00F07B9E">
        <w:rPr>
          <w:rFonts w:ascii="Consolas" w:hAnsi="Consolas" w:cs="Consolas"/>
          <w:color w:val="000000"/>
          <w:sz w:val="20"/>
          <w:lang w:val="en-US"/>
        </w:rPr>
        <w:t>=</w:t>
      </w:r>
      <w:r w:rsidRPr="00F07B9E">
        <w:rPr>
          <w:rFonts w:ascii="Consolas" w:hAnsi="Consolas" w:cs="Consolas"/>
          <w:i/>
          <w:iCs/>
          <w:color w:val="2A00FF"/>
          <w:sz w:val="20"/>
          <w:lang w:val="en-US"/>
        </w:rPr>
        <w:t>"1.0"</w:t>
      </w:r>
      <w:r w:rsidRPr="00F07B9E">
        <w:rPr>
          <w:rFonts w:ascii="Consolas" w:hAnsi="Consolas" w:cs="Consolas"/>
          <w:sz w:val="20"/>
          <w:lang w:val="en-US"/>
        </w:rPr>
        <w:t xml:space="preserve"> </w:t>
      </w:r>
      <w:r w:rsidRPr="00F07B9E">
        <w:rPr>
          <w:rFonts w:ascii="Consolas" w:hAnsi="Consolas" w:cs="Consolas"/>
          <w:color w:val="7F007F"/>
          <w:sz w:val="20"/>
          <w:lang w:val="en-US"/>
        </w:rPr>
        <w:t>encoding</w:t>
      </w:r>
      <w:r w:rsidRPr="00F07B9E">
        <w:rPr>
          <w:rFonts w:ascii="Consolas" w:hAnsi="Consolas" w:cs="Consolas"/>
          <w:color w:val="000000"/>
          <w:sz w:val="20"/>
          <w:lang w:val="en-US"/>
        </w:rPr>
        <w:t>=</w:t>
      </w:r>
      <w:r w:rsidRPr="00F07B9E">
        <w:rPr>
          <w:rFonts w:ascii="Consolas" w:hAnsi="Consolas" w:cs="Consolas"/>
          <w:i/>
          <w:iCs/>
          <w:color w:val="2A00FF"/>
          <w:sz w:val="20"/>
          <w:lang w:val="en-US"/>
        </w:rPr>
        <w:t>"utf-8"</w:t>
      </w:r>
      <w:r w:rsidRPr="00F07B9E">
        <w:rPr>
          <w:rFonts w:ascii="Consolas" w:hAnsi="Consolas" w:cs="Consolas"/>
          <w:sz w:val="20"/>
          <w:lang w:val="en-US"/>
        </w:rPr>
        <w:t xml:space="preserve"> </w:t>
      </w:r>
      <w:r w:rsidRPr="00F07B9E">
        <w:rPr>
          <w:rFonts w:ascii="Consolas" w:hAnsi="Consolas" w:cs="Consolas"/>
          <w:color w:val="7F007F"/>
          <w:sz w:val="20"/>
          <w:lang w:val="en-US"/>
        </w:rPr>
        <w:t>standalone</w:t>
      </w:r>
      <w:r w:rsidRPr="00F07B9E">
        <w:rPr>
          <w:rFonts w:ascii="Consolas" w:hAnsi="Consolas" w:cs="Consolas"/>
          <w:color w:val="000000"/>
          <w:sz w:val="20"/>
          <w:lang w:val="en-US"/>
        </w:rPr>
        <w:t>=</w:t>
      </w:r>
      <w:r w:rsidRPr="00F07B9E">
        <w:rPr>
          <w:rFonts w:ascii="Consolas" w:hAnsi="Consolas" w:cs="Consolas"/>
          <w:i/>
          <w:iCs/>
          <w:color w:val="2A00FF"/>
          <w:sz w:val="20"/>
          <w:lang w:val="en-US"/>
        </w:rPr>
        <w:t>"no"</w:t>
      </w:r>
      <w:r w:rsidRPr="00F07B9E">
        <w:rPr>
          <w:rFonts w:ascii="Consolas" w:hAnsi="Consolas" w:cs="Consolas"/>
          <w:color w:val="008080"/>
          <w:sz w:val="20"/>
          <w:lang w:val="en-US"/>
        </w:rPr>
        <w:t>?&gt;</w:t>
      </w:r>
    </w:p>
    <w:p w14:paraId="5D7E9106" w14:textId="77777777" w:rsidR="000823D7" w:rsidRDefault="000823D7" w:rsidP="000823D7">
      <w:pPr>
        <w:autoSpaceDE w:val="0"/>
        <w:autoSpaceDN w:val="0"/>
        <w:adjustRightInd w:val="0"/>
        <w:spacing w:after="0" w:line="240" w:lineRule="auto"/>
        <w:rPr>
          <w:rFonts w:ascii="Consolas" w:hAnsi="Consolas" w:cs="Consolas"/>
          <w:sz w:val="20"/>
        </w:rPr>
      </w:pPr>
      <w:r>
        <w:rPr>
          <w:rFonts w:ascii="Consolas" w:hAnsi="Consolas" w:cs="Consolas"/>
          <w:color w:val="008080"/>
          <w:sz w:val="20"/>
        </w:rPr>
        <w:t>&lt;</w:t>
      </w:r>
      <w:r>
        <w:rPr>
          <w:rFonts w:ascii="Consolas" w:hAnsi="Consolas" w:cs="Consolas"/>
          <w:color w:val="3F7F7F"/>
          <w:sz w:val="20"/>
        </w:rPr>
        <w:t>xs:schema</w:t>
      </w:r>
      <w:r>
        <w:rPr>
          <w:rFonts w:ascii="Consolas" w:hAnsi="Consolas" w:cs="Consolas"/>
          <w:sz w:val="20"/>
        </w:rPr>
        <w:t xml:space="preserve"> </w:t>
      </w:r>
    </w:p>
    <w:p w14:paraId="5B8E7183" w14:textId="77777777" w:rsidR="000823D7" w:rsidRDefault="000823D7" w:rsidP="000823D7">
      <w:pPr>
        <w:autoSpaceDE w:val="0"/>
        <w:autoSpaceDN w:val="0"/>
        <w:adjustRightInd w:val="0"/>
        <w:spacing w:after="0" w:line="240" w:lineRule="auto"/>
        <w:rPr>
          <w:rFonts w:ascii="Consolas" w:hAnsi="Consolas" w:cs="Consolas"/>
          <w:sz w:val="20"/>
        </w:rPr>
      </w:pPr>
      <w:r>
        <w:rPr>
          <w:rFonts w:ascii="Consolas" w:hAnsi="Consolas" w:cs="Consolas"/>
          <w:sz w:val="20"/>
        </w:rPr>
        <w:t xml:space="preserve">  </w:t>
      </w:r>
      <w:r>
        <w:rPr>
          <w:rFonts w:ascii="Consolas" w:hAnsi="Consolas" w:cs="Consolas"/>
          <w:color w:val="7F007F"/>
          <w:sz w:val="20"/>
        </w:rPr>
        <w:t>xmlns:xs</w:t>
      </w:r>
      <w:r>
        <w:rPr>
          <w:rFonts w:ascii="Consolas" w:hAnsi="Consolas" w:cs="Consolas"/>
          <w:color w:val="000000"/>
          <w:sz w:val="20"/>
        </w:rPr>
        <w:t>=</w:t>
      </w:r>
      <w:r>
        <w:rPr>
          <w:rFonts w:ascii="Consolas" w:hAnsi="Consolas" w:cs="Consolas"/>
          <w:i/>
          <w:iCs/>
          <w:color w:val="2A00FF"/>
          <w:sz w:val="20"/>
        </w:rPr>
        <w:t>"http://www.w3.org/2001/XMLSchema"</w:t>
      </w:r>
      <w:r>
        <w:rPr>
          <w:rFonts w:ascii="Consolas" w:hAnsi="Consolas" w:cs="Consolas"/>
          <w:sz w:val="20"/>
        </w:rPr>
        <w:t xml:space="preserve"> </w:t>
      </w:r>
    </w:p>
    <w:p w14:paraId="02A5A2BC" w14:textId="6574A770" w:rsidR="000823D7" w:rsidRDefault="000823D7" w:rsidP="000823D7">
      <w:pPr>
        <w:autoSpaceDE w:val="0"/>
        <w:autoSpaceDN w:val="0"/>
        <w:adjustRightInd w:val="0"/>
        <w:spacing w:after="0" w:line="240" w:lineRule="auto"/>
        <w:rPr>
          <w:rFonts w:ascii="Consolas" w:hAnsi="Consolas" w:cs="Consolas"/>
          <w:sz w:val="20"/>
        </w:rPr>
      </w:pPr>
      <w:r>
        <w:rPr>
          <w:rFonts w:ascii="Consolas" w:hAnsi="Consolas" w:cs="Consolas"/>
          <w:sz w:val="20"/>
        </w:rPr>
        <w:t xml:space="preserve">  </w:t>
      </w:r>
      <w:r>
        <w:rPr>
          <w:rFonts w:ascii="Consolas" w:hAnsi="Consolas" w:cs="Consolas"/>
          <w:color w:val="7F007F"/>
          <w:sz w:val="20"/>
        </w:rPr>
        <w:t>xmlns</w:t>
      </w:r>
      <w:r>
        <w:rPr>
          <w:rFonts w:ascii="Consolas" w:hAnsi="Consolas" w:cs="Consolas"/>
          <w:color w:val="000000"/>
          <w:sz w:val="20"/>
        </w:rPr>
        <w:t>=</w:t>
      </w:r>
      <w:r>
        <w:rPr>
          <w:rFonts w:ascii="Consolas" w:hAnsi="Consolas" w:cs="Consolas"/>
          <w:i/>
          <w:iCs/>
          <w:color w:val="2A00FF"/>
          <w:sz w:val="20"/>
        </w:rPr>
        <w:t>"http://www.admin.ch/xmlns/siard/</w:t>
      </w:r>
      <w:r w:rsidR="007F2807">
        <w:rPr>
          <w:rFonts w:ascii="Consolas" w:hAnsi="Consolas" w:cs="Consolas"/>
          <w:i/>
          <w:iCs/>
          <w:color w:val="2A00FF"/>
          <w:sz w:val="20"/>
        </w:rPr>
        <w:t>2.0</w:t>
      </w:r>
      <w:r>
        <w:rPr>
          <w:rFonts w:ascii="Consolas" w:hAnsi="Consolas" w:cs="Consolas"/>
          <w:i/>
          <w:iCs/>
          <w:color w:val="2A00FF"/>
          <w:sz w:val="20"/>
        </w:rPr>
        <w:t>/schema0/table1.xsd"</w:t>
      </w:r>
      <w:r>
        <w:rPr>
          <w:rFonts w:ascii="Consolas" w:hAnsi="Consolas" w:cs="Consolas"/>
          <w:sz w:val="20"/>
        </w:rPr>
        <w:t xml:space="preserve"> </w:t>
      </w:r>
    </w:p>
    <w:p w14:paraId="2760A83E"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Pr>
          <w:rFonts w:ascii="Consolas" w:hAnsi="Consolas" w:cs="Consolas"/>
          <w:sz w:val="20"/>
        </w:rPr>
        <w:t xml:space="preserve">  </w:t>
      </w:r>
      <w:r w:rsidRPr="00F07B9E">
        <w:rPr>
          <w:rFonts w:ascii="Consolas" w:hAnsi="Consolas" w:cs="Consolas"/>
          <w:color w:val="7F007F"/>
          <w:sz w:val="20"/>
          <w:lang w:val="en-US"/>
        </w:rPr>
        <w:t>attributeFormDefault</w:t>
      </w:r>
      <w:r w:rsidRPr="00F07B9E">
        <w:rPr>
          <w:rFonts w:ascii="Consolas" w:hAnsi="Consolas" w:cs="Consolas"/>
          <w:color w:val="000000"/>
          <w:sz w:val="20"/>
          <w:lang w:val="en-US"/>
        </w:rPr>
        <w:t>=</w:t>
      </w:r>
      <w:r w:rsidRPr="00F07B9E">
        <w:rPr>
          <w:rFonts w:ascii="Consolas" w:hAnsi="Consolas" w:cs="Consolas"/>
          <w:i/>
          <w:iCs/>
          <w:color w:val="2A00FF"/>
          <w:sz w:val="20"/>
          <w:lang w:val="en-US"/>
        </w:rPr>
        <w:t>"unqualified"</w:t>
      </w:r>
      <w:r w:rsidRPr="00F07B9E">
        <w:rPr>
          <w:rFonts w:ascii="Consolas" w:hAnsi="Consolas" w:cs="Consolas"/>
          <w:sz w:val="20"/>
          <w:lang w:val="en-US"/>
        </w:rPr>
        <w:t xml:space="preserve"> </w:t>
      </w:r>
    </w:p>
    <w:p w14:paraId="422310DE"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sz w:val="20"/>
          <w:lang w:val="en-US"/>
        </w:rPr>
        <w:t xml:space="preserve">  </w:t>
      </w:r>
      <w:r w:rsidRPr="00F07B9E">
        <w:rPr>
          <w:rFonts w:ascii="Consolas" w:hAnsi="Consolas" w:cs="Consolas"/>
          <w:color w:val="7F007F"/>
          <w:sz w:val="20"/>
          <w:lang w:val="en-US"/>
        </w:rPr>
        <w:t>elementFormDefault</w:t>
      </w:r>
      <w:r w:rsidRPr="00F07B9E">
        <w:rPr>
          <w:rFonts w:ascii="Consolas" w:hAnsi="Consolas" w:cs="Consolas"/>
          <w:color w:val="000000"/>
          <w:sz w:val="20"/>
          <w:lang w:val="en-US"/>
        </w:rPr>
        <w:t>=</w:t>
      </w:r>
      <w:r w:rsidRPr="00F07B9E">
        <w:rPr>
          <w:rFonts w:ascii="Consolas" w:hAnsi="Consolas" w:cs="Consolas"/>
          <w:i/>
          <w:iCs/>
          <w:color w:val="2A00FF"/>
          <w:sz w:val="20"/>
          <w:lang w:val="en-US"/>
        </w:rPr>
        <w:t>"qualified"</w:t>
      </w:r>
      <w:r w:rsidRPr="00F07B9E">
        <w:rPr>
          <w:rFonts w:ascii="Consolas" w:hAnsi="Consolas" w:cs="Consolas"/>
          <w:sz w:val="20"/>
          <w:lang w:val="en-US"/>
        </w:rPr>
        <w:t xml:space="preserve"> </w:t>
      </w:r>
    </w:p>
    <w:p w14:paraId="564AE3EC" w14:textId="47486BCC"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sz w:val="20"/>
          <w:lang w:val="en-US"/>
        </w:rPr>
        <w:t xml:space="preserve">  </w:t>
      </w:r>
      <w:r w:rsidRPr="00F07B9E">
        <w:rPr>
          <w:rFonts w:ascii="Consolas" w:hAnsi="Consolas" w:cs="Consolas"/>
          <w:color w:val="7F007F"/>
          <w:sz w:val="20"/>
          <w:lang w:val="en-US"/>
        </w:rPr>
        <w:t>targetNamespace</w:t>
      </w:r>
      <w:r w:rsidRPr="00F07B9E">
        <w:rPr>
          <w:rFonts w:ascii="Consolas" w:hAnsi="Consolas" w:cs="Consolas"/>
          <w:color w:val="000000"/>
          <w:sz w:val="20"/>
          <w:lang w:val="en-US"/>
        </w:rPr>
        <w:t>=</w:t>
      </w:r>
      <w:r w:rsidRPr="00F07B9E">
        <w:rPr>
          <w:rFonts w:ascii="Consolas" w:hAnsi="Consolas" w:cs="Consolas"/>
          <w:i/>
          <w:iCs/>
          <w:color w:val="2A00FF"/>
          <w:sz w:val="20"/>
          <w:lang w:val="en-US"/>
        </w:rPr>
        <w:t>"http://www.admin.ch/xmlns/siard/</w:t>
      </w:r>
      <w:r w:rsidR="007F2807">
        <w:rPr>
          <w:rFonts w:ascii="Consolas" w:hAnsi="Consolas" w:cs="Consolas"/>
          <w:i/>
          <w:iCs/>
          <w:color w:val="2A00FF"/>
          <w:sz w:val="20"/>
          <w:lang w:val="en-US"/>
        </w:rPr>
        <w:t>2.0</w:t>
      </w:r>
      <w:r w:rsidRPr="00F07B9E">
        <w:rPr>
          <w:rFonts w:ascii="Consolas" w:hAnsi="Consolas" w:cs="Consolas"/>
          <w:i/>
          <w:iCs/>
          <w:color w:val="2A00FF"/>
          <w:sz w:val="20"/>
          <w:lang w:val="en-US"/>
        </w:rPr>
        <w:t>/schema0/table1.xsd"</w:t>
      </w:r>
      <w:r w:rsidRPr="00F07B9E">
        <w:rPr>
          <w:rFonts w:ascii="Consolas" w:hAnsi="Consolas" w:cs="Consolas"/>
          <w:color w:val="008080"/>
          <w:sz w:val="20"/>
          <w:lang w:val="en-US"/>
        </w:rPr>
        <w:t>&gt;</w:t>
      </w:r>
    </w:p>
    <w:p w14:paraId="1216B552"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"table"</w:t>
      </w:r>
      <w:r w:rsidRPr="00F07B9E">
        <w:rPr>
          <w:rFonts w:ascii="Consolas" w:hAnsi="Consolas" w:cs="Consolas"/>
          <w:color w:val="008080"/>
          <w:sz w:val="20"/>
          <w:lang w:val="en-US"/>
        </w:rPr>
        <w:t>&gt;</w:t>
      </w:r>
    </w:p>
    <w:p w14:paraId="0C36C370"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color w:val="008080"/>
          <w:sz w:val="20"/>
          <w:lang w:val="en-US"/>
        </w:rPr>
        <w:t>&gt;</w:t>
      </w:r>
    </w:p>
    <w:p w14:paraId="2BF45F74"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58FEAEB8"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maxOccurs</w:t>
      </w:r>
      <w:r w:rsidRPr="00F07B9E">
        <w:rPr>
          <w:rFonts w:ascii="Consolas" w:hAnsi="Consolas" w:cs="Consolas"/>
          <w:color w:val="000000"/>
          <w:sz w:val="20"/>
          <w:lang w:val="en-US"/>
        </w:rPr>
        <w:t>=</w:t>
      </w:r>
      <w:r w:rsidRPr="00F07B9E">
        <w:rPr>
          <w:rFonts w:ascii="Consolas" w:hAnsi="Consolas" w:cs="Consolas"/>
          <w:i/>
          <w:iCs/>
          <w:color w:val="2A00FF"/>
          <w:sz w:val="20"/>
          <w:lang w:val="en-US"/>
        </w:rPr>
        <w:t>"unbounded"</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"row"</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"rowType"</w:t>
      </w:r>
      <w:r w:rsidRPr="00F07B9E">
        <w:rPr>
          <w:rFonts w:ascii="Consolas" w:hAnsi="Consolas" w:cs="Consolas"/>
          <w:color w:val="008080"/>
          <w:sz w:val="20"/>
          <w:lang w:val="en-US"/>
        </w:rPr>
        <w:t>&gt;&lt;/</w:t>
      </w:r>
      <w:r w:rsidRPr="00F07B9E">
        <w:rPr>
          <w:rFonts w:ascii="Consolas" w:hAnsi="Consolas" w:cs="Consolas"/>
          <w:color w:val="3F7F7F"/>
          <w:sz w:val="20"/>
          <w:lang w:val="en-US"/>
        </w:rPr>
        <w:t>xs:element</w:t>
      </w:r>
      <w:r w:rsidRPr="00F07B9E">
        <w:rPr>
          <w:rFonts w:ascii="Consolas" w:hAnsi="Consolas" w:cs="Consolas"/>
          <w:color w:val="008080"/>
          <w:sz w:val="20"/>
          <w:lang w:val="en-US"/>
        </w:rPr>
        <w:t>&gt;</w:t>
      </w:r>
    </w:p>
    <w:p w14:paraId="3D81B0EB"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336D0CAD"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color w:val="008080"/>
          <w:sz w:val="20"/>
          <w:lang w:val="en-US"/>
        </w:rPr>
        <w:t>&gt;</w:t>
      </w:r>
    </w:p>
    <w:p w14:paraId="798C1280"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color w:val="008080"/>
          <w:sz w:val="20"/>
          <w:lang w:val="en-US"/>
        </w:rPr>
        <w:t>&gt;</w:t>
      </w:r>
    </w:p>
    <w:p w14:paraId="0DAEA78C"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"rowType"</w:t>
      </w:r>
      <w:r w:rsidRPr="00F07B9E">
        <w:rPr>
          <w:rFonts w:ascii="Consolas" w:hAnsi="Consolas" w:cs="Consolas"/>
          <w:color w:val="008080"/>
          <w:sz w:val="20"/>
          <w:lang w:val="en-US"/>
        </w:rPr>
        <w:t>&gt;</w:t>
      </w:r>
    </w:p>
    <w:p w14:paraId="005E60D5"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3FB57CFB"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sz w:val="20"/>
          <w:lang w:val="en-US"/>
        </w:rPr>
        <w:t xml:space="preserve"> </w:t>
      </w:r>
      <w:r w:rsidRPr="00F07B9E">
        <w:rPr>
          <w:rFonts w:ascii="Consolas" w:hAnsi="Consolas" w:cs="Consolas"/>
          <w:i/>
          <w:iCs/>
          <w:color w:val="2A00FF"/>
          <w:sz w:val="20"/>
          <w:lang w:val="en-US"/>
        </w:rPr>
        <w:t>"c1"</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"xs:integer"</w:t>
      </w:r>
      <w:r w:rsidRPr="00F07B9E">
        <w:rPr>
          <w:rFonts w:ascii="Consolas" w:hAnsi="Consolas" w:cs="Consolas"/>
          <w:sz w:val="20"/>
          <w:lang w:val="en-US"/>
        </w:rPr>
        <w:t xml:space="preserve"> </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ID --&gt;</w:t>
      </w:r>
    </w:p>
    <w:p w14:paraId="30888C77"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sz w:val="20"/>
          <w:lang w:val="en-US"/>
        </w:rPr>
        <w:t xml:space="preserve"> </w:t>
      </w:r>
      <w:r w:rsidRPr="00F07B9E">
        <w:rPr>
          <w:rFonts w:ascii="Consolas" w:hAnsi="Consolas" w:cs="Consolas"/>
          <w:i/>
          <w:iCs/>
          <w:color w:val="2A00FF"/>
          <w:sz w:val="20"/>
          <w:lang w:val="en-US"/>
        </w:rPr>
        <w:t>"c2"</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"xs:integer"</w:t>
      </w:r>
      <w:r w:rsidRPr="00F07B9E">
        <w:rPr>
          <w:rFonts w:ascii="Consolas" w:hAnsi="Consolas" w:cs="Consolas"/>
          <w:sz w:val="20"/>
          <w:lang w:val="en-US"/>
        </w:rPr>
        <w:t xml:space="preserve"> </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CDISTINCT --&gt;</w:t>
      </w:r>
    </w:p>
    <w:p w14:paraId="01818CF2"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sz w:val="20"/>
          <w:lang w:val="en-US"/>
        </w:rPr>
        <w:t xml:space="preserve"> </w:t>
      </w:r>
      <w:r w:rsidRPr="00F07B9E">
        <w:rPr>
          <w:rFonts w:ascii="Consolas" w:hAnsi="Consolas" w:cs="Consolas"/>
          <w:i/>
          <w:iCs/>
          <w:color w:val="2A00FF"/>
          <w:sz w:val="20"/>
          <w:lang w:val="en-US"/>
        </w:rPr>
        <w:t>"c3"</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CROW --&gt;</w:t>
      </w:r>
    </w:p>
    <w:p w14:paraId="6208DFFA"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color w:val="008080"/>
          <w:sz w:val="20"/>
          <w:lang w:val="en-US"/>
        </w:rPr>
        <w:t>&gt;</w:t>
      </w:r>
    </w:p>
    <w:p w14:paraId="09855F47"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5CA4E37C"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lastRenderedPageBreak/>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"r1"</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"xs:integer"</w:t>
      </w:r>
      <w:r w:rsidRPr="00F07B9E">
        <w:rPr>
          <w:rFonts w:ascii="Consolas" w:hAnsi="Consolas" w:cs="Consolas"/>
          <w:sz w:val="20"/>
          <w:lang w:val="en-US"/>
        </w:rPr>
        <w:t xml:space="preserve"> </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TABLEID --&gt;</w:t>
      </w:r>
    </w:p>
    <w:p w14:paraId="3CB7EAD5"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"r2"</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"clobType"</w:t>
      </w:r>
      <w:r w:rsidRPr="00F07B9E">
        <w:rPr>
          <w:rFonts w:ascii="Consolas" w:hAnsi="Consolas" w:cs="Consolas"/>
          <w:sz w:val="20"/>
          <w:lang w:val="en-US"/>
        </w:rPr>
        <w:t xml:space="preserve"> </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TRANSCRIPTION --&gt;</w:t>
      </w:r>
    </w:p>
    <w:p w14:paraId="76B8BE99"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"r3"</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"blobType "</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SOUND --&gt;</w:t>
      </w:r>
    </w:p>
    <w:p w14:paraId="2874EFE4"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2923BE7E"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color w:val="008080"/>
          <w:sz w:val="20"/>
          <w:lang w:val="en-US"/>
        </w:rPr>
        <w:t>&gt;</w:t>
      </w:r>
    </w:p>
    <w:p w14:paraId="5B4FB83F"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color w:val="008080"/>
          <w:sz w:val="20"/>
          <w:lang w:val="en-US"/>
        </w:rPr>
        <w:t>&gt;</w:t>
      </w:r>
    </w:p>
    <w:p w14:paraId="1C5C25E0"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sz w:val="20"/>
          <w:lang w:val="en-US"/>
        </w:rPr>
        <w:t xml:space="preserve"> </w:t>
      </w:r>
      <w:r w:rsidRPr="00F07B9E">
        <w:rPr>
          <w:rFonts w:ascii="Consolas" w:hAnsi="Consolas" w:cs="Consolas"/>
          <w:i/>
          <w:iCs/>
          <w:color w:val="2A00FF"/>
          <w:sz w:val="20"/>
          <w:lang w:val="en-US"/>
        </w:rPr>
        <w:t>"c4"</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CARRAY --&gt;</w:t>
      </w:r>
    </w:p>
    <w:p w14:paraId="1625C5D0"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color w:val="008080"/>
          <w:sz w:val="20"/>
          <w:lang w:val="en-US"/>
        </w:rPr>
        <w:t>&gt;</w:t>
      </w:r>
    </w:p>
    <w:p w14:paraId="42228252"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40EE61C0"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"a1"</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008080"/>
          <w:sz w:val="20"/>
          <w:lang w:val="en-US"/>
        </w:rPr>
        <w:t>/&gt;</w:t>
      </w:r>
    </w:p>
    <w:p w14:paraId="1428D40D"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"a2"</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008080"/>
          <w:sz w:val="20"/>
          <w:lang w:val="en-US"/>
        </w:rPr>
        <w:t>/&gt;</w:t>
      </w:r>
    </w:p>
    <w:p w14:paraId="7D5BAD44"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"a3"</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008080"/>
          <w:sz w:val="20"/>
          <w:lang w:val="en-US"/>
        </w:rPr>
        <w:t>/&gt;</w:t>
      </w:r>
    </w:p>
    <w:p w14:paraId="411312E6"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"a4"</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sz w:val="20"/>
          <w:lang w:val="en-US"/>
        </w:rPr>
        <w:t xml:space="preserve"> </w:t>
      </w:r>
      <w:r w:rsidRPr="00F07B9E">
        <w:rPr>
          <w:rFonts w:ascii="Consolas" w:hAnsi="Consolas" w:cs="Consolas"/>
          <w:color w:val="008080"/>
          <w:sz w:val="20"/>
          <w:lang w:val="en-US"/>
        </w:rPr>
        <w:t>/&gt;</w:t>
      </w:r>
    </w:p>
    <w:p w14:paraId="13C8CB83"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19341EC8"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color w:val="008080"/>
          <w:sz w:val="20"/>
          <w:lang w:val="en-US"/>
        </w:rPr>
        <w:t>&gt;</w:t>
      </w:r>
    </w:p>
    <w:p w14:paraId="7F8DAF5A"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color w:val="008080"/>
          <w:sz w:val="20"/>
          <w:lang w:val="en-US"/>
        </w:rPr>
        <w:t>&gt;</w:t>
      </w:r>
    </w:p>
    <w:p w14:paraId="798D0195"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sz w:val="20"/>
          <w:lang w:val="en-US"/>
        </w:rPr>
        <w:t xml:space="preserve"> </w:t>
      </w:r>
      <w:r w:rsidRPr="00F07B9E">
        <w:rPr>
          <w:rFonts w:ascii="Consolas" w:hAnsi="Consolas" w:cs="Consolas"/>
          <w:i/>
          <w:iCs/>
          <w:color w:val="2A00FF"/>
          <w:sz w:val="20"/>
          <w:lang w:val="en-US"/>
        </w:rPr>
        <w:t>"c5"</w:t>
      </w:r>
      <w:r w:rsidRPr="00F07B9E">
        <w:rPr>
          <w:rFonts w:ascii="Consolas" w:hAnsi="Consolas" w:cs="Consolas"/>
          <w:sz w:val="20"/>
          <w:lang w:val="en-US"/>
        </w:rPr>
        <w:t xml:space="preserve"> </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CUDT --&gt;</w:t>
      </w:r>
    </w:p>
    <w:p w14:paraId="3182B4EE"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color w:val="008080"/>
          <w:sz w:val="20"/>
          <w:lang w:val="en-US"/>
        </w:rPr>
        <w:t>&gt;</w:t>
      </w:r>
    </w:p>
    <w:p w14:paraId="7E63D56A"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56FF443C"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"u1"</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"xs:integer"</w:t>
      </w:r>
      <w:r w:rsidRPr="00F07B9E">
        <w:rPr>
          <w:rFonts w:ascii="Consolas" w:hAnsi="Consolas" w:cs="Consolas"/>
          <w:sz w:val="20"/>
          <w:lang w:val="en-US"/>
        </w:rPr>
        <w:t xml:space="preserve"> </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ID --&gt;</w:t>
      </w:r>
    </w:p>
    <w:p w14:paraId="19E98E09"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"u2"</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NESTEDROW --&gt;</w:t>
      </w:r>
    </w:p>
    <w:p w14:paraId="2FFAB9C0"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color w:val="008080"/>
          <w:sz w:val="20"/>
          <w:lang w:val="en-US"/>
        </w:rPr>
        <w:t>&gt;</w:t>
      </w:r>
    </w:p>
    <w:p w14:paraId="40B4C35B"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71B75445"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"r1"</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"xs:integer"</w:t>
      </w:r>
      <w:r w:rsidRPr="00F07B9E">
        <w:rPr>
          <w:rFonts w:ascii="Consolas" w:hAnsi="Consolas" w:cs="Consolas"/>
          <w:sz w:val="20"/>
          <w:lang w:val="en-US"/>
        </w:rPr>
        <w:t xml:space="preserve"> </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TABLEID --&gt;</w:t>
      </w:r>
    </w:p>
    <w:p w14:paraId="2128CF95"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"r2"</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"clobType"</w:t>
      </w:r>
      <w:r w:rsidRPr="00F07B9E">
        <w:rPr>
          <w:rFonts w:ascii="Consolas" w:hAnsi="Consolas" w:cs="Consolas"/>
          <w:sz w:val="20"/>
          <w:lang w:val="en-US"/>
        </w:rPr>
        <w:t xml:space="preserve"> </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TRANSCRIPTION --&gt;</w:t>
      </w:r>
    </w:p>
    <w:p w14:paraId="35B04BFD"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sz w:val="20"/>
          <w:lang w:val="en-US"/>
        </w:rPr>
        <w:t xml:space="preserve"> </w:t>
      </w:r>
      <w:r w:rsidRPr="00F07B9E">
        <w:rPr>
          <w:rFonts w:ascii="Consolas" w:hAnsi="Consolas" w:cs="Consolas"/>
          <w:color w:val="7F007F"/>
          <w:sz w:val="20"/>
          <w:lang w:val="en-US"/>
        </w:rPr>
        <w:t>minOccurs</w:t>
      </w:r>
      <w:r w:rsidRPr="00F07B9E">
        <w:rPr>
          <w:rFonts w:ascii="Consolas" w:hAnsi="Consolas" w:cs="Consolas"/>
          <w:color w:val="000000"/>
          <w:sz w:val="20"/>
          <w:lang w:val="en-US"/>
        </w:rPr>
        <w:t>=</w:t>
      </w:r>
      <w:r w:rsidRPr="00F07B9E">
        <w:rPr>
          <w:rFonts w:ascii="Consolas" w:hAnsi="Consolas" w:cs="Consolas"/>
          <w:i/>
          <w:iCs/>
          <w:color w:val="2A00FF"/>
          <w:sz w:val="20"/>
          <w:lang w:val="en-US"/>
        </w:rPr>
        <w:t>"0"</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"r3"</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"blobType "</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SOUND --&gt;</w:t>
      </w:r>
    </w:p>
    <w:p w14:paraId="475FFFFA"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48EBF635"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color w:val="008080"/>
          <w:sz w:val="20"/>
          <w:lang w:val="en-US"/>
        </w:rPr>
        <w:t>&gt;</w:t>
      </w:r>
    </w:p>
    <w:p w14:paraId="1F5127AC"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color w:val="008080"/>
          <w:sz w:val="20"/>
          <w:lang w:val="en-US"/>
        </w:rPr>
        <w:t>&gt;</w:t>
      </w:r>
    </w:p>
    <w:p w14:paraId="076BB1DA"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4992ACCB"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color w:val="008080"/>
          <w:sz w:val="20"/>
          <w:lang w:val="en-US"/>
        </w:rPr>
        <w:t>&gt;</w:t>
      </w:r>
    </w:p>
    <w:p w14:paraId="1AFBD538"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xs:element</w:t>
      </w:r>
      <w:r w:rsidRPr="00F07B9E">
        <w:rPr>
          <w:rFonts w:ascii="Consolas" w:hAnsi="Consolas" w:cs="Consolas"/>
          <w:color w:val="008080"/>
          <w:sz w:val="20"/>
          <w:lang w:val="en-US"/>
        </w:rPr>
        <w:t>&gt;</w:t>
      </w:r>
    </w:p>
    <w:p w14:paraId="4A2F8748"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xs:sequence</w:t>
      </w:r>
      <w:r w:rsidRPr="00F07B9E">
        <w:rPr>
          <w:rFonts w:ascii="Consolas" w:hAnsi="Consolas" w:cs="Consolas"/>
          <w:color w:val="008080"/>
          <w:sz w:val="20"/>
          <w:lang w:val="en-US"/>
        </w:rPr>
        <w:t>&gt;</w:t>
      </w:r>
    </w:p>
    <w:p w14:paraId="1C65A901"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color w:val="008080"/>
          <w:sz w:val="20"/>
          <w:lang w:val="en-US"/>
        </w:rPr>
        <w:t>&gt;</w:t>
      </w:r>
    </w:p>
    <w:p w14:paraId="031148A9"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"clobType"</w:t>
      </w:r>
      <w:r w:rsidRPr="00F07B9E">
        <w:rPr>
          <w:rFonts w:ascii="Consolas" w:hAnsi="Consolas" w:cs="Consolas"/>
          <w:color w:val="008080"/>
          <w:sz w:val="20"/>
          <w:lang w:val="en-US"/>
        </w:rPr>
        <w:t>&gt;</w:t>
      </w:r>
    </w:p>
    <w:p w14:paraId="491D1ED6"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xs:simpleContent</w:t>
      </w:r>
      <w:r w:rsidRPr="00F07B9E">
        <w:rPr>
          <w:rFonts w:ascii="Consolas" w:hAnsi="Consolas" w:cs="Consolas"/>
          <w:color w:val="008080"/>
          <w:sz w:val="20"/>
          <w:lang w:val="en-US"/>
        </w:rPr>
        <w:t>&gt;</w:t>
      </w:r>
    </w:p>
    <w:p w14:paraId="7D34CE5C"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xs:extension</w:t>
      </w:r>
      <w:r w:rsidRPr="00F07B9E">
        <w:rPr>
          <w:rFonts w:ascii="Consolas" w:hAnsi="Consolas" w:cs="Consolas"/>
          <w:sz w:val="20"/>
          <w:lang w:val="en-US"/>
        </w:rPr>
        <w:t xml:space="preserve"> </w:t>
      </w:r>
      <w:r w:rsidRPr="00F07B9E">
        <w:rPr>
          <w:rFonts w:ascii="Consolas" w:hAnsi="Consolas" w:cs="Consolas"/>
          <w:color w:val="7F007F"/>
          <w:sz w:val="20"/>
          <w:lang w:val="en-US"/>
        </w:rPr>
        <w:t>base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color w:val="008080"/>
          <w:sz w:val="20"/>
          <w:lang w:val="en-US"/>
        </w:rPr>
        <w:t>&gt;</w:t>
      </w:r>
    </w:p>
    <w:p w14:paraId="6DDD8F5D" w14:textId="7BC0CBFC"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xs:attribute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"file"</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"xs:anyURI"</w:t>
      </w:r>
      <w:r w:rsidRPr="00F07B9E">
        <w:rPr>
          <w:rFonts w:ascii="Consolas" w:hAnsi="Consolas" w:cs="Consolas"/>
          <w:sz w:val="20"/>
          <w:lang w:val="en-US"/>
        </w:rPr>
        <w:t xml:space="preserve"> </w:t>
      </w:r>
      <w:r w:rsidRPr="00F07B9E">
        <w:rPr>
          <w:rFonts w:ascii="Consolas" w:hAnsi="Consolas" w:cs="Consolas"/>
          <w:color w:val="008080"/>
          <w:sz w:val="20"/>
          <w:lang w:val="en-US"/>
        </w:rPr>
        <w:t>/&gt;</w:t>
      </w:r>
    </w:p>
    <w:p w14:paraId="67D1CB02" w14:textId="6003E894"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xs:attribute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"length"</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"xs:integer"</w:t>
      </w:r>
      <w:r w:rsidRPr="00F07B9E">
        <w:rPr>
          <w:rFonts w:ascii="Consolas" w:hAnsi="Consolas" w:cs="Consolas"/>
          <w:sz w:val="20"/>
          <w:lang w:val="en-US"/>
        </w:rPr>
        <w:t xml:space="preserve"> </w:t>
      </w:r>
      <w:r w:rsidRPr="00F07B9E">
        <w:rPr>
          <w:rFonts w:ascii="Consolas" w:hAnsi="Consolas" w:cs="Consolas"/>
          <w:color w:val="008080"/>
          <w:sz w:val="20"/>
          <w:lang w:val="en-US"/>
        </w:rPr>
        <w:t>/&gt;</w:t>
      </w:r>
    </w:p>
    <w:p w14:paraId="6FB133FA" w14:textId="77777777" w:rsidR="00EA0034" w:rsidRPr="00E74ABD" w:rsidRDefault="00EA0034" w:rsidP="00EA0034">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E74ABD">
        <w:rPr>
          <w:rFonts w:ascii="Consolas" w:hAnsi="Consolas" w:cs="Consolas"/>
          <w:color w:val="008080"/>
          <w:sz w:val="20"/>
          <w:lang w:val="en-US"/>
        </w:rPr>
        <w:t>&lt;</w:t>
      </w:r>
      <w:r w:rsidRPr="00E74ABD">
        <w:rPr>
          <w:rFonts w:ascii="Consolas" w:hAnsi="Consolas" w:cs="Consolas"/>
          <w:color w:val="3F7F7F"/>
          <w:sz w:val="20"/>
          <w:lang w:val="en-US"/>
        </w:rPr>
        <w:t>xs:attribute</w:t>
      </w:r>
      <w:r w:rsidRPr="00E74ABD">
        <w:rPr>
          <w:rFonts w:ascii="Consolas" w:hAnsi="Consolas" w:cs="Consolas"/>
          <w:sz w:val="20"/>
          <w:lang w:val="en-US"/>
        </w:rPr>
        <w:t xml:space="preserve"> </w:t>
      </w:r>
      <w:r w:rsidRPr="00E74ABD">
        <w:rPr>
          <w:rFonts w:ascii="Consolas" w:hAnsi="Consolas" w:cs="Consolas"/>
          <w:color w:val="7F007F"/>
          <w:sz w:val="20"/>
          <w:lang w:val="en-US"/>
        </w:rPr>
        <w:t>name</w:t>
      </w:r>
      <w:r w:rsidRPr="00E74ABD">
        <w:rPr>
          <w:rFonts w:ascii="Consolas" w:hAnsi="Consolas" w:cs="Consolas"/>
          <w:color w:val="000000"/>
          <w:sz w:val="20"/>
          <w:lang w:val="en-US"/>
        </w:rPr>
        <w:t>=</w:t>
      </w:r>
      <w:r w:rsidRPr="00E74ABD">
        <w:rPr>
          <w:rFonts w:ascii="Consolas" w:hAnsi="Consolas" w:cs="Consolas"/>
          <w:i/>
          <w:iCs/>
          <w:color w:val="2A00FF"/>
          <w:sz w:val="20"/>
          <w:lang w:val="en-US"/>
        </w:rPr>
        <w:t>"digestType"</w:t>
      </w:r>
      <w:r w:rsidRPr="00E74ABD">
        <w:rPr>
          <w:rFonts w:ascii="Consolas" w:hAnsi="Consolas" w:cs="Consolas"/>
          <w:sz w:val="20"/>
          <w:lang w:val="en-US"/>
        </w:rPr>
        <w:t xml:space="preserve"> </w:t>
      </w:r>
      <w:r w:rsidRPr="00E74ABD">
        <w:rPr>
          <w:rFonts w:ascii="Consolas" w:hAnsi="Consolas" w:cs="Consolas"/>
          <w:color w:val="7F007F"/>
          <w:sz w:val="20"/>
          <w:lang w:val="en-US"/>
        </w:rPr>
        <w:t>type</w:t>
      </w:r>
      <w:r w:rsidRPr="00E74ABD">
        <w:rPr>
          <w:rFonts w:ascii="Consolas" w:hAnsi="Consolas" w:cs="Consolas"/>
          <w:color w:val="000000"/>
          <w:sz w:val="20"/>
          <w:lang w:val="en-US"/>
        </w:rPr>
        <w:t>=</w:t>
      </w:r>
      <w:r w:rsidRPr="00E74ABD">
        <w:rPr>
          <w:rFonts w:ascii="Consolas" w:hAnsi="Consolas" w:cs="Consolas"/>
          <w:i/>
          <w:iCs/>
          <w:color w:val="2A00FF"/>
          <w:sz w:val="20"/>
          <w:lang w:val="en-US"/>
        </w:rPr>
        <w:t>"digestTypeType"</w:t>
      </w:r>
      <w:r w:rsidRPr="00E74ABD">
        <w:rPr>
          <w:rFonts w:ascii="Consolas" w:hAnsi="Consolas" w:cs="Consolas"/>
          <w:sz w:val="20"/>
          <w:lang w:val="en-US"/>
        </w:rPr>
        <w:t xml:space="preserve"> </w:t>
      </w:r>
      <w:r w:rsidRPr="00E74ABD">
        <w:rPr>
          <w:rFonts w:ascii="Consolas" w:hAnsi="Consolas" w:cs="Consolas"/>
          <w:color w:val="008080"/>
          <w:sz w:val="20"/>
          <w:lang w:val="en-US"/>
        </w:rPr>
        <w:t>/&gt;</w:t>
      </w:r>
    </w:p>
    <w:p w14:paraId="7665FF0A"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xs:attribute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"messageDigest"</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color w:val="008080"/>
          <w:sz w:val="20"/>
          <w:lang w:val="en-US"/>
        </w:rPr>
        <w:t>/&gt;</w:t>
      </w:r>
    </w:p>
    <w:p w14:paraId="41F61161"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xs:extension</w:t>
      </w:r>
      <w:r w:rsidRPr="00F07B9E">
        <w:rPr>
          <w:rFonts w:ascii="Consolas" w:hAnsi="Consolas" w:cs="Consolas"/>
          <w:color w:val="008080"/>
          <w:sz w:val="20"/>
          <w:lang w:val="en-US"/>
        </w:rPr>
        <w:t>&gt;</w:t>
      </w:r>
    </w:p>
    <w:p w14:paraId="18057BB3"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xs:simpleContent</w:t>
      </w:r>
      <w:r w:rsidRPr="00F07B9E">
        <w:rPr>
          <w:rFonts w:ascii="Consolas" w:hAnsi="Consolas" w:cs="Consolas"/>
          <w:color w:val="008080"/>
          <w:sz w:val="20"/>
          <w:lang w:val="en-US"/>
        </w:rPr>
        <w:t>&gt;</w:t>
      </w:r>
    </w:p>
    <w:p w14:paraId="2567441E"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color w:val="008080"/>
          <w:sz w:val="20"/>
          <w:lang w:val="en-US"/>
        </w:rPr>
        <w:t>&gt;</w:t>
      </w:r>
    </w:p>
    <w:p w14:paraId="05ACEE52"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"blobType"</w:t>
      </w:r>
      <w:r w:rsidRPr="00F07B9E">
        <w:rPr>
          <w:rFonts w:ascii="Consolas" w:hAnsi="Consolas" w:cs="Consolas"/>
          <w:color w:val="008080"/>
          <w:sz w:val="20"/>
          <w:lang w:val="en-US"/>
        </w:rPr>
        <w:t>&gt;</w:t>
      </w:r>
    </w:p>
    <w:p w14:paraId="563F74D6"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xs:simpleContent</w:t>
      </w:r>
      <w:r w:rsidRPr="00F07B9E">
        <w:rPr>
          <w:rFonts w:ascii="Consolas" w:hAnsi="Consolas" w:cs="Consolas"/>
          <w:color w:val="008080"/>
          <w:sz w:val="20"/>
          <w:lang w:val="en-US"/>
        </w:rPr>
        <w:t>&gt;</w:t>
      </w:r>
    </w:p>
    <w:p w14:paraId="5B7226A8"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xs:extension</w:t>
      </w:r>
      <w:r w:rsidRPr="00F07B9E">
        <w:rPr>
          <w:rFonts w:ascii="Consolas" w:hAnsi="Consolas" w:cs="Consolas"/>
          <w:sz w:val="20"/>
          <w:lang w:val="en-US"/>
        </w:rPr>
        <w:t xml:space="preserve"> </w:t>
      </w:r>
      <w:r w:rsidRPr="00F07B9E">
        <w:rPr>
          <w:rFonts w:ascii="Consolas" w:hAnsi="Consolas" w:cs="Consolas"/>
          <w:color w:val="7F007F"/>
          <w:sz w:val="20"/>
          <w:lang w:val="en-US"/>
        </w:rPr>
        <w:t>base</w:t>
      </w:r>
      <w:r w:rsidRPr="00F07B9E">
        <w:rPr>
          <w:rFonts w:ascii="Consolas" w:hAnsi="Consolas" w:cs="Consolas"/>
          <w:color w:val="000000"/>
          <w:sz w:val="20"/>
          <w:lang w:val="en-US"/>
        </w:rPr>
        <w:t>=</w:t>
      </w:r>
      <w:r w:rsidRPr="00F07B9E">
        <w:rPr>
          <w:rFonts w:ascii="Consolas" w:hAnsi="Consolas" w:cs="Consolas"/>
          <w:i/>
          <w:iCs/>
          <w:color w:val="2A00FF"/>
          <w:sz w:val="20"/>
          <w:lang w:val="en-US"/>
        </w:rPr>
        <w:t>"xs:hexBinary"</w:t>
      </w:r>
      <w:r w:rsidRPr="00F07B9E">
        <w:rPr>
          <w:rFonts w:ascii="Consolas" w:hAnsi="Consolas" w:cs="Consolas"/>
          <w:color w:val="008080"/>
          <w:sz w:val="20"/>
          <w:lang w:val="en-US"/>
        </w:rPr>
        <w:t>&gt;</w:t>
      </w:r>
    </w:p>
    <w:p w14:paraId="4541F0F8" w14:textId="6360131F"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xs:attribute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"file"</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"xs:anyURI"</w:t>
      </w:r>
      <w:r w:rsidRPr="00F07B9E">
        <w:rPr>
          <w:rFonts w:ascii="Consolas" w:hAnsi="Consolas" w:cs="Consolas"/>
          <w:sz w:val="20"/>
          <w:lang w:val="en-US"/>
        </w:rPr>
        <w:t xml:space="preserve"> </w:t>
      </w:r>
      <w:r w:rsidRPr="00F07B9E">
        <w:rPr>
          <w:rFonts w:ascii="Consolas" w:hAnsi="Consolas" w:cs="Consolas"/>
          <w:color w:val="008080"/>
          <w:sz w:val="20"/>
          <w:lang w:val="en-US"/>
        </w:rPr>
        <w:t>/&gt;</w:t>
      </w:r>
    </w:p>
    <w:p w14:paraId="0DC63031" w14:textId="11F6C83B"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xs:attribute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"length"</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"xs:integer"</w:t>
      </w:r>
      <w:r w:rsidRPr="00F07B9E">
        <w:rPr>
          <w:rFonts w:ascii="Consolas" w:hAnsi="Consolas" w:cs="Consolas"/>
          <w:sz w:val="20"/>
          <w:lang w:val="en-US"/>
        </w:rPr>
        <w:t xml:space="preserve"> </w:t>
      </w:r>
      <w:r w:rsidRPr="00F07B9E">
        <w:rPr>
          <w:rFonts w:ascii="Consolas" w:hAnsi="Consolas" w:cs="Consolas"/>
          <w:color w:val="008080"/>
          <w:sz w:val="20"/>
          <w:lang w:val="en-US"/>
        </w:rPr>
        <w:t>/&gt;</w:t>
      </w:r>
    </w:p>
    <w:p w14:paraId="072C1387" w14:textId="77777777" w:rsidR="00EA0034" w:rsidRPr="00E74ABD" w:rsidRDefault="00EA0034" w:rsidP="00EA0034">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E74ABD">
        <w:rPr>
          <w:rFonts w:ascii="Consolas" w:hAnsi="Consolas" w:cs="Consolas"/>
          <w:color w:val="008080"/>
          <w:sz w:val="20"/>
          <w:lang w:val="en-US"/>
        </w:rPr>
        <w:t>&lt;</w:t>
      </w:r>
      <w:r w:rsidRPr="00E74ABD">
        <w:rPr>
          <w:rFonts w:ascii="Consolas" w:hAnsi="Consolas" w:cs="Consolas"/>
          <w:color w:val="3F7F7F"/>
          <w:sz w:val="20"/>
          <w:lang w:val="en-US"/>
        </w:rPr>
        <w:t>xs:attribute</w:t>
      </w:r>
      <w:r w:rsidRPr="00E74ABD">
        <w:rPr>
          <w:rFonts w:ascii="Consolas" w:hAnsi="Consolas" w:cs="Consolas"/>
          <w:sz w:val="20"/>
          <w:lang w:val="en-US"/>
        </w:rPr>
        <w:t xml:space="preserve"> </w:t>
      </w:r>
      <w:r w:rsidRPr="00E74ABD">
        <w:rPr>
          <w:rFonts w:ascii="Consolas" w:hAnsi="Consolas" w:cs="Consolas"/>
          <w:color w:val="7F007F"/>
          <w:sz w:val="20"/>
          <w:lang w:val="en-US"/>
        </w:rPr>
        <w:t>name</w:t>
      </w:r>
      <w:r w:rsidRPr="00E74ABD">
        <w:rPr>
          <w:rFonts w:ascii="Consolas" w:hAnsi="Consolas" w:cs="Consolas"/>
          <w:color w:val="000000"/>
          <w:sz w:val="20"/>
          <w:lang w:val="en-US"/>
        </w:rPr>
        <w:t>=</w:t>
      </w:r>
      <w:r w:rsidRPr="00E74ABD">
        <w:rPr>
          <w:rFonts w:ascii="Consolas" w:hAnsi="Consolas" w:cs="Consolas"/>
          <w:i/>
          <w:iCs/>
          <w:color w:val="2A00FF"/>
          <w:sz w:val="20"/>
          <w:lang w:val="en-US"/>
        </w:rPr>
        <w:t>"digestType"</w:t>
      </w:r>
      <w:r w:rsidRPr="00E74ABD">
        <w:rPr>
          <w:rFonts w:ascii="Consolas" w:hAnsi="Consolas" w:cs="Consolas"/>
          <w:sz w:val="20"/>
          <w:lang w:val="en-US"/>
        </w:rPr>
        <w:t xml:space="preserve"> </w:t>
      </w:r>
      <w:r w:rsidRPr="00E74ABD">
        <w:rPr>
          <w:rFonts w:ascii="Consolas" w:hAnsi="Consolas" w:cs="Consolas"/>
          <w:color w:val="7F007F"/>
          <w:sz w:val="20"/>
          <w:lang w:val="en-US"/>
        </w:rPr>
        <w:t>type</w:t>
      </w:r>
      <w:r w:rsidRPr="00E74ABD">
        <w:rPr>
          <w:rFonts w:ascii="Consolas" w:hAnsi="Consolas" w:cs="Consolas"/>
          <w:color w:val="000000"/>
          <w:sz w:val="20"/>
          <w:lang w:val="en-US"/>
        </w:rPr>
        <w:t>=</w:t>
      </w:r>
      <w:r w:rsidRPr="00E74ABD">
        <w:rPr>
          <w:rFonts w:ascii="Consolas" w:hAnsi="Consolas" w:cs="Consolas"/>
          <w:i/>
          <w:iCs/>
          <w:color w:val="2A00FF"/>
          <w:sz w:val="20"/>
          <w:lang w:val="en-US"/>
        </w:rPr>
        <w:t>"digestTypeType"</w:t>
      </w:r>
      <w:r w:rsidRPr="00E74ABD">
        <w:rPr>
          <w:rFonts w:ascii="Consolas" w:hAnsi="Consolas" w:cs="Consolas"/>
          <w:sz w:val="20"/>
          <w:lang w:val="en-US"/>
        </w:rPr>
        <w:t xml:space="preserve"> </w:t>
      </w:r>
      <w:r w:rsidRPr="00E74ABD">
        <w:rPr>
          <w:rFonts w:ascii="Consolas" w:hAnsi="Consolas" w:cs="Consolas"/>
          <w:color w:val="008080"/>
          <w:sz w:val="20"/>
          <w:lang w:val="en-US"/>
        </w:rPr>
        <w:t>/&gt;</w:t>
      </w:r>
    </w:p>
    <w:p w14:paraId="07336FF7"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xs:attribute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"messageDigest"</w:t>
      </w:r>
      <w:r w:rsidRPr="00F07B9E">
        <w:rPr>
          <w:rFonts w:ascii="Consolas" w:hAnsi="Consolas" w:cs="Consolas"/>
          <w:sz w:val="20"/>
          <w:lang w:val="en-US"/>
        </w:rPr>
        <w:t xml:space="preserve"> </w:t>
      </w:r>
      <w:r w:rsidRPr="00F07B9E">
        <w:rPr>
          <w:rFonts w:ascii="Consolas" w:hAnsi="Consolas" w:cs="Consolas"/>
          <w:color w:val="7F007F"/>
          <w:sz w:val="20"/>
          <w:lang w:val="en-US"/>
        </w:rPr>
        <w:t>type</w:t>
      </w:r>
      <w:r w:rsidRPr="00F07B9E">
        <w:rPr>
          <w:rFonts w:ascii="Consolas" w:hAnsi="Consolas" w:cs="Consolas"/>
          <w:color w:val="000000"/>
          <w:sz w:val="20"/>
          <w:lang w:val="en-US"/>
        </w:rPr>
        <w:t>=</w:t>
      </w:r>
      <w:r w:rsidRPr="00F07B9E">
        <w:rPr>
          <w:rFonts w:ascii="Consolas" w:hAnsi="Consolas" w:cs="Consolas"/>
          <w:i/>
          <w:iCs/>
          <w:color w:val="2A00FF"/>
          <w:sz w:val="20"/>
          <w:lang w:val="en-US"/>
        </w:rPr>
        <w:t>"xs:string"</w:t>
      </w:r>
      <w:r w:rsidRPr="00F07B9E">
        <w:rPr>
          <w:rFonts w:ascii="Consolas" w:hAnsi="Consolas" w:cs="Consolas"/>
          <w:color w:val="008080"/>
          <w:sz w:val="20"/>
          <w:lang w:val="en-US"/>
        </w:rPr>
        <w:t>/&gt;</w:t>
      </w:r>
    </w:p>
    <w:p w14:paraId="5B5B17FE"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xs:extension</w:t>
      </w:r>
      <w:r w:rsidRPr="00F07B9E">
        <w:rPr>
          <w:rFonts w:ascii="Consolas" w:hAnsi="Consolas" w:cs="Consolas"/>
          <w:color w:val="008080"/>
          <w:sz w:val="20"/>
          <w:lang w:val="en-US"/>
        </w:rPr>
        <w:t>&gt;</w:t>
      </w:r>
    </w:p>
    <w:p w14:paraId="50B44D21"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xs:simpleContent</w:t>
      </w:r>
      <w:r w:rsidRPr="00F07B9E">
        <w:rPr>
          <w:rFonts w:ascii="Consolas" w:hAnsi="Consolas" w:cs="Consolas"/>
          <w:color w:val="008080"/>
          <w:sz w:val="20"/>
          <w:lang w:val="en-US"/>
        </w:rPr>
        <w:t>&gt;</w:t>
      </w:r>
    </w:p>
    <w:p w14:paraId="2FFFCD5F"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xs:complexType</w:t>
      </w:r>
      <w:r w:rsidRPr="00F07B9E">
        <w:rPr>
          <w:rFonts w:ascii="Consolas" w:hAnsi="Consolas" w:cs="Consolas"/>
          <w:color w:val="008080"/>
          <w:sz w:val="20"/>
          <w:lang w:val="en-US"/>
        </w:rPr>
        <w:t>&gt;</w:t>
      </w:r>
    </w:p>
    <w:p w14:paraId="4009CA87" w14:textId="77777777" w:rsidR="00EA0034" w:rsidRPr="00E74ABD" w:rsidRDefault="00EA0034" w:rsidP="00EA0034">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lastRenderedPageBreak/>
        <w:t xml:space="preserve">  </w:t>
      </w:r>
      <w:r w:rsidRPr="00E74ABD">
        <w:rPr>
          <w:rFonts w:ascii="Consolas" w:hAnsi="Consolas" w:cs="Consolas"/>
          <w:color w:val="3F5FBF"/>
          <w:sz w:val="20"/>
          <w:lang w:val="en-US"/>
        </w:rPr>
        <w:t>&lt;!--  type for message digest type --&gt;</w:t>
      </w:r>
    </w:p>
    <w:p w14:paraId="52AB6FC3" w14:textId="77777777" w:rsidR="00EA0034" w:rsidRPr="00E74ABD" w:rsidRDefault="00EA0034" w:rsidP="00EA0034">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E74ABD">
        <w:rPr>
          <w:rFonts w:ascii="Consolas" w:hAnsi="Consolas" w:cs="Consolas"/>
          <w:color w:val="008080"/>
          <w:sz w:val="20"/>
          <w:lang w:val="en-US"/>
        </w:rPr>
        <w:t>&lt;</w:t>
      </w:r>
      <w:r w:rsidRPr="00E74ABD">
        <w:rPr>
          <w:rFonts w:ascii="Consolas" w:hAnsi="Consolas" w:cs="Consolas"/>
          <w:color w:val="3F7F7F"/>
          <w:sz w:val="20"/>
          <w:lang w:val="en-US"/>
        </w:rPr>
        <w:t>xs:simpleType</w:t>
      </w:r>
      <w:r w:rsidRPr="00E74ABD">
        <w:rPr>
          <w:rFonts w:ascii="Consolas" w:hAnsi="Consolas" w:cs="Consolas"/>
          <w:sz w:val="20"/>
          <w:lang w:val="en-US"/>
        </w:rPr>
        <w:t xml:space="preserve"> </w:t>
      </w:r>
      <w:r w:rsidRPr="00E74ABD">
        <w:rPr>
          <w:rFonts w:ascii="Consolas" w:hAnsi="Consolas" w:cs="Consolas"/>
          <w:color w:val="7F007F"/>
          <w:sz w:val="20"/>
          <w:lang w:val="en-US"/>
        </w:rPr>
        <w:t>name</w:t>
      </w:r>
      <w:r w:rsidRPr="00E74ABD">
        <w:rPr>
          <w:rFonts w:ascii="Consolas" w:hAnsi="Consolas" w:cs="Consolas"/>
          <w:color w:val="000000"/>
          <w:sz w:val="20"/>
          <w:lang w:val="en-US"/>
        </w:rPr>
        <w:t>=</w:t>
      </w:r>
      <w:r w:rsidRPr="00E74ABD">
        <w:rPr>
          <w:rFonts w:ascii="Consolas" w:hAnsi="Consolas" w:cs="Consolas"/>
          <w:i/>
          <w:iCs/>
          <w:color w:val="2A00FF"/>
          <w:sz w:val="20"/>
          <w:lang w:val="en-US"/>
        </w:rPr>
        <w:t>"digestTypeType"</w:t>
      </w:r>
      <w:r w:rsidRPr="00E74ABD">
        <w:rPr>
          <w:rFonts w:ascii="Consolas" w:hAnsi="Consolas" w:cs="Consolas"/>
          <w:color w:val="008080"/>
          <w:sz w:val="20"/>
          <w:lang w:val="en-US"/>
        </w:rPr>
        <w:t>&gt;</w:t>
      </w:r>
    </w:p>
    <w:p w14:paraId="53DF8040" w14:textId="77777777" w:rsidR="00EA0034" w:rsidRPr="00E74ABD" w:rsidRDefault="00EA0034" w:rsidP="00EA0034">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E74ABD">
        <w:rPr>
          <w:rFonts w:ascii="Consolas" w:hAnsi="Consolas" w:cs="Consolas"/>
          <w:color w:val="008080"/>
          <w:sz w:val="20"/>
          <w:lang w:val="en-US"/>
        </w:rPr>
        <w:t>&lt;</w:t>
      </w:r>
      <w:r w:rsidRPr="00E74ABD">
        <w:rPr>
          <w:rFonts w:ascii="Consolas" w:hAnsi="Consolas" w:cs="Consolas"/>
          <w:color w:val="3F7F7F"/>
          <w:sz w:val="20"/>
          <w:lang w:val="en-US"/>
        </w:rPr>
        <w:t>xs:restriction</w:t>
      </w:r>
      <w:r w:rsidRPr="00E74ABD">
        <w:rPr>
          <w:rFonts w:ascii="Consolas" w:hAnsi="Consolas" w:cs="Consolas"/>
          <w:sz w:val="20"/>
          <w:lang w:val="en-US"/>
        </w:rPr>
        <w:t xml:space="preserve"> </w:t>
      </w:r>
      <w:r w:rsidRPr="00E74ABD">
        <w:rPr>
          <w:rFonts w:ascii="Consolas" w:hAnsi="Consolas" w:cs="Consolas"/>
          <w:color w:val="7F007F"/>
          <w:sz w:val="20"/>
          <w:lang w:val="en-US"/>
        </w:rPr>
        <w:t>base</w:t>
      </w:r>
      <w:r w:rsidRPr="00E74ABD">
        <w:rPr>
          <w:rFonts w:ascii="Consolas" w:hAnsi="Consolas" w:cs="Consolas"/>
          <w:color w:val="000000"/>
          <w:sz w:val="20"/>
          <w:lang w:val="en-US"/>
        </w:rPr>
        <w:t>=</w:t>
      </w:r>
      <w:r w:rsidRPr="00E74ABD">
        <w:rPr>
          <w:rFonts w:ascii="Consolas" w:hAnsi="Consolas" w:cs="Consolas"/>
          <w:i/>
          <w:iCs/>
          <w:color w:val="2A00FF"/>
          <w:sz w:val="20"/>
          <w:lang w:val="en-US"/>
        </w:rPr>
        <w:t>"xs:string"</w:t>
      </w:r>
      <w:r w:rsidRPr="00E74ABD">
        <w:rPr>
          <w:rFonts w:ascii="Consolas" w:hAnsi="Consolas" w:cs="Consolas"/>
          <w:color w:val="008080"/>
          <w:sz w:val="20"/>
          <w:lang w:val="en-US"/>
        </w:rPr>
        <w:t>&gt;</w:t>
      </w:r>
    </w:p>
    <w:p w14:paraId="4047F1C4" w14:textId="77777777" w:rsidR="00EA0034" w:rsidRPr="00E74ABD" w:rsidRDefault="00EA0034" w:rsidP="00EA0034">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E74ABD">
        <w:rPr>
          <w:rFonts w:ascii="Consolas" w:hAnsi="Consolas" w:cs="Consolas"/>
          <w:color w:val="008080"/>
          <w:sz w:val="20"/>
          <w:lang w:val="en-US"/>
        </w:rPr>
        <w:t>&lt;</w:t>
      </w:r>
      <w:r w:rsidRPr="00E74ABD">
        <w:rPr>
          <w:rFonts w:ascii="Consolas" w:hAnsi="Consolas" w:cs="Consolas"/>
          <w:color w:val="3F7F7F"/>
          <w:sz w:val="20"/>
          <w:lang w:val="en-US"/>
        </w:rPr>
        <w:t>xs:whiteSpace</w:t>
      </w:r>
      <w:r w:rsidRPr="00E74ABD">
        <w:rPr>
          <w:rFonts w:ascii="Consolas" w:hAnsi="Consolas" w:cs="Consolas"/>
          <w:sz w:val="20"/>
          <w:lang w:val="en-US"/>
        </w:rPr>
        <w:t xml:space="preserve"> </w:t>
      </w:r>
      <w:r w:rsidRPr="00E74ABD">
        <w:rPr>
          <w:rFonts w:ascii="Consolas" w:hAnsi="Consolas" w:cs="Consolas"/>
          <w:color w:val="7F007F"/>
          <w:sz w:val="20"/>
          <w:lang w:val="en-US"/>
        </w:rPr>
        <w:t>value</w:t>
      </w:r>
      <w:r w:rsidRPr="00E74ABD">
        <w:rPr>
          <w:rFonts w:ascii="Consolas" w:hAnsi="Consolas" w:cs="Consolas"/>
          <w:color w:val="000000"/>
          <w:sz w:val="20"/>
          <w:lang w:val="en-US"/>
        </w:rPr>
        <w:t>=</w:t>
      </w:r>
      <w:r w:rsidRPr="00E74ABD">
        <w:rPr>
          <w:rFonts w:ascii="Consolas" w:hAnsi="Consolas" w:cs="Consolas"/>
          <w:i/>
          <w:iCs/>
          <w:color w:val="2A00FF"/>
          <w:sz w:val="20"/>
          <w:lang w:val="en-US"/>
        </w:rPr>
        <w:t>"collapse"</w:t>
      </w:r>
      <w:r w:rsidRPr="00E74ABD">
        <w:rPr>
          <w:rFonts w:ascii="Consolas" w:hAnsi="Consolas" w:cs="Consolas"/>
          <w:color w:val="008080"/>
          <w:sz w:val="20"/>
          <w:lang w:val="en-US"/>
        </w:rPr>
        <w:t>/&gt;</w:t>
      </w:r>
    </w:p>
    <w:p w14:paraId="2312AFDE" w14:textId="77777777" w:rsidR="00EA0034" w:rsidRPr="00E74ABD" w:rsidRDefault="00EA0034" w:rsidP="00EA0034">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E74ABD">
        <w:rPr>
          <w:rFonts w:ascii="Consolas" w:hAnsi="Consolas" w:cs="Consolas"/>
          <w:color w:val="008080"/>
          <w:sz w:val="20"/>
          <w:lang w:val="en-US"/>
        </w:rPr>
        <w:t>&lt;</w:t>
      </w:r>
      <w:r w:rsidRPr="00E74ABD">
        <w:rPr>
          <w:rFonts w:ascii="Consolas" w:hAnsi="Consolas" w:cs="Consolas"/>
          <w:color w:val="3F7F7F"/>
          <w:sz w:val="20"/>
          <w:lang w:val="en-US"/>
        </w:rPr>
        <w:t>xs:enumeration</w:t>
      </w:r>
      <w:r w:rsidRPr="00E74ABD">
        <w:rPr>
          <w:rFonts w:ascii="Consolas" w:hAnsi="Consolas" w:cs="Consolas"/>
          <w:sz w:val="20"/>
          <w:lang w:val="en-US"/>
        </w:rPr>
        <w:t xml:space="preserve"> </w:t>
      </w:r>
      <w:r w:rsidRPr="00E74ABD">
        <w:rPr>
          <w:rFonts w:ascii="Consolas" w:hAnsi="Consolas" w:cs="Consolas"/>
          <w:color w:val="7F007F"/>
          <w:sz w:val="20"/>
          <w:lang w:val="en-US"/>
        </w:rPr>
        <w:t>value</w:t>
      </w:r>
      <w:r w:rsidRPr="00E74ABD">
        <w:rPr>
          <w:rFonts w:ascii="Consolas" w:hAnsi="Consolas" w:cs="Consolas"/>
          <w:color w:val="000000"/>
          <w:sz w:val="20"/>
          <w:lang w:val="en-US"/>
        </w:rPr>
        <w:t>=</w:t>
      </w:r>
      <w:r w:rsidRPr="00E74ABD">
        <w:rPr>
          <w:rFonts w:ascii="Consolas" w:hAnsi="Consolas" w:cs="Consolas"/>
          <w:i/>
          <w:iCs/>
          <w:color w:val="2A00FF"/>
          <w:sz w:val="20"/>
          <w:lang w:val="en-US"/>
        </w:rPr>
        <w:t>"MD5"</w:t>
      </w:r>
      <w:r w:rsidRPr="00E74ABD">
        <w:rPr>
          <w:rFonts w:ascii="Consolas" w:hAnsi="Consolas" w:cs="Consolas"/>
          <w:color w:val="008080"/>
          <w:sz w:val="20"/>
          <w:lang w:val="en-US"/>
        </w:rPr>
        <w:t>/&gt;</w:t>
      </w:r>
    </w:p>
    <w:p w14:paraId="1EF18BF3" w14:textId="77777777" w:rsidR="00EA0034" w:rsidRPr="00E74ABD" w:rsidRDefault="00EA0034" w:rsidP="00EA0034">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E74ABD">
        <w:rPr>
          <w:rFonts w:ascii="Consolas" w:hAnsi="Consolas" w:cs="Consolas"/>
          <w:color w:val="008080"/>
          <w:sz w:val="20"/>
          <w:lang w:val="en-US"/>
        </w:rPr>
        <w:t>&lt;</w:t>
      </w:r>
      <w:r w:rsidRPr="00E74ABD">
        <w:rPr>
          <w:rFonts w:ascii="Consolas" w:hAnsi="Consolas" w:cs="Consolas"/>
          <w:color w:val="3F7F7F"/>
          <w:sz w:val="20"/>
          <w:lang w:val="en-US"/>
        </w:rPr>
        <w:t>xs:enumeration</w:t>
      </w:r>
      <w:r w:rsidRPr="00E74ABD">
        <w:rPr>
          <w:rFonts w:ascii="Consolas" w:hAnsi="Consolas" w:cs="Consolas"/>
          <w:sz w:val="20"/>
          <w:lang w:val="en-US"/>
        </w:rPr>
        <w:t xml:space="preserve"> </w:t>
      </w:r>
      <w:r w:rsidRPr="00E74ABD">
        <w:rPr>
          <w:rFonts w:ascii="Consolas" w:hAnsi="Consolas" w:cs="Consolas"/>
          <w:color w:val="7F007F"/>
          <w:sz w:val="20"/>
          <w:lang w:val="en-US"/>
        </w:rPr>
        <w:t>value</w:t>
      </w:r>
      <w:r w:rsidRPr="00E74ABD">
        <w:rPr>
          <w:rFonts w:ascii="Consolas" w:hAnsi="Consolas" w:cs="Consolas"/>
          <w:color w:val="000000"/>
          <w:sz w:val="20"/>
          <w:lang w:val="en-US"/>
        </w:rPr>
        <w:t>=</w:t>
      </w:r>
      <w:r w:rsidRPr="00E74ABD">
        <w:rPr>
          <w:rFonts w:ascii="Consolas" w:hAnsi="Consolas" w:cs="Consolas"/>
          <w:i/>
          <w:iCs/>
          <w:color w:val="2A00FF"/>
          <w:sz w:val="20"/>
          <w:lang w:val="en-US"/>
        </w:rPr>
        <w:t>"SHA-1"</w:t>
      </w:r>
      <w:r w:rsidRPr="00E74ABD">
        <w:rPr>
          <w:rFonts w:ascii="Consolas" w:hAnsi="Consolas" w:cs="Consolas"/>
          <w:color w:val="008080"/>
          <w:sz w:val="20"/>
          <w:lang w:val="en-US"/>
        </w:rPr>
        <w:t>/&gt;</w:t>
      </w:r>
    </w:p>
    <w:p w14:paraId="3392BAE0" w14:textId="77777777" w:rsidR="00EA0034" w:rsidRPr="00E74ABD" w:rsidRDefault="00EA0034" w:rsidP="00EA0034">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E74ABD">
        <w:rPr>
          <w:rFonts w:ascii="Consolas" w:hAnsi="Consolas" w:cs="Consolas"/>
          <w:color w:val="008080"/>
          <w:sz w:val="20"/>
          <w:lang w:val="en-US"/>
        </w:rPr>
        <w:t>&lt;</w:t>
      </w:r>
      <w:r w:rsidRPr="00E74ABD">
        <w:rPr>
          <w:rFonts w:ascii="Consolas" w:hAnsi="Consolas" w:cs="Consolas"/>
          <w:color w:val="3F7F7F"/>
          <w:sz w:val="20"/>
          <w:lang w:val="en-US"/>
        </w:rPr>
        <w:t>xs:enumeration</w:t>
      </w:r>
      <w:r w:rsidRPr="00E74ABD">
        <w:rPr>
          <w:rFonts w:ascii="Consolas" w:hAnsi="Consolas" w:cs="Consolas"/>
          <w:sz w:val="20"/>
          <w:lang w:val="en-US"/>
        </w:rPr>
        <w:t xml:space="preserve"> </w:t>
      </w:r>
      <w:r w:rsidRPr="00E74ABD">
        <w:rPr>
          <w:rFonts w:ascii="Consolas" w:hAnsi="Consolas" w:cs="Consolas"/>
          <w:color w:val="7F007F"/>
          <w:sz w:val="20"/>
          <w:lang w:val="en-US"/>
        </w:rPr>
        <w:t>value</w:t>
      </w:r>
      <w:r w:rsidRPr="00E74ABD">
        <w:rPr>
          <w:rFonts w:ascii="Consolas" w:hAnsi="Consolas" w:cs="Consolas"/>
          <w:color w:val="000000"/>
          <w:sz w:val="20"/>
          <w:lang w:val="en-US"/>
        </w:rPr>
        <w:t>=</w:t>
      </w:r>
      <w:r w:rsidRPr="00E74ABD">
        <w:rPr>
          <w:rFonts w:ascii="Consolas" w:hAnsi="Consolas" w:cs="Consolas"/>
          <w:i/>
          <w:iCs/>
          <w:color w:val="2A00FF"/>
          <w:sz w:val="20"/>
          <w:lang w:val="en-US"/>
        </w:rPr>
        <w:t>"SHA-256"</w:t>
      </w:r>
      <w:r w:rsidRPr="00E74ABD">
        <w:rPr>
          <w:rFonts w:ascii="Consolas" w:hAnsi="Consolas" w:cs="Consolas"/>
          <w:color w:val="008080"/>
          <w:sz w:val="20"/>
          <w:lang w:val="en-US"/>
        </w:rPr>
        <w:t>/&gt;</w:t>
      </w:r>
    </w:p>
    <w:p w14:paraId="1F17F5CC" w14:textId="77777777" w:rsidR="00EA0034" w:rsidRPr="00E74ABD" w:rsidRDefault="00EA0034" w:rsidP="00EA0034">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E74ABD">
        <w:rPr>
          <w:rFonts w:ascii="Consolas" w:hAnsi="Consolas" w:cs="Consolas"/>
          <w:color w:val="008080"/>
          <w:sz w:val="20"/>
          <w:lang w:val="en-US"/>
        </w:rPr>
        <w:t>&lt;/</w:t>
      </w:r>
      <w:r w:rsidRPr="00E74ABD">
        <w:rPr>
          <w:rFonts w:ascii="Consolas" w:hAnsi="Consolas" w:cs="Consolas"/>
          <w:color w:val="3F7F7F"/>
          <w:sz w:val="20"/>
          <w:lang w:val="en-US"/>
        </w:rPr>
        <w:t>xs:restriction</w:t>
      </w:r>
      <w:r w:rsidRPr="00E74ABD">
        <w:rPr>
          <w:rFonts w:ascii="Consolas" w:hAnsi="Consolas" w:cs="Consolas"/>
          <w:color w:val="008080"/>
          <w:sz w:val="20"/>
          <w:lang w:val="en-US"/>
        </w:rPr>
        <w:t>&gt;</w:t>
      </w:r>
    </w:p>
    <w:p w14:paraId="753D6574" w14:textId="77777777" w:rsidR="00EA0034" w:rsidRPr="00E74ABD" w:rsidRDefault="00EA0034" w:rsidP="00EA0034">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E74ABD">
        <w:rPr>
          <w:rFonts w:ascii="Consolas" w:hAnsi="Consolas" w:cs="Consolas"/>
          <w:color w:val="008080"/>
          <w:sz w:val="20"/>
          <w:lang w:val="en-US"/>
        </w:rPr>
        <w:t>&lt;/</w:t>
      </w:r>
      <w:r w:rsidRPr="00E74ABD">
        <w:rPr>
          <w:rFonts w:ascii="Consolas" w:hAnsi="Consolas" w:cs="Consolas"/>
          <w:color w:val="3F7F7F"/>
          <w:sz w:val="20"/>
          <w:lang w:val="en-US"/>
        </w:rPr>
        <w:t>xs:simpleType</w:t>
      </w:r>
      <w:r w:rsidRPr="00E74ABD">
        <w:rPr>
          <w:rFonts w:ascii="Consolas" w:hAnsi="Consolas" w:cs="Consolas"/>
          <w:color w:val="008080"/>
          <w:sz w:val="20"/>
          <w:lang w:val="en-US"/>
        </w:rPr>
        <w:t>&gt;</w:t>
      </w:r>
    </w:p>
    <w:p w14:paraId="03767BF3"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date type between 0001 and 9999 restricted to UTC --&gt;</w:t>
      </w:r>
    </w:p>
    <w:p w14:paraId="737DC2DC"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xs:simpleType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"dateType"</w:t>
      </w:r>
      <w:r w:rsidRPr="00F07B9E">
        <w:rPr>
          <w:rFonts w:ascii="Consolas" w:hAnsi="Consolas" w:cs="Consolas"/>
          <w:color w:val="008080"/>
          <w:sz w:val="20"/>
          <w:lang w:val="en-US"/>
        </w:rPr>
        <w:t>&gt;</w:t>
      </w:r>
    </w:p>
    <w:p w14:paraId="39EF4E18" w14:textId="77777777" w:rsidR="000823D7" w:rsidRPr="00E74ABD" w:rsidRDefault="000823D7" w:rsidP="000823D7">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E74ABD">
        <w:rPr>
          <w:rFonts w:ascii="Consolas" w:hAnsi="Consolas" w:cs="Consolas"/>
          <w:color w:val="008080"/>
          <w:sz w:val="20"/>
          <w:lang w:val="en-US"/>
        </w:rPr>
        <w:t>&lt;</w:t>
      </w:r>
      <w:r w:rsidRPr="00E74ABD">
        <w:rPr>
          <w:rFonts w:ascii="Consolas" w:hAnsi="Consolas" w:cs="Consolas"/>
          <w:color w:val="3F7F7F"/>
          <w:sz w:val="20"/>
          <w:lang w:val="en-US"/>
        </w:rPr>
        <w:t>xs:restriction</w:t>
      </w:r>
      <w:r w:rsidRPr="00E74ABD">
        <w:rPr>
          <w:rFonts w:ascii="Consolas" w:hAnsi="Consolas" w:cs="Consolas"/>
          <w:sz w:val="20"/>
          <w:lang w:val="en-US"/>
        </w:rPr>
        <w:t xml:space="preserve"> </w:t>
      </w:r>
      <w:r w:rsidRPr="00E74ABD">
        <w:rPr>
          <w:rFonts w:ascii="Consolas" w:hAnsi="Consolas" w:cs="Consolas"/>
          <w:color w:val="7F007F"/>
          <w:sz w:val="20"/>
          <w:lang w:val="en-US"/>
        </w:rPr>
        <w:t>base</w:t>
      </w:r>
      <w:r w:rsidRPr="00E74ABD">
        <w:rPr>
          <w:rFonts w:ascii="Consolas" w:hAnsi="Consolas" w:cs="Consolas"/>
          <w:color w:val="000000"/>
          <w:sz w:val="20"/>
          <w:lang w:val="en-US"/>
        </w:rPr>
        <w:t>=</w:t>
      </w:r>
      <w:r w:rsidRPr="00E74ABD">
        <w:rPr>
          <w:rFonts w:ascii="Consolas" w:hAnsi="Consolas" w:cs="Consolas"/>
          <w:i/>
          <w:iCs/>
          <w:color w:val="2A00FF"/>
          <w:sz w:val="20"/>
          <w:lang w:val="en-US"/>
        </w:rPr>
        <w:t>"xs:date"</w:t>
      </w:r>
      <w:r w:rsidRPr="00E74ABD">
        <w:rPr>
          <w:rFonts w:ascii="Consolas" w:hAnsi="Consolas" w:cs="Consolas"/>
          <w:color w:val="008080"/>
          <w:sz w:val="20"/>
          <w:lang w:val="en-US"/>
        </w:rPr>
        <w:t>&gt;</w:t>
      </w:r>
    </w:p>
    <w:p w14:paraId="2C93B514"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xs:minInclusive</w:t>
      </w:r>
      <w:r w:rsidRPr="00F07B9E">
        <w:rPr>
          <w:rFonts w:ascii="Consolas" w:hAnsi="Consolas" w:cs="Consolas"/>
          <w:sz w:val="20"/>
          <w:lang w:val="en-US"/>
        </w:rPr>
        <w:t xml:space="preserve"> </w:t>
      </w:r>
      <w:r w:rsidRPr="00F07B9E">
        <w:rPr>
          <w:rFonts w:ascii="Consolas" w:hAnsi="Consolas" w:cs="Consolas"/>
          <w:color w:val="7F007F"/>
          <w:sz w:val="20"/>
          <w:lang w:val="en-US"/>
        </w:rPr>
        <w:t>value</w:t>
      </w:r>
      <w:r w:rsidRPr="00F07B9E">
        <w:rPr>
          <w:rFonts w:ascii="Consolas" w:hAnsi="Consolas" w:cs="Consolas"/>
          <w:color w:val="000000"/>
          <w:sz w:val="20"/>
          <w:lang w:val="en-US"/>
        </w:rPr>
        <w:t>=</w:t>
      </w:r>
      <w:r w:rsidRPr="00F07B9E">
        <w:rPr>
          <w:rFonts w:ascii="Consolas" w:hAnsi="Consolas" w:cs="Consolas"/>
          <w:i/>
          <w:iCs/>
          <w:color w:val="2A00FF"/>
          <w:sz w:val="20"/>
          <w:lang w:val="en-US"/>
        </w:rPr>
        <w:t>"0001-01-01Z"</w:t>
      </w:r>
      <w:r w:rsidRPr="00F07B9E">
        <w:rPr>
          <w:rFonts w:ascii="Consolas" w:hAnsi="Consolas" w:cs="Consolas"/>
          <w:color w:val="008080"/>
          <w:sz w:val="20"/>
          <w:lang w:val="en-US"/>
        </w:rPr>
        <w:t>/&gt;</w:t>
      </w:r>
    </w:p>
    <w:p w14:paraId="3996893F"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xs:maxExclusive</w:t>
      </w:r>
      <w:r w:rsidRPr="00F07B9E">
        <w:rPr>
          <w:rFonts w:ascii="Consolas" w:hAnsi="Consolas" w:cs="Consolas"/>
          <w:sz w:val="20"/>
          <w:lang w:val="en-US"/>
        </w:rPr>
        <w:t xml:space="preserve"> </w:t>
      </w:r>
      <w:r w:rsidRPr="00F07B9E">
        <w:rPr>
          <w:rFonts w:ascii="Consolas" w:hAnsi="Consolas" w:cs="Consolas"/>
          <w:color w:val="7F007F"/>
          <w:sz w:val="20"/>
          <w:lang w:val="en-US"/>
        </w:rPr>
        <w:t>value</w:t>
      </w:r>
      <w:r w:rsidRPr="00F07B9E">
        <w:rPr>
          <w:rFonts w:ascii="Consolas" w:hAnsi="Consolas" w:cs="Consolas"/>
          <w:color w:val="000000"/>
          <w:sz w:val="20"/>
          <w:lang w:val="en-US"/>
        </w:rPr>
        <w:t>=</w:t>
      </w:r>
      <w:r w:rsidRPr="00F07B9E">
        <w:rPr>
          <w:rFonts w:ascii="Consolas" w:hAnsi="Consolas" w:cs="Consolas"/>
          <w:i/>
          <w:iCs/>
          <w:color w:val="2A00FF"/>
          <w:sz w:val="20"/>
          <w:lang w:val="en-US"/>
        </w:rPr>
        <w:t>"10000-01-01Z"</w:t>
      </w:r>
      <w:r w:rsidRPr="00F07B9E">
        <w:rPr>
          <w:rFonts w:ascii="Consolas" w:hAnsi="Consolas" w:cs="Consolas"/>
          <w:color w:val="008080"/>
          <w:sz w:val="20"/>
          <w:lang w:val="en-US"/>
        </w:rPr>
        <w:t>/&gt;</w:t>
      </w:r>
    </w:p>
    <w:p w14:paraId="5F1C0C94"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xs:pattern</w:t>
      </w:r>
      <w:r w:rsidRPr="00F07B9E">
        <w:rPr>
          <w:rFonts w:ascii="Consolas" w:hAnsi="Consolas" w:cs="Consolas"/>
          <w:sz w:val="20"/>
          <w:lang w:val="en-US"/>
        </w:rPr>
        <w:t xml:space="preserve"> </w:t>
      </w:r>
      <w:r w:rsidRPr="00F07B9E">
        <w:rPr>
          <w:rFonts w:ascii="Consolas" w:hAnsi="Consolas" w:cs="Consolas"/>
          <w:color w:val="7F007F"/>
          <w:sz w:val="20"/>
          <w:lang w:val="en-US"/>
        </w:rPr>
        <w:t>value</w:t>
      </w:r>
      <w:r w:rsidRPr="00F07B9E">
        <w:rPr>
          <w:rFonts w:ascii="Consolas" w:hAnsi="Consolas" w:cs="Consolas"/>
          <w:color w:val="000000"/>
          <w:sz w:val="20"/>
          <w:lang w:val="en-US"/>
        </w:rPr>
        <w:t>=</w:t>
      </w:r>
      <w:r w:rsidRPr="00F07B9E">
        <w:rPr>
          <w:rFonts w:ascii="Consolas" w:hAnsi="Consolas" w:cs="Consolas"/>
          <w:i/>
          <w:iCs/>
          <w:color w:val="2A00FF"/>
          <w:sz w:val="20"/>
          <w:lang w:val="en-US"/>
        </w:rPr>
        <w:t>"\d{4}-\d{2}-\d{2}Z?"</w:t>
      </w:r>
      <w:r w:rsidRPr="00F07B9E">
        <w:rPr>
          <w:rFonts w:ascii="Consolas" w:hAnsi="Consolas" w:cs="Consolas"/>
          <w:color w:val="008080"/>
          <w:sz w:val="20"/>
          <w:lang w:val="en-US"/>
        </w:rPr>
        <w:t>/&gt;</w:t>
      </w:r>
    </w:p>
    <w:p w14:paraId="521B69AC"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xs:restriction</w:t>
      </w:r>
      <w:r w:rsidRPr="00F07B9E">
        <w:rPr>
          <w:rFonts w:ascii="Consolas" w:hAnsi="Consolas" w:cs="Consolas"/>
          <w:color w:val="008080"/>
          <w:sz w:val="20"/>
          <w:lang w:val="en-US"/>
        </w:rPr>
        <w:t>&gt;</w:t>
      </w:r>
    </w:p>
    <w:p w14:paraId="00B1D882"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xs:simpleType</w:t>
      </w:r>
      <w:r w:rsidRPr="00F07B9E">
        <w:rPr>
          <w:rFonts w:ascii="Consolas" w:hAnsi="Consolas" w:cs="Consolas"/>
          <w:color w:val="008080"/>
          <w:sz w:val="20"/>
          <w:lang w:val="en-US"/>
        </w:rPr>
        <w:t>&gt;</w:t>
      </w:r>
    </w:p>
    <w:p w14:paraId="41CBB1B8"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time type restricted to UTC --&gt;</w:t>
      </w:r>
    </w:p>
    <w:p w14:paraId="3E6DA60E"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xs:simpleType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"timeType"</w:t>
      </w:r>
      <w:r w:rsidRPr="00F07B9E">
        <w:rPr>
          <w:rFonts w:ascii="Consolas" w:hAnsi="Consolas" w:cs="Consolas"/>
          <w:color w:val="008080"/>
          <w:sz w:val="20"/>
          <w:lang w:val="en-US"/>
        </w:rPr>
        <w:t>&gt;</w:t>
      </w:r>
    </w:p>
    <w:p w14:paraId="746597BD" w14:textId="77777777" w:rsidR="000823D7" w:rsidRPr="00E74ABD" w:rsidRDefault="000823D7" w:rsidP="000823D7">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E74ABD">
        <w:rPr>
          <w:rFonts w:ascii="Consolas" w:hAnsi="Consolas" w:cs="Consolas"/>
          <w:color w:val="008080"/>
          <w:sz w:val="20"/>
          <w:lang w:val="en-US"/>
        </w:rPr>
        <w:t>&lt;</w:t>
      </w:r>
      <w:r w:rsidRPr="00E74ABD">
        <w:rPr>
          <w:rFonts w:ascii="Consolas" w:hAnsi="Consolas" w:cs="Consolas"/>
          <w:color w:val="3F7F7F"/>
          <w:sz w:val="20"/>
          <w:lang w:val="en-US"/>
        </w:rPr>
        <w:t>xs:restriction</w:t>
      </w:r>
      <w:r w:rsidRPr="00E74ABD">
        <w:rPr>
          <w:rFonts w:ascii="Consolas" w:hAnsi="Consolas" w:cs="Consolas"/>
          <w:sz w:val="20"/>
          <w:lang w:val="en-US"/>
        </w:rPr>
        <w:t xml:space="preserve"> </w:t>
      </w:r>
      <w:r w:rsidRPr="00E74ABD">
        <w:rPr>
          <w:rFonts w:ascii="Consolas" w:hAnsi="Consolas" w:cs="Consolas"/>
          <w:color w:val="7F007F"/>
          <w:sz w:val="20"/>
          <w:lang w:val="en-US"/>
        </w:rPr>
        <w:t>base</w:t>
      </w:r>
      <w:r w:rsidRPr="00E74ABD">
        <w:rPr>
          <w:rFonts w:ascii="Consolas" w:hAnsi="Consolas" w:cs="Consolas"/>
          <w:color w:val="000000"/>
          <w:sz w:val="20"/>
          <w:lang w:val="en-US"/>
        </w:rPr>
        <w:t>=</w:t>
      </w:r>
      <w:r w:rsidRPr="00E74ABD">
        <w:rPr>
          <w:rFonts w:ascii="Consolas" w:hAnsi="Consolas" w:cs="Consolas"/>
          <w:i/>
          <w:iCs/>
          <w:color w:val="2A00FF"/>
          <w:sz w:val="20"/>
          <w:lang w:val="en-US"/>
        </w:rPr>
        <w:t>"xs:time"</w:t>
      </w:r>
      <w:r w:rsidRPr="00E74ABD">
        <w:rPr>
          <w:rFonts w:ascii="Consolas" w:hAnsi="Consolas" w:cs="Consolas"/>
          <w:color w:val="008080"/>
          <w:sz w:val="20"/>
          <w:lang w:val="en-US"/>
        </w:rPr>
        <w:t>&gt;</w:t>
      </w:r>
    </w:p>
    <w:p w14:paraId="72515D6A" w14:textId="77777777" w:rsidR="007530D4" w:rsidRPr="00E74ABD" w:rsidRDefault="007530D4" w:rsidP="007530D4">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E74ABD">
        <w:rPr>
          <w:rFonts w:ascii="Consolas" w:hAnsi="Consolas" w:cs="Consolas"/>
          <w:color w:val="008080"/>
          <w:sz w:val="20"/>
          <w:lang w:val="en-US"/>
        </w:rPr>
        <w:t>&lt;</w:t>
      </w:r>
      <w:r w:rsidRPr="00E74ABD">
        <w:rPr>
          <w:rFonts w:ascii="Consolas" w:hAnsi="Consolas" w:cs="Consolas"/>
          <w:color w:val="3F7F7F"/>
          <w:sz w:val="20"/>
          <w:lang w:val="en-US"/>
        </w:rPr>
        <w:t>xs:pattern</w:t>
      </w:r>
      <w:r w:rsidRPr="00E74ABD">
        <w:rPr>
          <w:rFonts w:ascii="Consolas" w:hAnsi="Consolas" w:cs="Consolas"/>
          <w:sz w:val="20"/>
          <w:lang w:val="en-US"/>
        </w:rPr>
        <w:t xml:space="preserve"> </w:t>
      </w:r>
      <w:r w:rsidRPr="00E74ABD">
        <w:rPr>
          <w:rFonts w:ascii="Consolas" w:hAnsi="Consolas" w:cs="Consolas"/>
          <w:color w:val="7F007F"/>
          <w:sz w:val="20"/>
          <w:lang w:val="en-US"/>
        </w:rPr>
        <w:t>value</w:t>
      </w:r>
      <w:r w:rsidRPr="00E74ABD">
        <w:rPr>
          <w:rFonts w:ascii="Consolas" w:hAnsi="Consolas" w:cs="Consolas"/>
          <w:color w:val="000000"/>
          <w:sz w:val="20"/>
          <w:lang w:val="en-US"/>
        </w:rPr>
        <w:t>=</w:t>
      </w:r>
      <w:r w:rsidRPr="00E74ABD">
        <w:rPr>
          <w:rFonts w:ascii="Consolas" w:hAnsi="Consolas" w:cs="Consolas"/>
          <w:i/>
          <w:iCs/>
          <w:color w:val="2A00FF"/>
          <w:sz w:val="20"/>
          <w:lang w:val="en-US"/>
        </w:rPr>
        <w:t>"\d{2}:\d{2}:\d{2}(\.\d+)?Z?"</w:t>
      </w:r>
      <w:r w:rsidRPr="00E74ABD">
        <w:rPr>
          <w:rFonts w:ascii="Consolas" w:hAnsi="Consolas" w:cs="Consolas"/>
          <w:color w:val="008080"/>
          <w:sz w:val="20"/>
          <w:lang w:val="en-US"/>
        </w:rPr>
        <w:t>/&gt;</w:t>
      </w:r>
    </w:p>
    <w:p w14:paraId="29AF3C9E"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xs:restriction</w:t>
      </w:r>
      <w:r w:rsidRPr="00F07B9E">
        <w:rPr>
          <w:rFonts w:ascii="Consolas" w:hAnsi="Consolas" w:cs="Consolas"/>
          <w:color w:val="008080"/>
          <w:sz w:val="20"/>
          <w:lang w:val="en-US"/>
        </w:rPr>
        <w:t>&gt;</w:t>
      </w:r>
    </w:p>
    <w:p w14:paraId="42B54DD8"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xs:simpleType</w:t>
      </w:r>
      <w:r w:rsidRPr="00F07B9E">
        <w:rPr>
          <w:rFonts w:ascii="Consolas" w:hAnsi="Consolas" w:cs="Consolas"/>
          <w:color w:val="008080"/>
          <w:sz w:val="20"/>
          <w:lang w:val="en-US"/>
        </w:rPr>
        <w:t>&gt;</w:t>
      </w:r>
    </w:p>
    <w:p w14:paraId="40782625"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dateTime type between 0001 and 9999 restricted to UTC --&gt;</w:t>
      </w:r>
    </w:p>
    <w:p w14:paraId="5C5C28A4"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xs:simpleType</w:t>
      </w:r>
      <w:r w:rsidRPr="00F07B9E">
        <w:rPr>
          <w:rFonts w:ascii="Consolas" w:hAnsi="Consolas" w:cs="Consolas"/>
          <w:sz w:val="20"/>
          <w:lang w:val="en-US"/>
        </w:rPr>
        <w:t xml:space="preserve"> </w:t>
      </w:r>
      <w:r w:rsidRPr="00F07B9E">
        <w:rPr>
          <w:rFonts w:ascii="Consolas" w:hAnsi="Consolas" w:cs="Consolas"/>
          <w:color w:val="7F007F"/>
          <w:sz w:val="20"/>
          <w:lang w:val="en-US"/>
        </w:rPr>
        <w:t>name</w:t>
      </w:r>
      <w:r w:rsidRPr="00F07B9E">
        <w:rPr>
          <w:rFonts w:ascii="Consolas" w:hAnsi="Consolas" w:cs="Consolas"/>
          <w:color w:val="000000"/>
          <w:sz w:val="20"/>
          <w:lang w:val="en-US"/>
        </w:rPr>
        <w:t>=</w:t>
      </w:r>
      <w:r w:rsidRPr="00F07B9E">
        <w:rPr>
          <w:rFonts w:ascii="Consolas" w:hAnsi="Consolas" w:cs="Consolas"/>
          <w:i/>
          <w:iCs/>
          <w:color w:val="2A00FF"/>
          <w:sz w:val="20"/>
          <w:lang w:val="en-US"/>
        </w:rPr>
        <w:t>"dateTimeType"</w:t>
      </w:r>
      <w:r w:rsidRPr="00F07B9E">
        <w:rPr>
          <w:rFonts w:ascii="Consolas" w:hAnsi="Consolas" w:cs="Consolas"/>
          <w:color w:val="008080"/>
          <w:sz w:val="20"/>
          <w:lang w:val="en-US"/>
        </w:rPr>
        <w:t>&gt;</w:t>
      </w:r>
    </w:p>
    <w:p w14:paraId="5F80B987" w14:textId="77777777" w:rsidR="000823D7" w:rsidRPr="00E74ABD" w:rsidRDefault="000823D7" w:rsidP="000823D7">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E74ABD">
        <w:rPr>
          <w:rFonts w:ascii="Consolas" w:hAnsi="Consolas" w:cs="Consolas"/>
          <w:color w:val="008080"/>
          <w:sz w:val="20"/>
          <w:lang w:val="en-US"/>
        </w:rPr>
        <w:t>&lt;</w:t>
      </w:r>
      <w:r w:rsidRPr="00E74ABD">
        <w:rPr>
          <w:rFonts w:ascii="Consolas" w:hAnsi="Consolas" w:cs="Consolas"/>
          <w:color w:val="3F7F7F"/>
          <w:sz w:val="20"/>
          <w:lang w:val="en-US"/>
        </w:rPr>
        <w:t>xs:restriction</w:t>
      </w:r>
      <w:r w:rsidRPr="00E74ABD">
        <w:rPr>
          <w:rFonts w:ascii="Consolas" w:hAnsi="Consolas" w:cs="Consolas"/>
          <w:sz w:val="20"/>
          <w:lang w:val="en-US"/>
        </w:rPr>
        <w:t xml:space="preserve"> </w:t>
      </w:r>
      <w:r w:rsidRPr="00E74ABD">
        <w:rPr>
          <w:rFonts w:ascii="Consolas" w:hAnsi="Consolas" w:cs="Consolas"/>
          <w:color w:val="7F007F"/>
          <w:sz w:val="20"/>
          <w:lang w:val="en-US"/>
        </w:rPr>
        <w:t>base</w:t>
      </w:r>
      <w:r w:rsidRPr="00E74ABD">
        <w:rPr>
          <w:rFonts w:ascii="Consolas" w:hAnsi="Consolas" w:cs="Consolas"/>
          <w:color w:val="000000"/>
          <w:sz w:val="20"/>
          <w:lang w:val="en-US"/>
        </w:rPr>
        <w:t>=</w:t>
      </w:r>
      <w:r w:rsidRPr="00E74ABD">
        <w:rPr>
          <w:rFonts w:ascii="Consolas" w:hAnsi="Consolas" w:cs="Consolas"/>
          <w:i/>
          <w:iCs/>
          <w:color w:val="2A00FF"/>
          <w:sz w:val="20"/>
          <w:lang w:val="en-US"/>
        </w:rPr>
        <w:t>"xs:dateTime"</w:t>
      </w:r>
      <w:r w:rsidRPr="00E74ABD">
        <w:rPr>
          <w:rFonts w:ascii="Consolas" w:hAnsi="Consolas" w:cs="Consolas"/>
          <w:color w:val="008080"/>
          <w:sz w:val="20"/>
          <w:lang w:val="en-US"/>
        </w:rPr>
        <w:t>&gt;</w:t>
      </w:r>
    </w:p>
    <w:p w14:paraId="685A4C5A" w14:textId="77777777" w:rsidR="000823D7" w:rsidRPr="00E74ABD" w:rsidRDefault="000823D7" w:rsidP="000823D7">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E74ABD">
        <w:rPr>
          <w:rFonts w:ascii="Consolas" w:hAnsi="Consolas" w:cs="Consolas"/>
          <w:color w:val="008080"/>
          <w:sz w:val="20"/>
          <w:lang w:val="en-US"/>
        </w:rPr>
        <w:t>&lt;</w:t>
      </w:r>
      <w:r w:rsidRPr="00E74ABD">
        <w:rPr>
          <w:rFonts w:ascii="Consolas" w:hAnsi="Consolas" w:cs="Consolas"/>
          <w:color w:val="3F7F7F"/>
          <w:sz w:val="20"/>
          <w:lang w:val="en-US"/>
        </w:rPr>
        <w:t>xs:minInclusive</w:t>
      </w:r>
      <w:r w:rsidRPr="00E74ABD">
        <w:rPr>
          <w:rFonts w:ascii="Consolas" w:hAnsi="Consolas" w:cs="Consolas"/>
          <w:sz w:val="20"/>
          <w:lang w:val="en-US"/>
        </w:rPr>
        <w:t xml:space="preserve"> </w:t>
      </w:r>
      <w:r w:rsidRPr="00E74ABD">
        <w:rPr>
          <w:rFonts w:ascii="Consolas" w:hAnsi="Consolas" w:cs="Consolas"/>
          <w:color w:val="7F007F"/>
          <w:sz w:val="20"/>
          <w:lang w:val="en-US"/>
        </w:rPr>
        <w:t>value</w:t>
      </w:r>
      <w:r w:rsidRPr="00E74ABD">
        <w:rPr>
          <w:rFonts w:ascii="Consolas" w:hAnsi="Consolas" w:cs="Consolas"/>
          <w:color w:val="000000"/>
          <w:sz w:val="20"/>
          <w:lang w:val="en-US"/>
        </w:rPr>
        <w:t>=</w:t>
      </w:r>
      <w:r w:rsidRPr="00E74ABD">
        <w:rPr>
          <w:rFonts w:ascii="Consolas" w:hAnsi="Consolas" w:cs="Consolas"/>
          <w:i/>
          <w:iCs/>
          <w:color w:val="2A00FF"/>
          <w:sz w:val="20"/>
          <w:lang w:val="en-US"/>
        </w:rPr>
        <w:t>"0001-01-01T00:00:00.000000000Z"</w:t>
      </w:r>
      <w:r w:rsidRPr="00E74ABD">
        <w:rPr>
          <w:rFonts w:ascii="Consolas" w:hAnsi="Consolas" w:cs="Consolas"/>
          <w:color w:val="008080"/>
          <w:sz w:val="20"/>
          <w:lang w:val="en-US"/>
        </w:rPr>
        <w:t>/&gt;</w:t>
      </w:r>
    </w:p>
    <w:p w14:paraId="6B301081" w14:textId="77777777" w:rsidR="000823D7" w:rsidRPr="00E74ABD" w:rsidRDefault="000823D7" w:rsidP="000823D7">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E74ABD">
        <w:rPr>
          <w:rFonts w:ascii="Consolas" w:hAnsi="Consolas" w:cs="Consolas"/>
          <w:color w:val="008080"/>
          <w:sz w:val="20"/>
          <w:lang w:val="en-US"/>
        </w:rPr>
        <w:t>&lt;</w:t>
      </w:r>
      <w:r w:rsidRPr="00E74ABD">
        <w:rPr>
          <w:rFonts w:ascii="Consolas" w:hAnsi="Consolas" w:cs="Consolas"/>
          <w:color w:val="3F7F7F"/>
          <w:sz w:val="20"/>
          <w:lang w:val="en-US"/>
        </w:rPr>
        <w:t>xs:maxExclusive</w:t>
      </w:r>
      <w:r w:rsidRPr="00E74ABD">
        <w:rPr>
          <w:rFonts w:ascii="Consolas" w:hAnsi="Consolas" w:cs="Consolas"/>
          <w:sz w:val="20"/>
          <w:lang w:val="en-US"/>
        </w:rPr>
        <w:t xml:space="preserve"> </w:t>
      </w:r>
      <w:r w:rsidRPr="00E74ABD">
        <w:rPr>
          <w:rFonts w:ascii="Consolas" w:hAnsi="Consolas" w:cs="Consolas"/>
          <w:color w:val="7F007F"/>
          <w:sz w:val="20"/>
          <w:lang w:val="en-US"/>
        </w:rPr>
        <w:t>value</w:t>
      </w:r>
      <w:r w:rsidRPr="00E74ABD">
        <w:rPr>
          <w:rFonts w:ascii="Consolas" w:hAnsi="Consolas" w:cs="Consolas"/>
          <w:color w:val="000000"/>
          <w:sz w:val="20"/>
          <w:lang w:val="en-US"/>
        </w:rPr>
        <w:t>=</w:t>
      </w:r>
      <w:r w:rsidRPr="00E74ABD">
        <w:rPr>
          <w:rFonts w:ascii="Consolas" w:hAnsi="Consolas" w:cs="Consolas"/>
          <w:i/>
          <w:iCs/>
          <w:color w:val="2A00FF"/>
          <w:sz w:val="20"/>
          <w:lang w:val="en-US"/>
        </w:rPr>
        <w:t>"10000-01-01T00:00:00.000000000Z"</w:t>
      </w:r>
      <w:r w:rsidRPr="00E74ABD">
        <w:rPr>
          <w:rFonts w:ascii="Consolas" w:hAnsi="Consolas" w:cs="Consolas"/>
          <w:color w:val="008080"/>
          <w:sz w:val="20"/>
          <w:lang w:val="en-US"/>
        </w:rPr>
        <w:t>/&gt;</w:t>
      </w:r>
    </w:p>
    <w:p w14:paraId="2DF60FB6" w14:textId="77777777" w:rsidR="000823D7" w:rsidRPr="00E74ABD" w:rsidRDefault="000823D7" w:rsidP="000823D7">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E74ABD">
        <w:rPr>
          <w:rFonts w:ascii="Consolas" w:hAnsi="Consolas" w:cs="Consolas"/>
          <w:color w:val="008080"/>
          <w:sz w:val="20"/>
          <w:lang w:val="en-US"/>
        </w:rPr>
        <w:t>&lt;</w:t>
      </w:r>
      <w:r w:rsidRPr="00E74ABD">
        <w:rPr>
          <w:rFonts w:ascii="Consolas" w:hAnsi="Consolas" w:cs="Consolas"/>
          <w:color w:val="3F7F7F"/>
          <w:sz w:val="20"/>
          <w:lang w:val="en-US"/>
        </w:rPr>
        <w:t>xs:pattern</w:t>
      </w:r>
      <w:r w:rsidRPr="00E74ABD">
        <w:rPr>
          <w:rFonts w:ascii="Consolas" w:hAnsi="Consolas" w:cs="Consolas"/>
          <w:sz w:val="20"/>
          <w:lang w:val="en-US"/>
        </w:rPr>
        <w:t xml:space="preserve"> </w:t>
      </w:r>
      <w:r w:rsidRPr="00E74ABD">
        <w:rPr>
          <w:rFonts w:ascii="Consolas" w:hAnsi="Consolas" w:cs="Consolas"/>
          <w:color w:val="7F007F"/>
          <w:sz w:val="20"/>
          <w:lang w:val="en-US"/>
        </w:rPr>
        <w:t>value</w:t>
      </w:r>
      <w:r w:rsidRPr="00E74ABD">
        <w:rPr>
          <w:rFonts w:ascii="Consolas" w:hAnsi="Consolas" w:cs="Consolas"/>
          <w:color w:val="000000"/>
          <w:sz w:val="20"/>
          <w:lang w:val="en-US"/>
        </w:rPr>
        <w:t>=</w:t>
      </w:r>
      <w:r w:rsidRPr="00E74ABD">
        <w:rPr>
          <w:rFonts w:ascii="Consolas" w:hAnsi="Consolas" w:cs="Consolas"/>
          <w:i/>
          <w:iCs/>
          <w:color w:val="2A00FF"/>
          <w:sz w:val="20"/>
          <w:lang w:val="en-US"/>
        </w:rPr>
        <w:t>"\d{4}-\d{2}-\d{2}T\d{2}:\d{2}:\d{2}(\.\d*)Z?"</w:t>
      </w:r>
      <w:r w:rsidRPr="00E74ABD">
        <w:rPr>
          <w:rFonts w:ascii="Consolas" w:hAnsi="Consolas" w:cs="Consolas"/>
          <w:color w:val="008080"/>
          <w:sz w:val="20"/>
          <w:lang w:val="en-US"/>
        </w:rPr>
        <w:t>/&gt;</w:t>
      </w:r>
    </w:p>
    <w:p w14:paraId="53C593DB"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xs:restriction</w:t>
      </w:r>
      <w:r w:rsidRPr="00F07B9E">
        <w:rPr>
          <w:rFonts w:ascii="Consolas" w:hAnsi="Consolas" w:cs="Consolas"/>
          <w:color w:val="008080"/>
          <w:sz w:val="20"/>
          <w:lang w:val="en-US"/>
        </w:rPr>
        <w:t>&gt;</w:t>
      </w:r>
    </w:p>
    <w:p w14:paraId="5DC6111F"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xs:simpleType</w:t>
      </w:r>
      <w:r w:rsidRPr="00F07B9E">
        <w:rPr>
          <w:rFonts w:ascii="Consolas" w:hAnsi="Consolas" w:cs="Consolas"/>
          <w:color w:val="008080"/>
          <w:sz w:val="20"/>
          <w:lang w:val="en-US"/>
        </w:rPr>
        <w:t>&gt;</w:t>
      </w:r>
    </w:p>
    <w:p w14:paraId="128BC6EE" w14:textId="77777777" w:rsidR="004D0D3F" w:rsidRPr="009051CB" w:rsidRDefault="000823D7" w:rsidP="004D0D3F">
      <w:pPr>
        <w:rPr>
          <w:rFonts w:ascii="Consolas" w:hAnsi="Consolas" w:cs="Consolas"/>
          <w:color w:val="008080"/>
          <w:sz w:val="20"/>
          <w:lang w:val="en-US"/>
        </w:rPr>
      </w:pPr>
      <w:r w:rsidRPr="00F07B9E">
        <w:rPr>
          <w:rFonts w:ascii="Consolas" w:hAnsi="Consolas" w:cs="Consolas"/>
          <w:color w:val="008080"/>
          <w:sz w:val="20"/>
          <w:lang w:val="en-US"/>
        </w:rPr>
        <w:t>&lt;/</w:t>
      </w:r>
      <w:r w:rsidRPr="00F07B9E">
        <w:rPr>
          <w:rFonts w:ascii="Consolas" w:hAnsi="Consolas" w:cs="Consolas"/>
          <w:color w:val="3F7F7F"/>
          <w:sz w:val="20"/>
          <w:lang w:val="en-US"/>
        </w:rPr>
        <w:t>xs:schema</w:t>
      </w:r>
      <w:r w:rsidRPr="00F07B9E">
        <w:rPr>
          <w:rFonts w:ascii="Consolas" w:hAnsi="Consolas" w:cs="Consolas"/>
          <w:color w:val="008080"/>
          <w:sz w:val="20"/>
          <w:lang w:val="en-US"/>
        </w:rPr>
        <w:t>&gt;</w:t>
      </w:r>
    </w:p>
    <w:p w14:paraId="175B44D2" w14:textId="77777777" w:rsidR="004D0D3F" w:rsidRDefault="004D0D3F" w:rsidP="004D0D3F">
      <w:pPr>
        <w:rPr>
          <w:rFonts w:cs="Arial"/>
          <w:lang w:val="en-GB"/>
        </w:rPr>
      </w:pPr>
    </w:p>
    <w:p w14:paraId="236BF426" w14:textId="71B6C5F7" w:rsidR="004D0D3F" w:rsidRPr="00771BA7" w:rsidRDefault="004D0D3F" w:rsidP="00997013">
      <w:pPr>
        <w:pStyle w:val="FormatvorlageAnhang12Pt"/>
        <w:rPr>
          <w:lang w:val="en-GB"/>
        </w:rPr>
      </w:pPr>
      <w:bookmarkStart w:id="121" w:name="_Toc423960759"/>
      <w:r w:rsidRPr="00771BA7">
        <w:rPr>
          <w:lang w:val="en-GB"/>
        </w:rPr>
        <w:t>D.</w:t>
      </w:r>
      <w:r w:rsidR="00CD7A9E" w:rsidRPr="0086787A">
        <w:rPr>
          <w:lang w:val="en-GB"/>
        </w:rPr>
        <w:t>6</w:t>
      </w:r>
      <w:r w:rsidRPr="00771BA7">
        <w:rPr>
          <w:lang w:val="en-GB"/>
        </w:rPr>
        <w:t xml:space="preserve"> Example of the table data of a table with advanced and structured data types: table1.xml</w:t>
      </w:r>
      <w:bookmarkEnd w:id="121"/>
    </w:p>
    <w:p w14:paraId="7F8210B2" w14:textId="77777777" w:rsidR="000823D7" w:rsidRPr="00F07B9E" w:rsidRDefault="000823D7" w:rsidP="000823D7">
      <w:pPr>
        <w:autoSpaceDE w:val="0"/>
        <w:autoSpaceDN w:val="0"/>
        <w:adjustRightInd w:val="0"/>
        <w:spacing w:after="0" w:line="240" w:lineRule="auto"/>
        <w:rPr>
          <w:rFonts w:ascii="Consolas" w:hAnsi="Consolas" w:cs="Consolas"/>
          <w:sz w:val="20"/>
          <w:lang w:val="en-GB"/>
        </w:rPr>
      </w:pPr>
      <w:r w:rsidRPr="00F07B9E">
        <w:rPr>
          <w:rFonts w:ascii="Consolas" w:hAnsi="Consolas" w:cs="Consolas"/>
          <w:color w:val="008080"/>
          <w:sz w:val="20"/>
          <w:lang w:val="en-GB"/>
        </w:rPr>
        <w:t>&lt;?</w:t>
      </w:r>
      <w:r w:rsidRPr="00F07B9E">
        <w:rPr>
          <w:rFonts w:ascii="Consolas" w:hAnsi="Consolas" w:cs="Consolas"/>
          <w:color w:val="3F7F7F"/>
          <w:sz w:val="20"/>
          <w:lang w:val="en-GB"/>
        </w:rPr>
        <w:t>xml</w:t>
      </w:r>
      <w:r w:rsidRPr="00F07B9E">
        <w:rPr>
          <w:rFonts w:ascii="Consolas" w:hAnsi="Consolas" w:cs="Consolas"/>
          <w:sz w:val="20"/>
          <w:lang w:val="en-GB"/>
        </w:rPr>
        <w:t xml:space="preserve"> </w:t>
      </w:r>
      <w:r w:rsidRPr="00F07B9E">
        <w:rPr>
          <w:rFonts w:ascii="Consolas" w:hAnsi="Consolas" w:cs="Consolas"/>
          <w:color w:val="7F007F"/>
          <w:sz w:val="20"/>
          <w:lang w:val="en-GB"/>
        </w:rPr>
        <w:t>version</w:t>
      </w:r>
      <w:r w:rsidRPr="00F07B9E">
        <w:rPr>
          <w:rFonts w:ascii="Consolas" w:hAnsi="Consolas" w:cs="Consolas"/>
          <w:color w:val="000000"/>
          <w:sz w:val="20"/>
          <w:lang w:val="en-GB"/>
        </w:rPr>
        <w:t>=</w:t>
      </w:r>
      <w:r w:rsidRPr="00F07B9E">
        <w:rPr>
          <w:rFonts w:ascii="Consolas" w:hAnsi="Consolas" w:cs="Consolas"/>
          <w:i/>
          <w:iCs/>
          <w:color w:val="2A00FF"/>
          <w:sz w:val="20"/>
          <w:lang w:val="en-GB"/>
        </w:rPr>
        <w:t>"1.0"</w:t>
      </w:r>
      <w:r w:rsidRPr="00F07B9E">
        <w:rPr>
          <w:rFonts w:ascii="Consolas" w:hAnsi="Consolas" w:cs="Consolas"/>
          <w:sz w:val="20"/>
          <w:lang w:val="en-GB"/>
        </w:rPr>
        <w:t xml:space="preserve"> </w:t>
      </w:r>
      <w:r w:rsidRPr="00F07B9E">
        <w:rPr>
          <w:rFonts w:ascii="Consolas" w:hAnsi="Consolas" w:cs="Consolas"/>
          <w:color w:val="7F007F"/>
          <w:sz w:val="20"/>
          <w:lang w:val="en-GB"/>
        </w:rPr>
        <w:t>encoding</w:t>
      </w:r>
      <w:r w:rsidRPr="00F07B9E">
        <w:rPr>
          <w:rFonts w:ascii="Consolas" w:hAnsi="Consolas" w:cs="Consolas"/>
          <w:color w:val="000000"/>
          <w:sz w:val="20"/>
          <w:lang w:val="en-GB"/>
        </w:rPr>
        <w:t>=</w:t>
      </w:r>
      <w:r w:rsidRPr="00F07B9E">
        <w:rPr>
          <w:rFonts w:ascii="Consolas" w:hAnsi="Consolas" w:cs="Consolas"/>
          <w:i/>
          <w:iCs/>
          <w:color w:val="2A00FF"/>
          <w:sz w:val="20"/>
          <w:lang w:val="en-GB"/>
        </w:rPr>
        <w:t>"utf-8"</w:t>
      </w:r>
      <w:r w:rsidRPr="00F07B9E">
        <w:rPr>
          <w:rFonts w:ascii="Consolas" w:hAnsi="Consolas" w:cs="Consolas"/>
          <w:color w:val="008080"/>
          <w:sz w:val="20"/>
          <w:lang w:val="en-GB"/>
        </w:rPr>
        <w:t>?&gt;</w:t>
      </w:r>
    </w:p>
    <w:p w14:paraId="3BC77407" w14:textId="77777777" w:rsidR="000823D7" w:rsidRPr="00F07B9E" w:rsidRDefault="000823D7" w:rsidP="000823D7">
      <w:pPr>
        <w:autoSpaceDE w:val="0"/>
        <w:autoSpaceDN w:val="0"/>
        <w:adjustRightInd w:val="0"/>
        <w:spacing w:after="0" w:line="240" w:lineRule="auto"/>
        <w:rPr>
          <w:rFonts w:ascii="Consolas" w:hAnsi="Consolas" w:cs="Consolas"/>
          <w:sz w:val="20"/>
          <w:lang w:val="en-GB"/>
        </w:rPr>
      </w:pPr>
      <w:r w:rsidRPr="00F07B9E">
        <w:rPr>
          <w:rFonts w:ascii="Consolas" w:hAnsi="Consolas" w:cs="Consolas"/>
          <w:color w:val="008080"/>
          <w:sz w:val="20"/>
          <w:lang w:val="en-GB"/>
        </w:rPr>
        <w:t>&lt;</w:t>
      </w:r>
      <w:r w:rsidRPr="00F07B9E">
        <w:rPr>
          <w:rFonts w:ascii="Consolas" w:hAnsi="Consolas" w:cs="Consolas"/>
          <w:color w:val="3F7F7F"/>
          <w:sz w:val="20"/>
          <w:lang w:val="en-GB"/>
        </w:rPr>
        <w:t>table</w:t>
      </w:r>
      <w:r w:rsidRPr="00F07B9E">
        <w:rPr>
          <w:rFonts w:ascii="Consolas" w:hAnsi="Consolas" w:cs="Consolas"/>
          <w:sz w:val="20"/>
          <w:lang w:val="en-GB"/>
        </w:rPr>
        <w:t xml:space="preserve"> </w:t>
      </w:r>
    </w:p>
    <w:p w14:paraId="6DBAF1A7" w14:textId="77777777" w:rsidR="000823D7" w:rsidRPr="00F07B9E" w:rsidRDefault="000823D7" w:rsidP="000823D7">
      <w:pPr>
        <w:autoSpaceDE w:val="0"/>
        <w:autoSpaceDN w:val="0"/>
        <w:adjustRightInd w:val="0"/>
        <w:spacing w:after="0" w:line="240" w:lineRule="auto"/>
        <w:rPr>
          <w:rFonts w:ascii="Consolas" w:hAnsi="Consolas" w:cs="Consolas"/>
          <w:sz w:val="20"/>
          <w:lang w:val="en-GB"/>
        </w:rPr>
      </w:pPr>
      <w:r w:rsidRPr="00F07B9E">
        <w:rPr>
          <w:rFonts w:ascii="Consolas" w:hAnsi="Consolas" w:cs="Consolas"/>
          <w:sz w:val="20"/>
          <w:lang w:val="en-GB"/>
        </w:rPr>
        <w:t xml:space="preserve">  </w:t>
      </w:r>
      <w:r w:rsidRPr="00F07B9E">
        <w:rPr>
          <w:rFonts w:ascii="Consolas" w:hAnsi="Consolas" w:cs="Consolas"/>
          <w:color w:val="7F007F"/>
          <w:sz w:val="20"/>
          <w:lang w:val="en-GB"/>
        </w:rPr>
        <w:t>xmlns:xsi</w:t>
      </w:r>
      <w:r w:rsidRPr="00F07B9E">
        <w:rPr>
          <w:rFonts w:ascii="Consolas" w:hAnsi="Consolas" w:cs="Consolas"/>
          <w:color w:val="000000"/>
          <w:sz w:val="20"/>
          <w:lang w:val="en-GB"/>
        </w:rPr>
        <w:t>=</w:t>
      </w:r>
      <w:r w:rsidRPr="00F07B9E">
        <w:rPr>
          <w:rFonts w:ascii="Consolas" w:hAnsi="Consolas" w:cs="Consolas"/>
          <w:i/>
          <w:iCs/>
          <w:color w:val="2A00FF"/>
          <w:sz w:val="20"/>
          <w:lang w:val="en-GB"/>
        </w:rPr>
        <w:t>"http://www.w3.org/2001/XMLSchema-instance"</w:t>
      </w:r>
      <w:r w:rsidRPr="00F07B9E">
        <w:rPr>
          <w:rFonts w:ascii="Consolas" w:hAnsi="Consolas" w:cs="Consolas"/>
          <w:sz w:val="20"/>
          <w:lang w:val="en-GB"/>
        </w:rPr>
        <w:t xml:space="preserve"> </w:t>
      </w:r>
    </w:p>
    <w:p w14:paraId="37D58DF4" w14:textId="08D84E8A" w:rsidR="000823D7" w:rsidRPr="00F07B9E" w:rsidRDefault="000823D7" w:rsidP="000823D7">
      <w:pPr>
        <w:autoSpaceDE w:val="0"/>
        <w:autoSpaceDN w:val="0"/>
        <w:adjustRightInd w:val="0"/>
        <w:spacing w:after="0" w:line="240" w:lineRule="auto"/>
        <w:rPr>
          <w:rFonts w:ascii="Consolas" w:hAnsi="Consolas" w:cs="Consolas"/>
          <w:sz w:val="20"/>
          <w:lang w:val="en-GB"/>
        </w:rPr>
      </w:pPr>
      <w:r w:rsidRPr="00F07B9E">
        <w:rPr>
          <w:rFonts w:ascii="Consolas" w:hAnsi="Consolas" w:cs="Consolas"/>
          <w:sz w:val="20"/>
          <w:lang w:val="en-GB"/>
        </w:rPr>
        <w:t xml:space="preserve">  </w:t>
      </w:r>
      <w:r w:rsidRPr="00F07B9E">
        <w:rPr>
          <w:rFonts w:ascii="Consolas" w:hAnsi="Consolas" w:cs="Consolas"/>
          <w:color w:val="7F007F"/>
          <w:sz w:val="20"/>
          <w:lang w:val="en-GB"/>
        </w:rPr>
        <w:t>xmlns</w:t>
      </w:r>
      <w:r w:rsidRPr="00F07B9E">
        <w:rPr>
          <w:rFonts w:ascii="Consolas" w:hAnsi="Consolas" w:cs="Consolas"/>
          <w:color w:val="000000"/>
          <w:sz w:val="20"/>
          <w:lang w:val="en-GB"/>
        </w:rPr>
        <w:t>=</w:t>
      </w:r>
      <w:r w:rsidRPr="00F07B9E">
        <w:rPr>
          <w:rFonts w:ascii="Consolas" w:hAnsi="Consolas" w:cs="Consolas"/>
          <w:i/>
          <w:iCs/>
          <w:color w:val="2A00FF"/>
          <w:sz w:val="20"/>
          <w:lang w:val="en-GB"/>
        </w:rPr>
        <w:t>"http://www.admin.ch/xmlns/siard/</w:t>
      </w:r>
      <w:r w:rsidR="007F2807">
        <w:rPr>
          <w:rFonts w:ascii="Consolas" w:hAnsi="Consolas" w:cs="Consolas"/>
          <w:i/>
          <w:iCs/>
          <w:color w:val="2A00FF"/>
          <w:sz w:val="20"/>
          <w:lang w:val="en-GB"/>
        </w:rPr>
        <w:t>2.0</w:t>
      </w:r>
      <w:r w:rsidRPr="00F07B9E">
        <w:rPr>
          <w:rFonts w:ascii="Consolas" w:hAnsi="Consolas" w:cs="Consolas"/>
          <w:i/>
          <w:iCs/>
          <w:color w:val="2A00FF"/>
          <w:sz w:val="20"/>
          <w:lang w:val="en-GB"/>
        </w:rPr>
        <w:t>/schema0/table1.xsd"</w:t>
      </w:r>
      <w:r w:rsidRPr="00F07B9E">
        <w:rPr>
          <w:rFonts w:ascii="Consolas" w:hAnsi="Consolas" w:cs="Consolas"/>
          <w:sz w:val="20"/>
          <w:lang w:val="en-GB"/>
        </w:rPr>
        <w:t xml:space="preserve"> </w:t>
      </w:r>
    </w:p>
    <w:p w14:paraId="16B38DE7" w14:textId="6D49C1CC"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sz w:val="20"/>
          <w:lang w:val="en-GB"/>
        </w:rPr>
        <w:t xml:space="preserve">  </w:t>
      </w:r>
      <w:r w:rsidRPr="00F07B9E">
        <w:rPr>
          <w:rFonts w:ascii="Consolas" w:hAnsi="Consolas" w:cs="Consolas"/>
          <w:color w:val="7F007F"/>
          <w:sz w:val="20"/>
          <w:lang w:val="en-US"/>
        </w:rPr>
        <w:t>xsi:schemaLocation</w:t>
      </w:r>
      <w:r w:rsidRPr="00F07B9E">
        <w:rPr>
          <w:rFonts w:ascii="Consolas" w:hAnsi="Consolas" w:cs="Consolas"/>
          <w:color w:val="000000"/>
          <w:sz w:val="20"/>
          <w:lang w:val="en-US"/>
        </w:rPr>
        <w:t>=</w:t>
      </w:r>
      <w:r w:rsidRPr="00F07B9E">
        <w:rPr>
          <w:rFonts w:ascii="Consolas" w:hAnsi="Consolas" w:cs="Consolas"/>
          <w:i/>
          <w:iCs/>
          <w:color w:val="2A00FF"/>
          <w:sz w:val="20"/>
          <w:lang w:val="en-US"/>
        </w:rPr>
        <w:t>"http://www.admin.ch/xmlns/siard/</w:t>
      </w:r>
      <w:r w:rsidR="007F2807">
        <w:rPr>
          <w:rFonts w:ascii="Consolas" w:hAnsi="Consolas" w:cs="Consolas"/>
          <w:i/>
          <w:iCs/>
          <w:color w:val="2A00FF"/>
          <w:sz w:val="20"/>
          <w:lang w:val="en-US"/>
        </w:rPr>
        <w:t>2.0</w:t>
      </w:r>
      <w:r w:rsidRPr="00F07B9E">
        <w:rPr>
          <w:rFonts w:ascii="Consolas" w:hAnsi="Consolas" w:cs="Consolas"/>
          <w:i/>
          <w:iCs/>
          <w:color w:val="2A00FF"/>
          <w:sz w:val="20"/>
          <w:lang w:val="en-US"/>
        </w:rPr>
        <w:t>/schema0/table1.xsd t</w:t>
      </w:r>
      <w:r w:rsidRPr="00F07B9E">
        <w:rPr>
          <w:rFonts w:ascii="Consolas" w:hAnsi="Consolas" w:cs="Consolas"/>
          <w:i/>
          <w:iCs/>
          <w:color w:val="2A00FF"/>
          <w:sz w:val="20"/>
          <w:lang w:val="en-US"/>
        </w:rPr>
        <w:t>a</w:t>
      </w:r>
      <w:r w:rsidRPr="00F07B9E">
        <w:rPr>
          <w:rFonts w:ascii="Consolas" w:hAnsi="Consolas" w:cs="Consolas"/>
          <w:i/>
          <w:iCs/>
          <w:color w:val="2A00FF"/>
          <w:sz w:val="20"/>
          <w:lang w:val="en-US"/>
        </w:rPr>
        <w:t>ble1.xsd"</w:t>
      </w:r>
      <w:r w:rsidRPr="00F07B9E">
        <w:rPr>
          <w:rFonts w:ascii="Consolas" w:hAnsi="Consolas" w:cs="Consolas"/>
          <w:color w:val="008080"/>
          <w:sz w:val="20"/>
          <w:lang w:val="en-US"/>
        </w:rPr>
        <w:t>&gt;</w:t>
      </w:r>
    </w:p>
    <w:p w14:paraId="01579C9B"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row</w:t>
      </w:r>
      <w:r w:rsidRPr="00F07B9E">
        <w:rPr>
          <w:rFonts w:ascii="Consolas" w:hAnsi="Consolas" w:cs="Consolas"/>
          <w:color w:val="008080"/>
          <w:sz w:val="20"/>
          <w:lang w:val="en-US"/>
        </w:rPr>
        <w:t>&gt;</w:t>
      </w:r>
    </w:p>
    <w:p w14:paraId="191F96F1"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c1</w:t>
      </w:r>
      <w:r w:rsidRPr="00F07B9E">
        <w:rPr>
          <w:rFonts w:ascii="Consolas" w:hAnsi="Consolas" w:cs="Consolas"/>
          <w:color w:val="008080"/>
          <w:sz w:val="20"/>
          <w:lang w:val="en-US"/>
        </w:rPr>
        <w:t>&gt;</w:t>
      </w:r>
      <w:r w:rsidRPr="00F07B9E">
        <w:rPr>
          <w:rFonts w:ascii="Consolas" w:hAnsi="Consolas" w:cs="Consolas"/>
          <w:color w:val="000000"/>
          <w:sz w:val="20"/>
          <w:lang w:val="en-US"/>
        </w:rPr>
        <w:t>5</w:t>
      </w:r>
      <w:r w:rsidRPr="00F07B9E">
        <w:rPr>
          <w:rFonts w:ascii="Consolas" w:hAnsi="Consolas" w:cs="Consolas"/>
          <w:color w:val="008080"/>
          <w:sz w:val="20"/>
          <w:lang w:val="en-US"/>
        </w:rPr>
        <w:t>&lt;/</w:t>
      </w:r>
      <w:r w:rsidRPr="00F07B9E">
        <w:rPr>
          <w:rFonts w:ascii="Consolas" w:hAnsi="Consolas" w:cs="Consolas"/>
          <w:color w:val="3F7F7F"/>
          <w:sz w:val="20"/>
          <w:lang w:val="en-US"/>
        </w:rPr>
        <w:t>c1</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ID --&gt;</w:t>
      </w:r>
    </w:p>
    <w:p w14:paraId="6BEE4A9B"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c2</w:t>
      </w:r>
      <w:r w:rsidRPr="00F07B9E">
        <w:rPr>
          <w:rFonts w:ascii="Consolas" w:hAnsi="Consolas" w:cs="Consolas"/>
          <w:color w:val="008080"/>
          <w:sz w:val="20"/>
          <w:lang w:val="en-US"/>
        </w:rPr>
        <w:t>&gt;</w:t>
      </w:r>
      <w:r w:rsidRPr="00F07B9E">
        <w:rPr>
          <w:rFonts w:ascii="Consolas" w:hAnsi="Consolas" w:cs="Consolas"/>
          <w:color w:val="000000"/>
          <w:sz w:val="20"/>
          <w:lang w:val="en-US"/>
        </w:rPr>
        <w:t>5555</w:t>
      </w:r>
      <w:r w:rsidRPr="00F07B9E">
        <w:rPr>
          <w:rFonts w:ascii="Consolas" w:hAnsi="Consolas" w:cs="Consolas"/>
          <w:color w:val="008080"/>
          <w:sz w:val="20"/>
          <w:lang w:val="en-US"/>
        </w:rPr>
        <w:t>&lt;/</w:t>
      </w:r>
      <w:r w:rsidRPr="00F07B9E">
        <w:rPr>
          <w:rFonts w:ascii="Consolas" w:hAnsi="Consolas" w:cs="Consolas"/>
          <w:color w:val="3F7F7F"/>
          <w:sz w:val="20"/>
          <w:lang w:val="en-US"/>
        </w:rPr>
        <w:t>c2</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CDISTINCT --&gt;</w:t>
      </w:r>
    </w:p>
    <w:p w14:paraId="2FB10459"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c3</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CROW --&gt;</w:t>
      </w:r>
    </w:p>
    <w:p w14:paraId="35009915"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r1</w:t>
      </w:r>
      <w:r w:rsidRPr="00F07B9E">
        <w:rPr>
          <w:rFonts w:ascii="Consolas" w:hAnsi="Consolas" w:cs="Consolas"/>
          <w:color w:val="008080"/>
          <w:sz w:val="20"/>
          <w:lang w:val="en-US"/>
        </w:rPr>
        <w:t>&gt;</w:t>
      </w:r>
      <w:r w:rsidRPr="00F07B9E">
        <w:rPr>
          <w:rFonts w:ascii="Consolas" w:hAnsi="Consolas" w:cs="Consolas"/>
          <w:color w:val="000000"/>
          <w:sz w:val="20"/>
          <w:lang w:val="en-US"/>
        </w:rPr>
        <w:t>1234</w:t>
      </w:r>
      <w:r w:rsidRPr="00F07B9E">
        <w:rPr>
          <w:rFonts w:ascii="Consolas" w:hAnsi="Consolas" w:cs="Consolas"/>
          <w:color w:val="008080"/>
          <w:sz w:val="20"/>
          <w:lang w:val="en-US"/>
        </w:rPr>
        <w:t>&lt;/</w:t>
      </w:r>
      <w:r w:rsidRPr="00F07B9E">
        <w:rPr>
          <w:rFonts w:ascii="Consolas" w:hAnsi="Consolas" w:cs="Consolas"/>
          <w:color w:val="3F7F7F"/>
          <w:sz w:val="20"/>
          <w:lang w:val="en-US"/>
        </w:rPr>
        <w:t>r1</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TAPEID --&gt;</w:t>
      </w:r>
    </w:p>
    <w:p w14:paraId="4F301B24" w14:textId="77777777" w:rsidR="00EA0034" w:rsidRPr="00E74ABD" w:rsidRDefault="00EA0034" w:rsidP="00EA0034">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E74ABD">
        <w:rPr>
          <w:rFonts w:ascii="Consolas" w:hAnsi="Consolas" w:cs="Consolas"/>
          <w:color w:val="008080"/>
          <w:sz w:val="20"/>
          <w:lang w:val="en-US"/>
        </w:rPr>
        <w:t>&lt;</w:t>
      </w:r>
      <w:r w:rsidRPr="00E74ABD">
        <w:rPr>
          <w:rFonts w:ascii="Consolas" w:hAnsi="Consolas" w:cs="Consolas"/>
          <w:color w:val="3F7F7F"/>
          <w:sz w:val="20"/>
          <w:lang w:val="en-US"/>
        </w:rPr>
        <w:t>r2</w:t>
      </w:r>
      <w:r w:rsidRPr="00E74ABD">
        <w:rPr>
          <w:rFonts w:ascii="Consolas" w:hAnsi="Consolas" w:cs="Consolas"/>
          <w:sz w:val="20"/>
          <w:lang w:val="en-US"/>
        </w:rPr>
        <w:t xml:space="preserve"> </w:t>
      </w:r>
      <w:r w:rsidRPr="00E74ABD">
        <w:rPr>
          <w:rFonts w:ascii="Consolas" w:hAnsi="Consolas" w:cs="Consolas"/>
          <w:color w:val="7F007F"/>
          <w:sz w:val="20"/>
          <w:lang w:val="en-US"/>
        </w:rPr>
        <w:t>file</w:t>
      </w:r>
      <w:r w:rsidRPr="00E74ABD">
        <w:rPr>
          <w:rFonts w:ascii="Consolas" w:hAnsi="Consolas" w:cs="Consolas"/>
          <w:color w:val="000000"/>
          <w:sz w:val="20"/>
          <w:lang w:val="en-US"/>
        </w:rPr>
        <w:t>=</w:t>
      </w:r>
      <w:r w:rsidRPr="00E74ABD">
        <w:rPr>
          <w:rFonts w:ascii="Consolas" w:hAnsi="Consolas" w:cs="Consolas"/>
          <w:i/>
          <w:iCs/>
          <w:color w:val="2A00FF"/>
          <w:sz w:val="20"/>
          <w:lang w:val="en-US"/>
        </w:rPr>
        <w:t>"record0.txt"</w:t>
      </w:r>
      <w:r w:rsidRPr="00E74ABD">
        <w:rPr>
          <w:rFonts w:ascii="Consolas" w:hAnsi="Consolas" w:cs="Consolas"/>
          <w:sz w:val="20"/>
          <w:lang w:val="en-US"/>
        </w:rPr>
        <w:t xml:space="preserve"> </w:t>
      </w:r>
      <w:r w:rsidRPr="00E74ABD">
        <w:rPr>
          <w:rFonts w:ascii="Consolas" w:hAnsi="Consolas" w:cs="Consolas"/>
          <w:color w:val="7F007F"/>
          <w:sz w:val="20"/>
          <w:lang w:val="en-US"/>
        </w:rPr>
        <w:t>length</w:t>
      </w:r>
      <w:r w:rsidRPr="00E74ABD">
        <w:rPr>
          <w:rFonts w:ascii="Consolas" w:hAnsi="Consolas" w:cs="Consolas"/>
          <w:color w:val="000000"/>
          <w:sz w:val="20"/>
          <w:lang w:val="en-US"/>
        </w:rPr>
        <w:t>=</w:t>
      </w:r>
      <w:r w:rsidRPr="00E74ABD">
        <w:rPr>
          <w:rFonts w:ascii="Consolas" w:hAnsi="Consolas" w:cs="Consolas"/>
          <w:i/>
          <w:iCs/>
          <w:color w:val="2A00FF"/>
          <w:sz w:val="20"/>
          <w:lang w:val="en-US"/>
        </w:rPr>
        <w:t>"84000"</w:t>
      </w:r>
      <w:r w:rsidRPr="00E74ABD">
        <w:rPr>
          <w:rFonts w:ascii="Consolas" w:hAnsi="Consolas" w:cs="Consolas"/>
          <w:sz w:val="20"/>
          <w:lang w:val="en-US"/>
        </w:rPr>
        <w:t xml:space="preserve"> </w:t>
      </w:r>
      <w:r w:rsidRPr="00E74ABD">
        <w:rPr>
          <w:rFonts w:ascii="Consolas" w:hAnsi="Consolas" w:cs="Consolas"/>
          <w:color w:val="7F007F"/>
          <w:sz w:val="20"/>
          <w:lang w:val="en-US"/>
        </w:rPr>
        <w:t>digestType</w:t>
      </w:r>
      <w:r w:rsidRPr="00E74ABD">
        <w:rPr>
          <w:rFonts w:ascii="Consolas" w:hAnsi="Consolas" w:cs="Consolas"/>
          <w:color w:val="000000"/>
          <w:sz w:val="20"/>
          <w:lang w:val="en-US"/>
        </w:rPr>
        <w:t>=</w:t>
      </w:r>
      <w:r w:rsidRPr="00E74ABD">
        <w:rPr>
          <w:rFonts w:ascii="Consolas" w:hAnsi="Consolas" w:cs="Consolas"/>
          <w:i/>
          <w:iCs/>
          <w:color w:val="2A00FF"/>
          <w:sz w:val="20"/>
          <w:lang w:val="en-US"/>
        </w:rPr>
        <w:t>"MD5"</w:t>
      </w:r>
      <w:r w:rsidRPr="00E74ABD">
        <w:rPr>
          <w:rFonts w:ascii="Consolas" w:hAnsi="Consolas" w:cs="Consolas"/>
          <w:sz w:val="20"/>
          <w:lang w:val="en-US"/>
        </w:rPr>
        <w:t xml:space="preserve"> </w:t>
      </w:r>
      <w:r w:rsidRPr="00E74ABD">
        <w:rPr>
          <w:rFonts w:ascii="Consolas" w:hAnsi="Consolas" w:cs="Consolas"/>
          <w:color w:val="7F007F"/>
          <w:sz w:val="20"/>
          <w:lang w:val="en-US"/>
        </w:rPr>
        <w:t>messageD</w:t>
      </w:r>
      <w:r w:rsidRPr="00E74ABD">
        <w:rPr>
          <w:rFonts w:ascii="Consolas" w:hAnsi="Consolas" w:cs="Consolas"/>
          <w:color w:val="7F007F"/>
          <w:sz w:val="20"/>
          <w:lang w:val="en-US"/>
        </w:rPr>
        <w:t>i</w:t>
      </w:r>
      <w:r w:rsidRPr="00E74ABD">
        <w:rPr>
          <w:rFonts w:ascii="Consolas" w:hAnsi="Consolas" w:cs="Consolas"/>
          <w:color w:val="7F007F"/>
          <w:sz w:val="20"/>
          <w:lang w:val="en-US"/>
        </w:rPr>
        <w:t>gest</w:t>
      </w:r>
      <w:r w:rsidRPr="00E74ABD">
        <w:rPr>
          <w:rFonts w:ascii="Consolas" w:hAnsi="Consolas" w:cs="Consolas"/>
          <w:color w:val="000000"/>
          <w:sz w:val="20"/>
          <w:lang w:val="en-US"/>
        </w:rPr>
        <w:t>=</w:t>
      </w:r>
      <w:r w:rsidRPr="00E74ABD">
        <w:rPr>
          <w:rFonts w:ascii="Consolas" w:hAnsi="Consolas" w:cs="Consolas"/>
          <w:i/>
          <w:iCs/>
          <w:color w:val="2A00FF"/>
          <w:sz w:val="20"/>
          <w:lang w:val="en-US"/>
        </w:rPr>
        <w:t>"D1341187455adfCA86E5666C974B5950"</w:t>
      </w:r>
      <w:r w:rsidRPr="00E74ABD">
        <w:rPr>
          <w:rFonts w:ascii="Consolas" w:hAnsi="Consolas" w:cs="Consolas"/>
          <w:color w:val="008080"/>
          <w:sz w:val="20"/>
          <w:lang w:val="en-US"/>
        </w:rPr>
        <w:t>/&gt;</w:t>
      </w:r>
      <w:r w:rsidRPr="00E74ABD">
        <w:rPr>
          <w:rFonts w:ascii="Consolas" w:hAnsi="Consolas" w:cs="Consolas"/>
          <w:color w:val="000000"/>
          <w:sz w:val="20"/>
          <w:lang w:val="en-US"/>
        </w:rPr>
        <w:t xml:space="preserve"> </w:t>
      </w:r>
      <w:r w:rsidRPr="00E74ABD">
        <w:rPr>
          <w:rFonts w:ascii="Consolas" w:hAnsi="Consolas" w:cs="Consolas"/>
          <w:color w:val="3F5FBF"/>
          <w:sz w:val="20"/>
          <w:lang w:val="en-US"/>
        </w:rPr>
        <w:t>&lt;!-- TRANSCRIPTIOM --&gt;</w:t>
      </w:r>
    </w:p>
    <w:p w14:paraId="038E229A" w14:textId="77777777" w:rsidR="00EA0034" w:rsidRPr="00E74ABD" w:rsidRDefault="00EA0034" w:rsidP="00EA0034">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E74ABD">
        <w:rPr>
          <w:rFonts w:ascii="Consolas" w:hAnsi="Consolas" w:cs="Consolas"/>
          <w:color w:val="008080"/>
          <w:sz w:val="20"/>
          <w:lang w:val="en-US"/>
        </w:rPr>
        <w:t>&lt;</w:t>
      </w:r>
      <w:r w:rsidRPr="00E74ABD">
        <w:rPr>
          <w:rFonts w:ascii="Consolas" w:hAnsi="Consolas" w:cs="Consolas"/>
          <w:color w:val="3F7F7F"/>
          <w:sz w:val="20"/>
          <w:lang w:val="en-US"/>
        </w:rPr>
        <w:t>r3</w:t>
      </w:r>
      <w:r w:rsidRPr="00E74ABD">
        <w:rPr>
          <w:rFonts w:ascii="Consolas" w:hAnsi="Consolas" w:cs="Consolas"/>
          <w:sz w:val="20"/>
          <w:lang w:val="en-US"/>
        </w:rPr>
        <w:t xml:space="preserve"> </w:t>
      </w:r>
      <w:r w:rsidRPr="00E74ABD">
        <w:rPr>
          <w:rFonts w:ascii="Consolas" w:hAnsi="Consolas" w:cs="Consolas"/>
          <w:color w:val="7F007F"/>
          <w:sz w:val="20"/>
          <w:lang w:val="en-US"/>
        </w:rPr>
        <w:t>file</w:t>
      </w:r>
      <w:r w:rsidRPr="00E74ABD">
        <w:rPr>
          <w:rFonts w:ascii="Consolas" w:hAnsi="Consolas" w:cs="Consolas"/>
          <w:color w:val="000000"/>
          <w:sz w:val="20"/>
          <w:lang w:val="en-US"/>
        </w:rPr>
        <w:t>=</w:t>
      </w:r>
      <w:r w:rsidRPr="00E74ABD">
        <w:rPr>
          <w:rFonts w:ascii="Consolas" w:hAnsi="Consolas" w:cs="Consolas"/>
          <w:i/>
          <w:iCs/>
          <w:color w:val="2A00FF"/>
          <w:sz w:val="20"/>
          <w:lang w:val="en-US"/>
        </w:rPr>
        <w:t>"record0.bin"</w:t>
      </w:r>
      <w:r w:rsidRPr="00E74ABD">
        <w:rPr>
          <w:rFonts w:ascii="Consolas" w:hAnsi="Consolas" w:cs="Consolas"/>
          <w:sz w:val="20"/>
          <w:lang w:val="en-US"/>
        </w:rPr>
        <w:t xml:space="preserve"> </w:t>
      </w:r>
      <w:r w:rsidRPr="00E74ABD">
        <w:rPr>
          <w:rFonts w:ascii="Consolas" w:hAnsi="Consolas" w:cs="Consolas"/>
          <w:color w:val="7F007F"/>
          <w:sz w:val="20"/>
          <w:lang w:val="en-US"/>
        </w:rPr>
        <w:t>length</w:t>
      </w:r>
      <w:r w:rsidRPr="00E74ABD">
        <w:rPr>
          <w:rFonts w:ascii="Consolas" w:hAnsi="Consolas" w:cs="Consolas"/>
          <w:color w:val="000000"/>
          <w:sz w:val="20"/>
          <w:lang w:val="en-US"/>
        </w:rPr>
        <w:t>=</w:t>
      </w:r>
      <w:r w:rsidRPr="00E74ABD">
        <w:rPr>
          <w:rFonts w:ascii="Consolas" w:hAnsi="Consolas" w:cs="Consolas"/>
          <w:i/>
          <w:iCs/>
          <w:color w:val="2A00FF"/>
          <w:sz w:val="20"/>
          <w:lang w:val="en-US"/>
        </w:rPr>
        <w:t>"16000"</w:t>
      </w:r>
      <w:r w:rsidRPr="00E74ABD">
        <w:rPr>
          <w:rFonts w:ascii="Consolas" w:hAnsi="Consolas" w:cs="Consolas"/>
          <w:sz w:val="20"/>
          <w:lang w:val="en-US"/>
        </w:rPr>
        <w:t xml:space="preserve"> </w:t>
      </w:r>
      <w:r w:rsidRPr="00E74ABD">
        <w:rPr>
          <w:rFonts w:ascii="Consolas" w:hAnsi="Consolas" w:cs="Consolas"/>
          <w:color w:val="7F007F"/>
          <w:sz w:val="20"/>
          <w:lang w:val="en-US"/>
        </w:rPr>
        <w:t>digestType</w:t>
      </w:r>
      <w:r w:rsidRPr="00E74ABD">
        <w:rPr>
          <w:rFonts w:ascii="Consolas" w:hAnsi="Consolas" w:cs="Consolas"/>
          <w:color w:val="000000"/>
          <w:sz w:val="20"/>
          <w:lang w:val="en-US"/>
        </w:rPr>
        <w:t>=</w:t>
      </w:r>
      <w:r w:rsidRPr="00E74ABD">
        <w:rPr>
          <w:rFonts w:ascii="Consolas" w:hAnsi="Consolas" w:cs="Consolas"/>
          <w:i/>
          <w:iCs/>
          <w:color w:val="2A00FF"/>
          <w:sz w:val="20"/>
          <w:lang w:val="en-US"/>
        </w:rPr>
        <w:t>"MD5"</w:t>
      </w:r>
      <w:r w:rsidRPr="00E74ABD">
        <w:rPr>
          <w:rFonts w:ascii="Consolas" w:hAnsi="Consolas" w:cs="Consolas"/>
          <w:sz w:val="20"/>
          <w:lang w:val="en-US"/>
        </w:rPr>
        <w:t xml:space="preserve"> </w:t>
      </w:r>
      <w:r w:rsidRPr="00E74ABD">
        <w:rPr>
          <w:rFonts w:ascii="Consolas" w:hAnsi="Consolas" w:cs="Consolas"/>
          <w:color w:val="7F007F"/>
          <w:sz w:val="20"/>
          <w:lang w:val="en-US"/>
        </w:rPr>
        <w:t>messageD</w:t>
      </w:r>
      <w:r w:rsidRPr="00E74ABD">
        <w:rPr>
          <w:rFonts w:ascii="Consolas" w:hAnsi="Consolas" w:cs="Consolas"/>
          <w:color w:val="7F007F"/>
          <w:sz w:val="20"/>
          <w:lang w:val="en-US"/>
        </w:rPr>
        <w:t>i</w:t>
      </w:r>
      <w:r w:rsidRPr="00E74ABD">
        <w:rPr>
          <w:rFonts w:ascii="Consolas" w:hAnsi="Consolas" w:cs="Consolas"/>
          <w:color w:val="7F007F"/>
          <w:sz w:val="20"/>
          <w:lang w:val="en-US"/>
        </w:rPr>
        <w:t>gest</w:t>
      </w:r>
      <w:r w:rsidRPr="00E74ABD">
        <w:rPr>
          <w:rFonts w:ascii="Consolas" w:hAnsi="Consolas" w:cs="Consolas"/>
          <w:color w:val="000000"/>
          <w:sz w:val="20"/>
          <w:lang w:val="en-US"/>
        </w:rPr>
        <w:t>=</w:t>
      </w:r>
      <w:r w:rsidRPr="00E74ABD">
        <w:rPr>
          <w:rFonts w:ascii="Consolas" w:hAnsi="Consolas" w:cs="Consolas"/>
          <w:i/>
          <w:iCs/>
          <w:color w:val="2A00FF"/>
          <w:sz w:val="20"/>
          <w:lang w:val="en-US"/>
        </w:rPr>
        <w:t>"D1C411FC45542DCA86EEB1CC9B4B596C"</w:t>
      </w:r>
      <w:r w:rsidRPr="00E74ABD">
        <w:rPr>
          <w:rFonts w:ascii="Consolas" w:hAnsi="Consolas" w:cs="Consolas"/>
          <w:color w:val="008080"/>
          <w:sz w:val="20"/>
          <w:lang w:val="en-US"/>
        </w:rPr>
        <w:t>/&gt;</w:t>
      </w:r>
      <w:r w:rsidRPr="00E74ABD">
        <w:rPr>
          <w:rFonts w:ascii="Consolas" w:hAnsi="Consolas" w:cs="Consolas"/>
          <w:color w:val="000000"/>
          <w:sz w:val="20"/>
          <w:lang w:val="en-US"/>
        </w:rPr>
        <w:t xml:space="preserve"> </w:t>
      </w:r>
      <w:r w:rsidRPr="00E74ABD">
        <w:rPr>
          <w:rFonts w:ascii="Consolas" w:hAnsi="Consolas" w:cs="Consolas"/>
          <w:color w:val="3F5FBF"/>
          <w:sz w:val="20"/>
          <w:lang w:val="en-US"/>
        </w:rPr>
        <w:t>&lt;!-- SOUND --&gt;</w:t>
      </w:r>
    </w:p>
    <w:p w14:paraId="57987286"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c3</w:t>
      </w:r>
      <w:r w:rsidRPr="00F07B9E">
        <w:rPr>
          <w:rFonts w:ascii="Consolas" w:hAnsi="Consolas" w:cs="Consolas"/>
          <w:color w:val="008080"/>
          <w:sz w:val="20"/>
          <w:lang w:val="en-US"/>
        </w:rPr>
        <w:t>&gt;</w:t>
      </w:r>
    </w:p>
    <w:p w14:paraId="0E6E67E2"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c4</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CARRAY --&gt;</w:t>
      </w:r>
    </w:p>
    <w:p w14:paraId="3C93FD7A"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a1</w:t>
      </w:r>
      <w:r w:rsidRPr="00F07B9E">
        <w:rPr>
          <w:rFonts w:ascii="Consolas" w:hAnsi="Consolas" w:cs="Consolas"/>
          <w:color w:val="008080"/>
          <w:sz w:val="20"/>
          <w:lang w:val="en-US"/>
        </w:rPr>
        <w:t>&gt;</w:t>
      </w:r>
      <w:r w:rsidRPr="00F07B9E">
        <w:rPr>
          <w:rFonts w:ascii="Consolas" w:hAnsi="Consolas" w:cs="Consolas"/>
          <w:color w:val="000000"/>
          <w:sz w:val="20"/>
          <w:lang w:val="en-US"/>
        </w:rPr>
        <w:t>Vorname1</w:t>
      </w:r>
      <w:r w:rsidRPr="00F07B9E">
        <w:rPr>
          <w:rFonts w:ascii="Consolas" w:hAnsi="Consolas" w:cs="Consolas"/>
          <w:color w:val="008080"/>
          <w:sz w:val="20"/>
          <w:lang w:val="en-US"/>
        </w:rPr>
        <w:t>&lt;/</w:t>
      </w:r>
      <w:r w:rsidRPr="00F07B9E">
        <w:rPr>
          <w:rFonts w:ascii="Consolas" w:hAnsi="Consolas" w:cs="Consolas"/>
          <w:color w:val="3F7F7F"/>
          <w:sz w:val="20"/>
          <w:lang w:val="en-US"/>
        </w:rPr>
        <w:t>a1</w:t>
      </w:r>
      <w:r w:rsidRPr="00F07B9E">
        <w:rPr>
          <w:rFonts w:ascii="Consolas" w:hAnsi="Consolas" w:cs="Consolas"/>
          <w:color w:val="008080"/>
          <w:sz w:val="20"/>
          <w:lang w:val="en-US"/>
        </w:rPr>
        <w:t>&gt;</w:t>
      </w:r>
    </w:p>
    <w:p w14:paraId="147009E3"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a2 is NULL! and therefore missing --&gt;</w:t>
      </w:r>
    </w:p>
    <w:p w14:paraId="293817C4"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a3</w:t>
      </w:r>
      <w:r w:rsidRPr="00F07B9E">
        <w:rPr>
          <w:rFonts w:ascii="Consolas" w:hAnsi="Consolas" w:cs="Consolas"/>
          <w:color w:val="008080"/>
          <w:sz w:val="20"/>
          <w:lang w:val="en-US"/>
        </w:rPr>
        <w:t>&gt;</w:t>
      </w:r>
      <w:r w:rsidRPr="00F07B9E">
        <w:rPr>
          <w:rFonts w:ascii="Consolas" w:hAnsi="Consolas" w:cs="Consolas"/>
          <w:color w:val="000000"/>
          <w:sz w:val="20"/>
          <w:lang w:val="en-US"/>
        </w:rPr>
        <w:t>Patronymic</w:t>
      </w:r>
      <w:r w:rsidRPr="00F07B9E">
        <w:rPr>
          <w:rFonts w:ascii="Consolas" w:hAnsi="Consolas" w:cs="Consolas"/>
          <w:color w:val="008080"/>
          <w:sz w:val="20"/>
          <w:lang w:val="en-US"/>
        </w:rPr>
        <w:t>&lt;/</w:t>
      </w:r>
      <w:r w:rsidRPr="00F07B9E">
        <w:rPr>
          <w:rFonts w:ascii="Consolas" w:hAnsi="Consolas" w:cs="Consolas"/>
          <w:color w:val="3F7F7F"/>
          <w:sz w:val="20"/>
          <w:lang w:val="en-US"/>
        </w:rPr>
        <w:t>a3</w:t>
      </w:r>
      <w:r w:rsidRPr="00F07B9E">
        <w:rPr>
          <w:rFonts w:ascii="Consolas" w:hAnsi="Consolas" w:cs="Consolas"/>
          <w:color w:val="008080"/>
          <w:sz w:val="20"/>
          <w:lang w:val="en-US"/>
        </w:rPr>
        <w:t>&gt;</w:t>
      </w:r>
    </w:p>
    <w:p w14:paraId="67F48CEC"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lastRenderedPageBreak/>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a4</w:t>
      </w:r>
      <w:r w:rsidRPr="00F07B9E">
        <w:rPr>
          <w:rFonts w:ascii="Consolas" w:hAnsi="Consolas" w:cs="Consolas"/>
          <w:color w:val="008080"/>
          <w:sz w:val="20"/>
          <w:lang w:val="en-US"/>
        </w:rPr>
        <w:t>&gt;</w:t>
      </w:r>
      <w:r w:rsidRPr="00F07B9E">
        <w:rPr>
          <w:rFonts w:ascii="Consolas" w:hAnsi="Consolas" w:cs="Consolas"/>
          <w:color w:val="000000"/>
          <w:sz w:val="20"/>
          <w:lang w:val="en-US"/>
        </w:rPr>
        <w:t>Name</w:t>
      </w:r>
      <w:r w:rsidRPr="00F07B9E">
        <w:rPr>
          <w:rFonts w:ascii="Consolas" w:hAnsi="Consolas" w:cs="Consolas"/>
          <w:color w:val="008080"/>
          <w:sz w:val="20"/>
          <w:lang w:val="en-US"/>
        </w:rPr>
        <w:t>&lt;/</w:t>
      </w:r>
      <w:r w:rsidRPr="00F07B9E">
        <w:rPr>
          <w:rFonts w:ascii="Consolas" w:hAnsi="Consolas" w:cs="Consolas"/>
          <w:color w:val="3F7F7F"/>
          <w:sz w:val="20"/>
          <w:lang w:val="en-US"/>
        </w:rPr>
        <w:t>a4</w:t>
      </w:r>
      <w:r w:rsidRPr="00F07B9E">
        <w:rPr>
          <w:rFonts w:ascii="Consolas" w:hAnsi="Consolas" w:cs="Consolas"/>
          <w:color w:val="008080"/>
          <w:sz w:val="20"/>
          <w:lang w:val="en-US"/>
        </w:rPr>
        <w:t>&gt;</w:t>
      </w:r>
    </w:p>
    <w:p w14:paraId="2BCF27F5" w14:textId="77777777" w:rsidR="000823D7" w:rsidRDefault="000823D7" w:rsidP="000823D7">
      <w:pPr>
        <w:autoSpaceDE w:val="0"/>
        <w:autoSpaceDN w:val="0"/>
        <w:adjustRightInd w:val="0"/>
        <w:spacing w:after="0" w:line="240" w:lineRule="auto"/>
        <w:rPr>
          <w:rFonts w:ascii="Consolas" w:hAnsi="Consolas" w:cs="Consolas"/>
          <w:sz w:val="20"/>
        </w:rPr>
      </w:pPr>
      <w:r w:rsidRPr="00F07B9E">
        <w:rPr>
          <w:rFonts w:ascii="Consolas" w:hAnsi="Consolas" w:cs="Consolas"/>
          <w:color w:val="000000"/>
          <w:sz w:val="20"/>
          <w:lang w:val="en-US"/>
        </w:rPr>
        <w:t xml:space="preserve">    </w:t>
      </w:r>
      <w:r>
        <w:rPr>
          <w:rFonts w:ascii="Consolas" w:hAnsi="Consolas" w:cs="Consolas"/>
          <w:color w:val="008080"/>
          <w:sz w:val="20"/>
        </w:rPr>
        <w:t>&lt;/</w:t>
      </w:r>
      <w:r>
        <w:rPr>
          <w:rFonts w:ascii="Consolas" w:hAnsi="Consolas" w:cs="Consolas"/>
          <w:color w:val="3F7F7F"/>
          <w:sz w:val="20"/>
        </w:rPr>
        <w:t>c4</w:t>
      </w:r>
      <w:r>
        <w:rPr>
          <w:rFonts w:ascii="Consolas" w:hAnsi="Consolas" w:cs="Consolas"/>
          <w:color w:val="008080"/>
          <w:sz w:val="20"/>
        </w:rPr>
        <w:t>&gt;</w:t>
      </w:r>
    </w:p>
    <w:p w14:paraId="453C9CE6" w14:textId="77777777" w:rsidR="000823D7" w:rsidRDefault="000823D7" w:rsidP="000823D7">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w:t>
      </w:r>
      <w:r>
        <w:rPr>
          <w:rFonts w:ascii="Consolas" w:hAnsi="Consolas" w:cs="Consolas"/>
          <w:color w:val="008080"/>
          <w:sz w:val="20"/>
        </w:rPr>
        <w:t>&lt;</w:t>
      </w:r>
      <w:r>
        <w:rPr>
          <w:rFonts w:ascii="Consolas" w:hAnsi="Consolas" w:cs="Consolas"/>
          <w:color w:val="3F7F7F"/>
          <w:sz w:val="20"/>
        </w:rPr>
        <w:t>c5</w:t>
      </w:r>
      <w:r>
        <w:rPr>
          <w:rFonts w:ascii="Consolas" w:hAnsi="Consolas" w:cs="Consolas"/>
          <w:color w:val="008080"/>
          <w:sz w:val="20"/>
        </w:rPr>
        <w:t>&gt;</w:t>
      </w:r>
      <w:r>
        <w:rPr>
          <w:rFonts w:ascii="Consolas" w:hAnsi="Consolas" w:cs="Consolas"/>
          <w:color w:val="000000"/>
          <w:sz w:val="20"/>
        </w:rPr>
        <w:t xml:space="preserve"> </w:t>
      </w:r>
      <w:r>
        <w:rPr>
          <w:rFonts w:ascii="Consolas" w:hAnsi="Consolas" w:cs="Consolas"/>
          <w:color w:val="3F5FBF"/>
          <w:sz w:val="20"/>
        </w:rPr>
        <w:t>&lt;!-- CUDT --&gt;</w:t>
      </w:r>
    </w:p>
    <w:p w14:paraId="415BF48D" w14:textId="77777777" w:rsidR="000823D7" w:rsidRDefault="000823D7" w:rsidP="000823D7">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w:t>
      </w:r>
      <w:r>
        <w:rPr>
          <w:rFonts w:ascii="Consolas" w:hAnsi="Consolas" w:cs="Consolas"/>
          <w:color w:val="008080"/>
          <w:sz w:val="20"/>
        </w:rPr>
        <w:t>&lt;</w:t>
      </w:r>
      <w:r>
        <w:rPr>
          <w:rFonts w:ascii="Consolas" w:hAnsi="Consolas" w:cs="Consolas"/>
          <w:color w:val="3F7F7F"/>
          <w:sz w:val="20"/>
        </w:rPr>
        <w:t>u1</w:t>
      </w:r>
      <w:r>
        <w:rPr>
          <w:rFonts w:ascii="Consolas" w:hAnsi="Consolas" w:cs="Consolas"/>
          <w:color w:val="008080"/>
          <w:sz w:val="20"/>
        </w:rPr>
        <w:t>&gt;</w:t>
      </w:r>
      <w:r>
        <w:rPr>
          <w:rFonts w:ascii="Consolas" w:hAnsi="Consolas" w:cs="Consolas"/>
          <w:color w:val="000000"/>
          <w:sz w:val="20"/>
        </w:rPr>
        <w:t>9876</w:t>
      </w:r>
      <w:r>
        <w:rPr>
          <w:rFonts w:ascii="Consolas" w:hAnsi="Consolas" w:cs="Consolas"/>
          <w:color w:val="008080"/>
          <w:sz w:val="20"/>
        </w:rPr>
        <w:t>&lt;/</w:t>
      </w:r>
      <w:r>
        <w:rPr>
          <w:rFonts w:ascii="Consolas" w:hAnsi="Consolas" w:cs="Consolas"/>
          <w:color w:val="3F7F7F"/>
          <w:sz w:val="20"/>
        </w:rPr>
        <w:t>u1</w:t>
      </w:r>
      <w:r>
        <w:rPr>
          <w:rFonts w:ascii="Consolas" w:hAnsi="Consolas" w:cs="Consolas"/>
          <w:color w:val="008080"/>
          <w:sz w:val="20"/>
        </w:rPr>
        <w:t>&gt;</w:t>
      </w:r>
      <w:r>
        <w:rPr>
          <w:rFonts w:ascii="Consolas" w:hAnsi="Consolas" w:cs="Consolas"/>
          <w:color w:val="000000"/>
          <w:sz w:val="20"/>
        </w:rPr>
        <w:t xml:space="preserve"> </w:t>
      </w:r>
      <w:r>
        <w:rPr>
          <w:rFonts w:ascii="Consolas" w:hAnsi="Consolas" w:cs="Consolas"/>
          <w:color w:val="3F5FBF"/>
          <w:sz w:val="20"/>
        </w:rPr>
        <w:t>&lt;!-- ID --&gt;</w:t>
      </w:r>
    </w:p>
    <w:p w14:paraId="7FC1AC9F" w14:textId="77777777" w:rsidR="000823D7" w:rsidRPr="00F07B9E" w:rsidRDefault="000823D7" w:rsidP="000823D7">
      <w:pPr>
        <w:autoSpaceDE w:val="0"/>
        <w:autoSpaceDN w:val="0"/>
        <w:adjustRightInd w:val="0"/>
        <w:spacing w:after="0" w:line="240" w:lineRule="auto"/>
        <w:rPr>
          <w:rFonts w:ascii="Consolas" w:hAnsi="Consolas" w:cs="Consolas"/>
          <w:sz w:val="20"/>
          <w:lang w:val="en-US"/>
        </w:rPr>
      </w:pPr>
      <w:r>
        <w:rPr>
          <w:rFonts w:ascii="Consolas" w:hAnsi="Consolas" w:cs="Consolas"/>
          <w:color w:val="000000"/>
          <w:sz w:val="20"/>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u2</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NESTEDROW --&gt;</w:t>
      </w:r>
    </w:p>
    <w:p w14:paraId="44084314" w14:textId="4214604E"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00EA0034">
        <w:rPr>
          <w:rFonts w:ascii="Consolas" w:hAnsi="Consolas" w:cs="Consolas"/>
          <w:color w:val="000000"/>
          <w:sz w:val="20"/>
          <w:lang w:val="en-US"/>
        </w:rPr>
        <w:t xml:space="preserve">  </w:t>
      </w:r>
      <w:r w:rsidRPr="00F07B9E">
        <w:rPr>
          <w:rFonts w:ascii="Consolas" w:hAnsi="Consolas" w:cs="Consolas"/>
          <w:color w:val="000000"/>
          <w:sz w:val="20"/>
          <w:lang w:val="en-US"/>
        </w:rPr>
        <w:t xml:space="preserve">    </w:t>
      </w:r>
      <w:r w:rsidRPr="00F07B9E">
        <w:rPr>
          <w:rFonts w:ascii="Consolas" w:hAnsi="Consolas" w:cs="Consolas"/>
          <w:color w:val="008080"/>
          <w:sz w:val="20"/>
          <w:lang w:val="en-US"/>
        </w:rPr>
        <w:t>&lt;</w:t>
      </w:r>
      <w:r w:rsidRPr="00F07B9E">
        <w:rPr>
          <w:rFonts w:ascii="Consolas" w:hAnsi="Consolas" w:cs="Consolas"/>
          <w:color w:val="3F7F7F"/>
          <w:sz w:val="20"/>
          <w:lang w:val="en-US"/>
        </w:rPr>
        <w:t>r1</w:t>
      </w:r>
      <w:r w:rsidRPr="00F07B9E">
        <w:rPr>
          <w:rFonts w:ascii="Consolas" w:hAnsi="Consolas" w:cs="Consolas"/>
          <w:color w:val="008080"/>
          <w:sz w:val="20"/>
          <w:lang w:val="en-US"/>
        </w:rPr>
        <w:t>&gt;</w:t>
      </w:r>
      <w:r w:rsidRPr="00F07B9E">
        <w:rPr>
          <w:rFonts w:ascii="Consolas" w:hAnsi="Consolas" w:cs="Consolas"/>
          <w:color w:val="000000"/>
          <w:sz w:val="20"/>
          <w:lang w:val="en-US"/>
        </w:rPr>
        <w:t>71934576</w:t>
      </w:r>
      <w:r w:rsidRPr="00F07B9E">
        <w:rPr>
          <w:rFonts w:ascii="Consolas" w:hAnsi="Consolas" w:cs="Consolas"/>
          <w:color w:val="008080"/>
          <w:sz w:val="20"/>
          <w:lang w:val="en-US"/>
        </w:rPr>
        <w:t>&lt;/</w:t>
      </w:r>
      <w:r w:rsidRPr="00F07B9E">
        <w:rPr>
          <w:rFonts w:ascii="Consolas" w:hAnsi="Consolas" w:cs="Consolas"/>
          <w:color w:val="3F7F7F"/>
          <w:sz w:val="20"/>
          <w:lang w:val="en-US"/>
        </w:rPr>
        <w:t>r1</w:t>
      </w:r>
      <w:r w:rsidRPr="00F07B9E">
        <w:rPr>
          <w:rFonts w:ascii="Consolas" w:hAnsi="Consolas" w:cs="Consolas"/>
          <w:color w:val="008080"/>
          <w:sz w:val="20"/>
          <w:lang w:val="en-US"/>
        </w:rPr>
        <w:t>&gt;</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TAPEID --&gt;</w:t>
      </w:r>
    </w:p>
    <w:p w14:paraId="0C021EBA" w14:textId="22BF5BCA" w:rsidR="000823D7" w:rsidRPr="00F07B9E"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00EA0034">
        <w:rPr>
          <w:rFonts w:ascii="Consolas" w:hAnsi="Consolas" w:cs="Consolas"/>
          <w:color w:val="000000"/>
          <w:sz w:val="20"/>
          <w:lang w:val="en-US"/>
        </w:rPr>
        <w:t xml:space="preserve">  </w:t>
      </w:r>
      <w:r w:rsidRPr="00F07B9E">
        <w:rPr>
          <w:rFonts w:ascii="Consolas" w:hAnsi="Consolas" w:cs="Consolas"/>
          <w:color w:val="000000"/>
          <w:sz w:val="20"/>
          <w:lang w:val="en-US"/>
        </w:rPr>
        <w:t xml:space="preserve">  </w:t>
      </w:r>
      <w:r w:rsidRPr="00F07B9E">
        <w:rPr>
          <w:rFonts w:ascii="Consolas" w:hAnsi="Consolas" w:cs="Consolas"/>
          <w:color w:val="3F5FBF"/>
          <w:sz w:val="20"/>
          <w:lang w:val="en-US"/>
        </w:rPr>
        <w:t>&lt;!-- r2 is NULL and therefore missing --&gt;</w:t>
      </w:r>
    </w:p>
    <w:p w14:paraId="68E9B0F9" w14:textId="08AEFF05" w:rsidR="00EA0034" w:rsidRPr="00E74ABD" w:rsidRDefault="00EA0034" w:rsidP="00EA0034">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Pr>
          <w:rFonts w:ascii="Consolas" w:hAnsi="Consolas" w:cs="Consolas"/>
          <w:color w:val="000000"/>
          <w:sz w:val="20"/>
          <w:lang w:val="en-US"/>
        </w:rPr>
        <w:t xml:space="preserve">  </w:t>
      </w:r>
      <w:r w:rsidRPr="00E74ABD">
        <w:rPr>
          <w:rFonts w:ascii="Consolas" w:hAnsi="Consolas" w:cs="Consolas"/>
          <w:color w:val="000000"/>
          <w:sz w:val="20"/>
          <w:lang w:val="en-US"/>
        </w:rPr>
        <w:t xml:space="preserve">     </w:t>
      </w:r>
      <w:r w:rsidRPr="00E74ABD">
        <w:rPr>
          <w:rFonts w:ascii="Consolas" w:hAnsi="Consolas" w:cs="Consolas"/>
          <w:color w:val="008080"/>
          <w:sz w:val="20"/>
          <w:lang w:val="en-US"/>
        </w:rPr>
        <w:t>&lt;</w:t>
      </w:r>
      <w:r w:rsidRPr="00E74ABD">
        <w:rPr>
          <w:rFonts w:ascii="Consolas" w:hAnsi="Consolas" w:cs="Consolas"/>
          <w:color w:val="3F7F7F"/>
          <w:sz w:val="20"/>
          <w:lang w:val="en-US"/>
        </w:rPr>
        <w:t>r3</w:t>
      </w:r>
      <w:r w:rsidRPr="00E74ABD">
        <w:rPr>
          <w:rFonts w:ascii="Consolas" w:hAnsi="Consolas" w:cs="Consolas"/>
          <w:sz w:val="20"/>
          <w:lang w:val="en-US"/>
        </w:rPr>
        <w:t xml:space="preserve"> </w:t>
      </w:r>
      <w:r w:rsidRPr="00E74ABD">
        <w:rPr>
          <w:rFonts w:ascii="Consolas" w:hAnsi="Consolas" w:cs="Consolas"/>
          <w:color w:val="7F007F"/>
          <w:sz w:val="20"/>
          <w:lang w:val="en-US"/>
        </w:rPr>
        <w:t>file</w:t>
      </w:r>
      <w:r w:rsidRPr="00E74ABD">
        <w:rPr>
          <w:rFonts w:ascii="Consolas" w:hAnsi="Consolas" w:cs="Consolas"/>
          <w:color w:val="000000"/>
          <w:sz w:val="20"/>
          <w:lang w:val="en-US"/>
        </w:rPr>
        <w:t>=</w:t>
      </w:r>
      <w:r w:rsidRPr="00E74ABD">
        <w:rPr>
          <w:rFonts w:ascii="Consolas" w:hAnsi="Consolas" w:cs="Consolas"/>
          <w:i/>
          <w:iCs/>
          <w:color w:val="2A00FF"/>
          <w:sz w:val="20"/>
          <w:lang w:val="en-US"/>
        </w:rPr>
        <w:t>"sub1000/record0.bin"</w:t>
      </w:r>
      <w:r w:rsidRPr="00E74ABD">
        <w:rPr>
          <w:rFonts w:ascii="Consolas" w:hAnsi="Consolas" w:cs="Consolas"/>
          <w:sz w:val="20"/>
          <w:lang w:val="en-US"/>
        </w:rPr>
        <w:t xml:space="preserve"> </w:t>
      </w:r>
      <w:r w:rsidRPr="00E74ABD">
        <w:rPr>
          <w:rFonts w:ascii="Consolas" w:hAnsi="Consolas" w:cs="Consolas"/>
          <w:color w:val="7F007F"/>
          <w:sz w:val="20"/>
          <w:lang w:val="en-US"/>
        </w:rPr>
        <w:t>length</w:t>
      </w:r>
      <w:r w:rsidRPr="00E74ABD">
        <w:rPr>
          <w:rFonts w:ascii="Consolas" w:hAnsi="Consolas" w:cs="Consolas"/>
          <w:color w:val="000000"/>
          <w:sz w:val="20"/>
          <w:lang w:val="en-US"/>
        </w:rPr>
        <w:t>=</w:t>
      </w:r>
      <w:r w:rsidRPr="00E74ABD">
        <w:rPr>
          <w:rFonts w:ascii="Consolas" w:hAnsi="Consolas" w:cs="Consolas"/>
          <w:i/>
          <w:iCs/>
          <w:color w:val="2A00FF"/>
          <w:sz w:val="20"/>
          <w:lang w:val="en-US"/>
        </w:rPr>
        <w:t>"16000"</w:t>
      </w:r>
      <w:r w:rsidRPr="00E74ABD">
        <w:rPr>
          <w:rFonts w:ascii="Consolas" w:hAnsi="Consolas" w:cs="Consolas"/>
          <w:sz w:val="20"/>
          <w:lang w:val="en-US"/>
        </w:rPr>
        <w:t xml:space="preserve"> </w:t>
      </w:r>
      <w:r w:rsidRPr="00E74ABD">
        <w:rPr>
          <w:rFonts w:ascii="Consolas" w:hAnsi="Consolas" w:cs="Consolas"/>
          <w:color w:val="7F007F"/>
          <w:sz w:val="20"/>
          <w:lang w:val="en-US"/>
        </w:rPr>
        <w:t>digestType</w:t>
      </w:r>
      <w:r w:rsidRPr="00E74ABD">
        <w:rPr>
          <w:rFonts w:ascii="Consolas" w:hAnsi="Consolas" w:cs="Consolas"/>
          <w:color w:val="000000"/>
          <w:sz w:val="20"/>
          <w:lang w:val="en-US"/>
        </w:rPr>
        <w:t>=</w:t>
      </w:r>
      <w:r w:rsidRPr="00E74ABD">
        <w:rPr>
          <w:rFonts w:ascii="Consolas" w:hAnsi="Consolas" w:cs="Consolas"/>
          <w:i/>
          <w:iCs/>
          <w:color w:val="2A00FF"/>
          <w:sz w:val="20"/>
          <w:lang w:val="en-US"/>
        </w:rPr>
        <w:t>"MD5"</w:t>
      </w:r>
      <w:r w:rsidRPr="00E74ABD">
        <w:rPr>
          <w:rFonts w:ascii="Consolas" w:hAnsi="Consolas" w:cs="Consolas"/>
          <w:sz w:val="20"/>
          <w:lang w:val="en-US"/>
        </w:rPr>
        <w:t xml:space="preserve"> </w:t>
      </w:r>
      <w:r w:rsidRPr="00E74ABD">
        <w:rPr>
          <w:rFonts w:ascii="Consolas" w:hAnsi="Consolas" w:cs="Consolas"/>
          <w:color w:val="7F007F"/>
          <w:sz w:val="20"/>
          <w:lang w:val="en-US"/>
        </w:rPr>
        <w:t>messageD</w:t>
      </w:r>
      <w:r w:rsidRPr="00E74ABD">
        <w:rPr>
          <w:rFonts w:ascii="Consolas" w:hAnsi="Consolas" w:cs="Consolas"/>
          <w:color w:val="7F007F"/>
          <w:sz w:val="20"/>
          <w:lang w:val="en-US"/>
        </w:rPr>
        <w:t>i</w:t>
      </w:r>
      <w:r w:rsidRPr="00E74ABD">
        <w:rPr>
          <w:rFonts w:ascii="Consolas" w:hAnsi="Consolas" w:cs="Consolas"/>
          <w:color w:val="7F007F"/>
          <w:sz w:val="20"/>
          <w:lang w:val="en-US"/>
        </w:rPr>
        <w:t>gest</w:t>
      </w:r>
      <w:r w:rsidRPr="00E74ABD">
        <w:rPr>
          <w:rFonts w:ascii="Consolas" w:hAnsi="Consolas" w:cs="Consolas"/>
          <w:color w:val="000000"/>
          <w:sz w:val="20"/>
          <w:lang w:val="en-US"/>
        </w:rPr>
        <w:t>=</w:t>
      </w:r>
      <w:r w:rsidRPr="00E74ABD">
        <w:rPr>
          <w:rFonts w:ascii="Consolas" w:hAnsi="Consolas" w:cs="Consolas"/>
          <w:i/>
          <w:iCs/>
          <w:color w:val="2A00FF"/>
          <w:sz w:val="20"/>
          <w:lang w:val="en-US"/>
        </w:rPr>
        <w:t>"D1C411FC45542DCA86EEB1CC9B4B596C"</w:t>
      </w:r>
      <w:r w:rsidRPr="00E74ABD">
        <w:rPr>
          <w:rFonts w:ascii="Consolas" w:hAnsi="Consolas" w:cs="Consolas"/>
          <w:color w:val="008080"/>
          <w:sz w:val="20"/>
          <w:lang w:val="en-US"/>
        </w:rPr>
        <w:t>/&gt;</w:t>
      </w:r>
      <w:r w:rsidRPr="00E74ABD">
        <w:rPr>
          <w:rFonts w:ascii="Consolas" w:hAnsi="Consolas" w:cs="Consolas"/>
          <w:color w:val="000000"/>
          <w:sz w:val="20"/>
          <w:lang w:val="en-US"/>
        </w:rPr>
        <w:t xml:space="preserve"> </w:t>
      </w:r>
      <w:r w:rsidRPr="00E74ABD">
        <w:rPr>
          <w:rFonts w:ascii="Consolas" w:hAnsi="Consolas" w:cs="Consolas"/>
          <w:color w:val="3F5FBF"/>
          <w:sz w:val="20"/>
          <w:lang w:val="en-US"/>
        </w:rPr>
        <w:t>&lt;!-- SOUND --&gt;</w:t>
      </w:r>
    </w:p>
    <w:p w14:paraId="5C654A70" w14:textId="77777777" w:rsidR="000823D7" w:rsidRPr="00E74ABD" w:rsidRDefault="000823D7" w:rsidP="000823D7">
      <w:pPr>
        <w:autoSpaceDE w:val="0"/>
        <w:autoSpaceDN w:val="0"/>
        <w:adjustRightInd w:val="0"/>
        <w:spacing w:after="0" w:line="240" w:lineRule="auto"/>
        <w:rPr>
          <w:rFonts w:ascii="Consolas" w:hAnsi="Consolas" w:cs="Consolas"/>
          <w:sz w:val="20"/>
          <w:lang w:val="en-US"/>
        </w:rPr>
      </w:pPr>
      <w:r w:rsidRPr="00F07B9E">
        <w:rPr>
          <w:rFonts w:ascii="Consolas" w:hAnsi="Consolas" w:cs="Consolas"/>
          <w:color w:val="000000"/>
          <w:sz w:val="20"/>
          <w:lang w:val="en-US"/>
        </w:rPr>
        <w:t xml:space="preserve">      </w:t>
      </w:r>
      <w:r w:rsidRPr="00E74ABD">
        <w:rPr>
          <w:rFonts w:ascii="Consolas" w:hAnsi="Consolas" w:cs="Consolas"/>
          <w:color w:val="008080"/>
          <w:sz w:val="20"/>
          <w:lang w:val="en-US"/>
        </w:rPr>
        <w:t>&lt;/</w:t>
      </w:r>
      <w:r w:rsidRPr="00E74ABD">
        <w:rPr>
          <w:rFonts w:ascii="Consolas" w:hAnsi="Consolas" w:cs="Consolas"/>
          <w:color w:val="3F7F7F"/>
          <w:sz w:val="20"/>
          <w:lang w:val="en-US"/>
        </w:rPr>
        <w:t>u2</w:t>
      </w:r>
      <w:r w:rsidRPr="00E74ABD">
        <w:rPr>
          <w:rFonts w:ascii="Consolas" w:hAnsi="Consolas" w:cs="Consolas"/>
          <w:color w:val="008080"/>
          <w:sz w:val="20"/>
          <w:lang w:val="en-US"/>
        </w:rPr>
        <w:t>&gt;</w:t>
      </w:r>
    </w:p>
    <w:p w14:paraId="34E59516" w14:textId="77777777" w:rsidR="000823D7" w:rsidRPr="00E74ABD" w:rsidRDefault="000823D7" w:rsidP="000823D7">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E74ABD">
        <w:rPr>
          <w:rFonts w:ascii="Consolas" w:hAnsi="Consolas" w:cs="Consolas"/>
          <w:color w:val="008080"/>
          <w:sz w:val="20"/>
          <w:lang w:val="en-US"/>
        </w:rPr>
        <w:t>&lt;/</w:t>
      </w:r>
      <w:r w:rsidRPr="00E74ABD">
        <w:rPr>
          <w:rFonts w:ascii="Consolas" w:hAnsi="Consolas" w:cs="Consolas"/>
          <w:color w:val="3F7F7F"/>
          <w:sz w:val="20"/>
          <w:lang w:val="en-US"/>
        </w:rPr>
        <w:t>c5</w:t>
      </w:r>
      <w:r w:rsidRPr="00E74ABD">
        <w:rPr>
          <w:rFonts w:ascii="Consolas" w:hAnsi="Consolas" w:cs="Consolas"/>
          <w:color w:val="008080"/>
          <w:sz w:val="20"/>
          <w:lang w:val="en-US"/>
        </w:rPr>
        <w:t>&gt;</w:t>
      </w:r>
    </w:p>
    <w:p w14:paraId="66954422" w14:textId="77777777" w:rsidR="000823D7" w:rsidRPr="00E74ABD" w:rsidRDefault="000823D7" w:rsidP="000823D7">
      <w:pPr>
        <w:autoSpaceDE w:val="0"/>
        <w:autoSpaceDN w:val="0"/>
        <w:adjustRightInd w:val="0"/>
        <w:spacing w:after="0" w:line="240" w:lineRule="auto"/>
        <w:rPr>
          <w:rFonts w:ascii="Consolas" w:hAnsi="Consolas" w:cs="Consolas"/>
          <w:sz w:val="20"/>
          <w:lang w:val="en-US"/>
        </w:rPr>
      </w:pPr>
      <w:r w:rsidRPr="00E74ABD">
        <w:rPr>
          <w:rFonts w:ascii="Consolas" w:hAnsi="Consolas" w:cs="Consolas"/>
          <w:color w:val="000000"/>
          <w:sz w:val="20"/>
          <w:lang w:val="en-US"/>
        </w:rPr>
        <w:t xml:space="preserve">  </w:t>
      </w:r>
      <w:r w:rsidRPr="00E74ABD">
        <w:rPr>
          <w:rFonts w:ascii="Consolas" w:hAnsi="Consolas" w:cs="Consolas"/>
          <w:color w:val="008080"/>
          <w:sz w:val="20"/>
          <w:lang w:val="en-US"/>
        </w:rPr>
        <w:t>&lt;/</w:t>
      </w:r>
      <w:r w:rsidRPr="00E74ABD">
        <w:rPr>
          <w:rFonts w:ascii="Consolas" w:hAnsi="Consolas" w:cs="Consolas"/>
          <w:color w:val="3F7F7F"/>
          <w:sz w:val="20"/>
          <w:lang w:val="en-US"/>
        </w:rPr>
        <w:t>row</w:t>
      </w:r>
      <w:r w:rsidRPr="00E74ABD">
        <w:rPr>
          <w:rFonts w:ascii="Consolas" w:hAnsi="Consolas" w:cs="Consolas"/>
          <w:color w:val="008080"/>
          <w:sz w:val="20"/>
          <w:lang w:val="en-US"/>
        </w:rPr>
        <w:t>&gt;</w:t>
      </w:r>
    </w:p>
    <w:p w14:paraId="0763AFB6" w14:textId="77777777" w:rsidR="004D0D3F" w:rsidRPr="000136C4" w:rsidRDefault="000823D7" w:rsidP="004D0D3F">
      <w:pPr>
        <w:rPr>
          <w:rFonts w:cs="Arial"/>
          <w:lang w:val="en-GB"/>
        </w:rPr>
      </w:pPr>
      <w:r w:rsidRPr="00E74ABD">
        <w:rPr>
          <w:rFonts w:ascii="Consolas" w:hAnsi="Consolas" w:cs="Consolas"/>
          <w:color w:val="008080"/>
          <w:sz w:val="20"/>
          <w:lang w:val="en-US"/>
        </w:rPr>
        <w:t>&lt;/</w:t>
      </w:r>
      <w:r w:rsidRPr="00E74ABD">
        <w:rPr>
          <w:rFonts w:ascii="Consolas" w:hAnsi="Consolas" w:cs="Consolas"/>
          <w:color w:val="3F7F7F"/>
          <w:sz w:val="20"/>
          <w:lang w:val="en-US"/>
        </w:rPr>
        <w:t>table</w:t>
      </w:r>
      <w:r w:rsidRPr="00E74ABD">
        <w:rPr>
          <w:rFonts w:ascii="Consolas" w:hAnsi="Consolas" w:cs="Consolas"/>
          <w:color w:val="008080"/>
          <w:sz w:val="20"/>
          <w:lang w:val="en-US"/>
        </w:rPr>
        <w:t>&gt;</w:t>
      </w:r>
    </w:p>
    <w:sectPr w:rsidR="004D0D3F" w:rsidRPr="000136C4" w:rsidSect="00EF32BC">
      <w:headerReference w:type="default" r:id="rId31"/>
      <w:footerReference w:type="default" r:id="rId32"/>
      <w:pgSz w:w="11907" w:h="16840" w:code="9"/>
      <w:pgMar w:top="1418" w:right="851" w:bottom="1134" w:left="1985" w:header="720" w:footer="68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1BFC3D" w14:textId="77777777" w:rsidR="00C61BF8" w:rsidRDefault="00C61BF8">
      <w:r>
        <w:separator/>
      </w:r>
    </w:p>
  </w:endnote>
  <w:endnote w:type="continuationSeparator" w:id="0">
    <w:p w14:paraId="5EE23B3A" w14:textId="77777777" w:rsidR="00C61BF8" w:rsidRDefault="00C61B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2334DC" w14:textId="77777777" w:rsidR="00F04E57" w:rsidRPr="00FD1D8B" w:rsidRDefault="00F04E57" w:rsidP="001C0447">
    <w:pPr>
      <w:pBdr>
        <w:top w:val="single" w:sz="4" w:space="1" w:color="auto"/>
      </w:pBdr>
      <w:tabs>
        <w:tab w:val="left" w:pos="7740"/>
      </w:tabs>
      <w:rPr>
        <w:rFonts w:cs="Arial"/>
        <w:sz w:val="20"/>
      </w:rPr>
    </w:pPr>
    <w:r w:rsidRPr="00FD1D8B">
      <w:rPr>
        <w:sz w:val="20"/>
      </w:rPr>
      <w:t>Verein eCH, Mainaustrasse 30,</w:t>
    </w:r>
    <w:r>
      <w:rPr>
        <w:sz w:val="20"/>
      </w:rPr>
      <w:t xml:space="preserve"> Postfach,</w:t>
    </w:r>
    <w:r w:rsidRPr="00FD1D8B">
      <w:rPr>
        <w:sz w:val="20"/>
      </w:rPr>
      <w:t xml:space="preserve"> 80</w:t>
    </w:r>
    <w:r>
      <w:rPr>
        <w:sz w:val="20"/>
      </w:rPr>
      <w:t>34</w:t>
    </w:r>
    <w:r w:rsidRPr="00FD1D8B">
      <w:rPr>
        <w:sz w:val="20"/>
      </w:rPr>
      <w:t xml:space="preserve"> Zürich</w:t>
    </w:r>
    <w:r w:rsidRPr="00FD1D8B">
      <w:rPr>
        <w:sz w:val="20"/>
      </w:rPr>
      <w:tab/>
    </w:r>
    <w:hyperlink r:id="rId1" w:history="1">
      <w:r w:rsidRPr="00FD1D8B">
        <w:rPr>
          <w:rStyle w:val="Hyperlink"/>
          <w:rFonts w:ascii="Arial" w:hAnsi="Arial" w:cs="Arial"/>
        </w:rPr>
        <w:t>info@ech.ch</w:t>
      </w:r>
    </w:hyperlink>
    <w:r w:rsidRPr="00FD1D8B">
      <w:rPr>
        <w:sz w:val="20"/>
      </w:rPr>
      <w:br/>
      <w:t>T 044 388 74 64</w:t>
    </w:r>
    <w:r>
      <w:rPr>
        <w:sz w:val="20"/>
      </w:rPr>
      <w:t>,</w:t>
    </w:r>
    <w:r w:rsidRPr="00FD1D8B">
      <w:rPr>
        <w:sz w:val="20"/>
      </w:rPr>
      <w:t xml:space="preserve"> F 044 388 71 80</w:t>
    </w:r>
    <w:r w:rsidRPr="00FD1D8B">
      <w:rPr>
        <w:sz w:val="20"/>
      </w:rPr>
      <w:tab/>
    </w:r>
    <w:hyperlink r:id="rId2" w:history="1">
      <w:r w:rsidRPr="00FD1D8B">
        <w:rPr>
          <w:rStyle w:val="Hyperlink"/>
          <w:rFonts w:ascii="Arial" w:hAnsi="Arial" w:cs="Arial"/>
        </w:rPr>
        <w:t>www.ech.ch</w:t>
      </w:r>
    </w:hyperlink>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D7C4DB9" w14:textId="77777777" w:rsidR="00C61BF8" w:rsidRDefault="00C61BF8">
      <w:r>
        <w:separator/>
      </w:r>
    </w:p>
  </w:footnote>
  <w:footnote w:type="continuationSeparator" w:id="0">
    <w:p w14:paraId="5AA575D6" w14:textId="77777777" w:rsidR="00C61BF8" w:rsidRDefault="00C61BF8">
      <w:r>
        <w:continuationSeparator/>
      </w:r>
    </w:p>
  </w:footnote>
  <w:footnote w:id="1">
    <w:p w14:paraId="716E556E" w14:textId="77777777" w:rsidR="00F04E57" w:rsidRDefault="00F04E57">
      <w:pPr>
        <w:pStyle w:val="Funotentext"/>
      </w:pPr>
      <w:r>
        <w:rPr>
          <w:rStyle w:val="Funotenzeichen"/>
        </w:rPr>
        <w:footnoteRef/>
      </w:r>
      <w:r>
        <w:t xml:space="preserve"> </w:t>
      </w:r>
      <w:hyperlink r:id="rId1" w:history="1">
        <w:r w:rsidRPr="00997013">
          <w:rPr>
            <w:rStyle w:val="Hyperlink"/>
            <w:rFonts w:ascii="Arial" w:hAnsi="Arial"/>
            <w:sz w:val="18"/>
            <w:szCs w:val="18"/>
          </w:rPr>
          <w:t>http://kost-ceco.ch/</w:t>
        </w:r>
      </w:hyperlink>
      <w:r>
        <w:t xml:space="preserve"> </w:t>
      </w:r>
    </w:p>
  </w:footnote>
  <w:footnote w:id="2">
    <w:p w14:paraId="30D04A6F" w14:textId="77777777" w:rsidR="00F04E57" w:rsidRDefault="00F04E57">
      <w:pPr>
        <w:pStyle w:val="Funotentext"/>
      </w:pPr>
      <w:r>
        <w:rPr>
          <w:rStyle w:val="Funotenzeichen"/>
        </w:rPr>
        <w:footnoteRef/>
      </w:r>
      <w:r>
        <w:t xml:space="preserve"> </w:t>
      </w:r>
      <w:hyperlink r:id="rId2" w:history="1">
        <w:r w:rsidRPr="00997013">
          <w:rPr>
            <w:rStyle w:val="Hyperlink"/>
            <w:rFonts w:ascii="Arial" w:hAnsi="Arial"/>
            <w:sz w:val="18"/>
            <w:szCs w:val="18"/>
          </w:rPr>
          <w:t>http://www.eark-project.com/</w:t>
        </w:r>
      </w:hyperlink>
      <w:r>
        <w:tab/>
      </w:r>
    </w:p>
  </w:footnote>
  <w:footnote w:id="3">
    <w:p w14:paraId="41C44656" w14:textId="77777777" w:rsidR="00F04E57" w:rsidRPr="009628F0" w:rsidRDefault="00F04E57">
      <w:pPr>
        <w:pStyle w:val="Funotentext"/>
      </w:pPr>
      <w:r>
        <w:rPr>
          <w:rStyle w:val="Funotenzeichen"/>
        </w:rPr>
        <w:footnoteRef/>
      </w:r>
      <w:r w:rsidRPr="009628F0">
        <w:t xml:space="preserve"> </w:t>
      </w:r>
      <w:hyperlink r:id="rId3" w:history="1">
        <w:r w:rsidRPr="00997013">
          <w:rPr>
            <w:rStyle w:val="Hyperlink"/>
            <w:rFonts w:ascii="Arial" w:hAnsi="Arial"/>
            <w:sz w:val="18"/>
            <w:szCs w:val="18"/>
          </w:rPr>
          <w:t>http://en.wikipedia.org/wiki/File_URI_scheme</w:t>
        </w:r>
      </w:hyperlink>
      <w:r w:rsidRPr="00997013">
        <w:rPr>
          <w:sz w:val="18"/>
          <w:szCs w:val="18"/>
        </w:rPr>
        <w:t xml:space="preserve"> , </w:t>
      </w:r>
      <w:hyperlink r:id="rId4" w:history="1">
        <w:r w:rsidRPr="00997013">
          <w:rPr>
            <w:rStyle w:val="Hyperlink"/>
            <w:rFonts w:ascii="Arial" w:hAnsi="Arial"/>
            <w:sz w:val="18"/>
            <w:szCs w:val="18"/>
          </w:rPr>
          <w:t>http://tools.ietf.org/html/rfc1738</w:t>
        </w:r>
      </w:hyperlink>
      <w:r w:rsidRPr="009628F0">
        <w:t xml:space="preserve"> </w:t>
      </w:r>
    </w:p>
  </w:footnote>
  <w:footnote w:id="4">
    <w:p w14:paraId="21CB2C0F" w14:textId="77777777" w:rsidR="00F04E57" w:rsidRPr="00997013" w:rsidRDefault="00F04E57">
      <w:pPr>
        <w:pStyle w:val="Funotentext"/>
        <w:rPr>
          <w:sz w:val="18"/>
          <w:szCs w:val="18"/>
          <w:lang w:val="en-US"/>
        </w:rPr>
      </w:pPr>
      <w:r>
        <w:rPr>
          <w:rStyle w:val="Funotenzeichen"/>
        </w:rPr>
        <w:footnoteRef/>
      </w:r>
      <w:r w:rsidRPr="007C593A">
        <w:rPr>
          <w:lang w:val="en-US"/>
        </w:rPr>
        <w:t xml:space="preserve"> </w:t>
      </w:r>
      <w:r w:rsidRPr="00997013">
        <w:rPr>
          <w:sz w:val="18"/>
          <w:szCs w:val="18"/>
          <w:lang w:val="en-US"/>
        </w:rPr>
        <w:t>Requested by KOST. See</w:t>
      </w:r>
      <w:r>
        <w:rPr>
          <w:lang w:val="en-US"/>
        </w:rPr>
        <w:t xml:space="preserve"> </w:t>
      </w:r>
      <w:hyperlink r:id="rId5" w:history="1">
        <w:r w:rsidRPr="00997013">
          <w:rPr>
            <w:rStyle w:val="Hyperlink"/>
            <w:rFonts w:ascii="Arial" w:hAnsi="Arial"/>
            <w:sz w:val="18"/>
            <w:szCs w:val="18"/>
            <w:lang w:val="en-US"/>
          </w:rPr>
          <w:t>http://www.ech.ch/alfresco/guestDownload/attach/workspace/SpacesStore/7822a908-cf37-4146-9dab-90a5763380f2/Addendum_2015-01-23_eCH-0165_V1.0_SIARD-Formatspezifikation.pdf</w:t>
        </w:r>
      </w:hyperlink>
      <w:r w:rsidRPr="00997013">
        <w:rPr>
          <w:sz w:val="18"/>
          <w:szCs w:val="18"/>
          <w:lang w:val="en-US"/>
        </w:rPr>
        <w:t xml:space="preserve"> </w:t>
      </w:r>
    </w:p>
  </w:footnote>
  <w:footnote w:id="5">
    <w:p w14:paraId="0A65F4A0" w14:textId="77777777" w:rsidR="00F04E57" w:rsidRPr="00E54509" w:rsidRDefault="00F04E57">
      <w:pPr>
        <w:pStyle w:val="Funotentext"/>
        <w:rPr>
          <w:lang w:val="en-US"/>
        </w:rPr>
      </w:pPr>
      <w:r>
        <w:rPr>
          <w:rStyle w:val="Funotenzeichen"/>
        </w:rPr>
        <w:footnoteRef/>
      </w:r>
      <w:r w:rsidRPr="00E54509">
        <w:rPr>
          <w:lang w:val="en-US"/>
        </w:rPr>
        <w:t xml:space="preserve"> </w:t>
      </w:r>
      <w:r>
        <w:rPr>
          <w:sz w:val="18"/>
          <w:szCs w:val="24"/>
          <w:lang w:val="en-GB"/>
        </w:rPr>
        <w:t>The</w:t>
      </w:r>
      <w:r>
        <w:rPr>
          <w:spacing w:val="-2"/>
          <w:sz w:val="18"/>
          <w:szCs w:val="24"/>
          <w:lang w:val="en-GB"/>
        </w:rPr>
        <w:t xml:space="preserve"> </w:t>
      </w:r>
      <w:r>
        <w:rPr>
          <w:sz w:val="18"/>
          <w:szCs w:val="24"/>
          <w:lang w:val="en-GB"/>
        </w:rPr>
        <w:t>S</w:t>
      </w:r>
      <w:r>
        <w:rPr>
          <w:spacing w:val="1"/>
          <w:sz w:val="18"/>
          <w:szCs w:val="24"/>
          <w:lang w:val="en-GB"/>
        </w:rPr>
        <w:t>I</w:t>
      </w:r>
      <w:r>
        <w:rPr>
          <w:sz w:val="18"/>
          <w:szCs w:val="24"/>
          <w:lang w:val="en-GB"/>
        </w:rPr>
        <w:t>ARD</w:t>
      </w:r>
      <w:r>
        <w:rPr>
          <w:spacing w:val="-1"/>
          <w:sz w:val="18"/>
          <w:szCs w:val="24"/>
          <w:lang w:val="en-GB"/>
        </w:rPr>
        <w:t xml:space="preserve"> </w:t>
      </w:r>
      <w:r>
        <w:rPr>
          <w:spacing w:val="1"/>
          <w:sz w:val="18"/>
          <w:szCs w:val="24"/>
          <w:lang w:val="en-GB"/>
        </w:rPr>
        <w:t>database archiving format is distinct from the</w:t>
      </w:r>
      <w:r>
        <w:rPr>
          <w:spacing w:val="-2"/>
          <w:sz w:val="18"/>
          <w:szCs w:val="24"/>
          <w:lang w:val="en-GB"/>
        </w:rPr>
        <w:t xml:space="preserve"> </w:t>
      </w:r>
      <w:r>
        <w:rPr>
          <w:sz w:val="18"/>
          <w:szCs w:val="24"/>
          <w:lang w:val="en-GB"/>
        </w:rPr>
        <w:t>S</w:t>
      </w:r>
      <w:r>
        <w:rPr>
          <w:spacing w:val="1"/>
          <w:sz w:val="18"/>
          <w:szCs w:val="24"/>
          <w:lang w:val="en-GB"/>
        </w:rPr>
        <w:t>I</w:t>
      </w:r>
      <w:r>
        <w:rPr>
          <w:sz w:val="18"/>
          <w:szCs w:val="24"/>
          <w:lang w:val="en-GB"/>
        </w:rPr>
        <w:t>ARD</w:t>
      </w:r>
      <w:r>
        <w:rPr>
          <w:spacing w:val="-1"/>
          <w:sz w:val="18"/>
          <w:szCs w:val="24"/>
          <w:lang w:val="en-GB"/>
        </w:rPr>
        <w:t xml:space="preserve"> </w:t>
      </w:r>
      <w:r>
        <w:rPr>
          <w:sz w:val="18"/>
          <w:szCs w:val="24"/>
          <w:lang w:val="en-GB"/>
        </w:rPr>
        <w:t>S</w:t>
      </w:r>
      <w:r>
        <w:rPr>
          <w:spacing w:val="1"/>
          <w:sz w:val="18"/>
          <w:szCs w:val="24"/>
          <w:lang w:val="en-GB"/>
        </w:rPr>
        <w:t>ui</w:t>
      </w:r>
      <w:r>
        <w:rPr>
          <w:sz w:val="18"/>
          <w:szCs w:val="24"/>
          <w:lang w:val="en-GB"/>
        </w:rPr>
        <w:t>t</w:t>
      </w:r>
      <w:r>
        <w:rPr>
          <w:spacing w:val="1"/>
          <w:sz w:val="18"/>
          <w:szCs w:val="24"/>
          <w:lang w:val="en-GB"/>
        </w:rPr>
        <w:t>e application</w:t>
      </w:r>
      <w:r>
        <w:rPr>
          <w:sz w:val="18"/>
          <w:szCs w:val="24"/>
          <w:lang w:val="en-GB"/>
        </w:rPr>
        <w:t>.</w:t>
      </w:r>
      <w:r w:rsidRPr="00E54509">
        <w:rPr>
          <w:spacing w:val="1"/>
          <w:sz w:val="18"/>
          <w:szCs w:val="24"/>
          <w:lang w:val="en-US"/>
        </w:rPr>
        <w:t xml:space="preserve"> </w:t>
      </w:r>
      <w:r>
        <w:rPr>
          <w:spacing w:val="-3"/>
          <w:sz w:val="18"/>
          <w:szCs w:val="24"/>
          <w:lang w:val="en-GB"/>
        </w:rPr>
        <w:t>This was developed by the Swiss Federal Archives SFA in order to generate and edit SIARD files and import them back into database enviro</w:t>
      </w:r>
      <w:r>
        <w:rPr>
          <w:spacing w:val="-3"/>
          <w:sz w:val="18"/>
          <w:szCs w:val="24"/>
          <w:lang w:val="en-GB"/>
        </w:rPr>
        <w:t>n</w:t>
      </w:r>
      <w:r>
        <w:rPr>
          <w:spacing w:val="-3"/>
          <w:sz w:val="18"/>
          <w:szCs w:val="24"/>
          <w:lang w:val="en-GB"/>
        </w:rPr>
        <w:t>ments</w:t>
      </w:r>
    </w:p>
  </w:footnote>
  <w:footnote w:id="6">
    <w:p w14:paraId="4DBE0B14" w14:textId="2B01C2BA" w:rsidR="00F04E57" w:rsidRPr="00997013" w:rsidRDefault="00F04E57">
      <w:pPr>
        <w:pStyle w:val="Funotentext"/>
        <w:rPr>
          <w:sz w:val="18"/>
          <w:szCs w:val="18"/>
          <w:lang w:val="en-US"/>
        </w:rPr>
      </w:pPr>
      <w:r>
        <w:rPr>
          <w:rStyle w:val="Funotenzeichen"/>
        </w:rPr>
        <w:footnoteRef/>
      </w:r>
      <w:r w:rsidRPr="00997013">
        <w:rPr>
          <w:sz w:val="18"/>
          <w:szCs w:val="18"/>
          <w:lang w:val="en-US"/>
        </w:rPr>
        <w:t xml:space="preserve"> </w:t>
      </w:r>
      <w:hyperlink r:id="rId6" w:history="1">
        <w:r w:rsidRPr="00997013">
          <w:rPr>
            <w:rStyle w:val="Hyperlink"/>
            <w:rFonts w:ascii="Arial" w:hAnsi="Arial"/>
            <w:sz w:val="18"/>
            <w:szCs w:val="18"/>
            <w:lang w:val="en-US"/>
          </w:rPr>
          <w:t>http://public.ccsds.org/publications/archive/650x0m2.pdf</w:t>
        </w:r>
      </w:hyperlink>
      <w:r w:rsidRPr="00997013">
        <w:rPr>
          <w:sz w:val="18"/>
          <w:szCs w:val="18"/>
          <w:lang w:val="en-US"/>
        </w:rPr>
        <w:t xml:space="preserve"> </w:t>
      </w:r>
    </w:p>
  </w:footnote>
  <w:footnote w:id="7">
    <w:p w14:paraId="046641F2" w14:textId="77777777" w:rsidR="00F04E57" w:rsidRPr="00997013" w:rsidRDefault="00F04E57">
      <w:pPr>
        <w:pStyle w:val="Funotentext"/>
        <w:rPr>
          <w:sz w:val="18"/>
          <w:szCs w:val="18"/>
          <w:lang w:val="en-US"/>
        </w:rPr>
      </w:pPr>
      <w:r>
        <w:rPr>
          <w:rStyle w:val="Funotenzeichen"/>
        </w:rPr>
        <w:footnoteRef/>
      </w:r>
      <w:r w:rsidRPr="00164633">
        <w:rPr>
          <w:lang w:val="en-US"/>
        </w:rPr>
        <w:t xml:space="preserve"> </w:t>
      </w:r>
      <w:r w:rsidRPr="00997013">
        <w:rPr>
          <w:sz w:val="18"/>
          <w:szCs w:val="18"/>
          <w:lang w:val="en-US"/>
        </w:rPr>
        <w:t xml:space="preserve">For more details see </w:t>
      </w:r>
      <w:hyperlink r:id="rId7" w:history="1">
        <w:r w:rsidRPr="00997013">
          <w:rPr>
            <w:rStyle w:val="Hyperlink"/>
            <w:rFonts w:ascii="Arial" w:hAnsi="Arial"/>
            <w:sz w:val="18"/>
            <w:szCs w:val="18"/>
            <w:lang w:val="en-US"/>
          </w:rPr>
          <w:t>http://www.enterag.ch/hartwig/SIARD_Criterion.pdf</w:t>
        </w:r>
      </w:hyperlink>
      <w:r w:rsidRPr="00997013">
        <w:rPr>
          <w:sz w:val="18"/>
          <w:szCs w:val="18"/>
          <w:lang w:val="en-US"/>
        </w:rPr>
        <w:t>.</w:t>
      </w:r>
    </w:p>
  </w:footnote>
  <w:footnote w:id="8">
    <w:p w14:paraId="61FC8DA5" w14:textId="77777777" w:rsidR="00F04E57" w:rsidRPr="00F628BF" w:rsidRDefault="00F04E57">
      <w:pPr>
        <w:pStyle w:val="Funotentext"/>
        <w:rPr>
          <w:lang w:val="en-US"/>
        </w:rPr>
      </w:pPr>
      <w:r>
        <w:rPr>
          <w:rStyle w:val="Funotenzeichen"/>
        </w:rPr>
        <w:footnoteRef/>
      </w:r>
      <w:r w:rsidRPr="00F628BF">
        <w:rPr>
          <w:lang w:val="en-US"/>
        </w:rPr>
        <w:t xml:space="preserve"> </w:t>
      </w:r>
      <w:hyperlink r:id="rId8" w:history="1">
        <w:r w:rsidRPr="00997013">
          <w:rPr>
            <w:rStyle w:val="Hyperlink"/>
            <w:rFonts w:ascii="Arial" w:hAnsi="Arial"/>
            <w:sz w:val="18"/>
            <w:szCs w:val="18"/>
            <w:lang w:val="en-US"/>
          </w:rPr>
          <w:t>http://en.wikipedia.org/wiki/File_URI_scheme</w:t>
        </w:r>
      </w:hyperlink>
      <w:r w:rsidRPr="00997013">
        <w:rPr>
          <w:sz w:val="18"/>
          <w:szCs w:val="18"/>
          <w:lang w:val="en-US"/>
        </w:rPr>
        <w:t xml:space="preserve"> , </w:t>
      </w:r>
      <w:hyperlink r:id="rId9" w:history="1">
        <w:r w:rsidRPr="00997013">
          <w:rPr>
            <w:rStyle w:val="Hyperlink"/>
            <w:rFonts w:ascii="Arial" w:hAnsi="Arial"/>
            <w:sz w:val="18"/>
            <w:szCs w:val="18"/>
            <w:lang w:val="en-US"/>
          </w:rPr>
          <w:t>http://tools.ietf.org/html/rfc1738</w:t>
        </w:r>
      </w:hyperlink>
      <w:r>
        <w:rPr>
          <w:lang w:val="en-US"/>
        </w:rPr>
        <w:t xml:space="preserve"> </w:t>
      </w:r>
    </w:p>
  </w:footnote>
  <w:footnote w:id="9">
    <w:p w14:paraId="30D2DDA4" w14:textId="77777777" w:rsidR="00F04E57" w:rsidRPr="00814749" w:rsidRDefault="00F04E57">
      <w:pPr>
        <w:pStyle w:val="Funotentext"/>
        <w:rPr>
          <w:lang w:val="en-US"/>
        </w:rPr>
      </w:pPr>
      <w:r>
        <w:rPr>
          <w:rStyle w:val="Funotenzeichen"/>
        </w:rPr>
        <w:footnoteRef/>
      </w:r>
      <w:r w:rsidRPr="00814749">
        <w:rPr>
          <w:lang w:val="en-US"/>
        </w:rPr>
        <w:t xml:space="preserve"> </w:t>
      </w:r>
      <w:r>
        <w:rPr>
          <w:sz w:val="18"/>
          <w:szCs w:val="24"/>
          <w:lang w:val="en-GB"/>
        </w:rPr>
        <w:t>An</w:t>
      </w:r>
      <w:r>
        <w:rPr>
          <w:spacing w:val="1"/>
          <w:sz w:val="18"/>
          <w:szCs w:val="24"/>
          <w:lang w:val="en-GB"/>
        </w:rPr>
        <w:t xml:space="preserve"> </w:t>
      </w:r>
      <w:r>
        <w:rPr>
          <w:sz w:val="18"/>
          <w:szCs w:val="24"/>
          <w:lang w:val="en-GB"/>
        </w:rPr>
        <w:t>S</w:t>
      </w:r>
      <w:r>
        <w:rPr>
          <w:spacing w:val="-1"/>
          <w:sz w:val="18"/>
          <w:szCs w:val="24"/>
          <w:lang w:val="en-GB"/>
        </w:rPr>
        <w:t>Q</w:t>
      </w:r>
      <w:r>
        <w:rPr>
          <w:spacing w:val="1"/>
          <w:sz w:val="18"/>
          <w:szCs w:val="24"/>
          <w:lang w:val="en-GB"/>
        </w:rPr>
        <w:t>L</w:t>
      </w:r>
      <w:r>
        <w:rPr>
          <w:sz w:val="18"/>
          <w:szCs w:val="24"/>
          <w:lang w:val="en-GB"/>
        </w:rPr>
        <w:t>:2008</w:t>
      </w:r>
      <w:r>
        <w:rPr>
          <w:spacing w:val="2"/>
          <w:sz w:val="18"/>
          <w:szCs w:val="24"/>
          <w:lang w:val="en-GB"/>
        </w:rPr>
        <w:t xml:space="preserve"> identifier must begin with a letter</w:t>
      </w:r>
      <w:r>
        <w:rPr>
          <w:spacing w:val="1"/>
          <w:sz w:val="18"/>
          <w:szCs w:val="24"/>
          <w:lang w:val="en-GB"/>
        </w:rPr>
        <w:t xml:space="preserve"> </w:t>
      </w:r>
      <w:r>
        <w:rPr>
          <w:sz w:val="18"/>
          <w:szCs w:val="24"/>
          <w:lang w:val="en-GB"/>
        </w:rPr>
        <w:t>(</w:t>
      </w:r>
      <w:r>
        <w:rPr>
          <w:spacing w:val="5"/>
          <w:sz w:val="18"/>
          <w:szCs w:val="24"/>
          <w:lang w:val="en-GB"/>
        </w:rPr>
        <w:t>A</w:t>
      </w:r>
      <w:r>
        <w:rPr>
          <w:spacing w:val="-2"/>
          <w:sz w:val="18"/>
          <w:szCs w:val="24"/>
          <w:lang w:val="en-GB"/>
        </w:rPr>
        <w:t>-</w:t>
      </w:r>
      <w:r>
        <w:rPr>
          <w:sz w:val="18"/>
          <w:szCs w:val="24"/>
          <w:lang w:val="en-GB"/>
        </w:rPr>
        <w:t>Z)</w:t>
      </w:r>
      <w:r>
        <w:rPr>
          <w:spacing w:val="1"/>
          <w:sz w:val="18"/>
          <w:szCs w:val="24"/>
          <w:lang w:val="en-GB"/>
        </w:rPr>
        <w:t xml:space="preserve"> or an underscore </w:t>
      </w:r>
      <w:r>
        <w:rPr>
          <w:sz w:val="18"/>
          <w:szCs w:val="24"/>
          <w:lang w:val="en-GB"/>
        </w:rPr>
        <w:t>(</w:t>
      </w:r>
      <w:r>
        <w:rPr>
          <w:spacing w:val="-1"/>
          <w:sz w:val="18"/>
          <w:szCs w:val="24"/>
          <w:lang w:val="en-GB"/>
        </w:rPr>
        <w:t>_</w:t>
      </w:r>
      <w:r>
        <w:rPr>
          <w:sz w:val="18"/>
          <w:szCs w:val="24"/>
          <w:lang w:val="en-GB"/>
        </w:rPr>
        <w:t>) followed by letters</w:t>
      </w:r>
      <w:r>
        <w:rPr>
          <w:spacing w:val="1"/>
          <w:sz w:val="18"/>
          <w:szCs w:val="24"/>
          <w:lang w:val="en-GB"/>
        </w:rPr>
        <w:t xml:space="preserve"> </w:t>
      </w:r>
      <w:r>
        <w:rPr>
          <w:sz w:val="18"/>
          <w:szCs w:val="24"/>
          <w:lang w:val="en-GB"/>
        </w:rPr>
        <w:t>(A-Z),</w:t>
      </w:r>
      <w:r>
        <w:rPr>
          <w:spacing w:val="-1"/>
          <w:sz w:val="18"/>
          <w:szCs w:val="24"/>
          <w:lang w:val="en-GB"/>
        </w:rPr>
        <w:t xml:space="preserve"> numbers</w:t>
      </w:r>
      <w:r>
        <w:rPr>
          <w:spacing w:val="1"/>
          <w:sz w:val="18"/>
          <w:szCs w:val="24"/>
          <w:lang w:val="en-GB"/>
        </w:rPr>
        <w:t xml:space="preserve"> </w:t>
      </w:r>
      <w:r>
        <w:rPr>
          <w:spacing w:val="-2"/>
          <w:sz w:val="18"/>
          <w:szCs w:val="24"/>
          <w:lang w:val="en-GB"/>
        </w:rPr>
        <w:t>(</w:t>
      </w:r>
      <w:r>
        <w:rPr>
          <w:spacing w:val="2"/>
          <w:sz w:val="18"/>
          <w:szCs w:val="24"/>
          <w:lang w:val="en-GB"/>
        </w:rPr>
        <w:t>0</w:t>
      </w:r>
      <w:r>
        <w:rPr>
          <w:sz w:val="18"/>
          <w:szCs w:val="24"/>
          <w:lang w:val="en-GB"/>
        </w:rPr>
        <w:t>-</w:t>
      </w:r>
      <w:r>
        <w:rPr>
          <w:spacing w:val="1"/>
          <w:sz w:val="18"/>
          <w:szCs w:val="24"/>
          <w:lang w:val="en-GB"/>
        </w:rPr>
        <w:t>9</w:t>
      </w:r>
      <w:r>
        <w:rPr>
          <w:sz w:val="18"/>
          <w:szCs w:val="24"/>
          <w:lang w:val="en-GB"/>
        </w:rPr>
        <w:t xml:space="preserve">) </w:t>
      </w:r>
      <w:r>
        <w:rPr>
          <w:spacing w:val="-1"/>
          <w:sz w:val="18"/>
          <w:szCs w:val="24"/>
          <w:lang w:val="en-GB"/>
        </w:rPr>
        <w:t>o</w:t>
      </w:r>
      <w:r>
        <w:rPr>
          <w:sz w:val="18"/>
          <w:szCs w:val="24"/>
          <w:lang w:val="en-GB"/>
        </w:rPr>
        <w:t>r an underscore</w:t>
      </w:r>
      <w:r>
        <w:rPr>
          <w:spacing w:val="1"/>
          <w:sz w:val="18"/>
          <w:szCs w:val="24"/>
          <w:lang w:val="en-GB"/>
        </w:rPr>
        <w:t xml:space="preserve"> </w:t>
      </w:r>
      <w:r>
        <w:rPr>
          <w:sz w:val="18"/>
          <w:szCs w:val="24"/>
          <w:lang w:val="en-GB"/>
        </w:rPr>
        <w:t>(</w:t>
      </w:r>
      <w:r>
        <w:rPr>
          <w:spacing w:val="-1"/>
          <w:sz w:val="18"/>
          <w:szCs w:val="24"/>
          <w:lang w:val="en-GB"/>
        </w:rPr>
        <w:t>_</w:t>
      </w:r>
      <w:r>
        <w:rPr>
          <w:sz w:val="18"/>
          <w:szCs w:val="24"/>
          <w:lang w:val="en-GB"/>
        </w:rPr>
        <w:t>),</w:t>
      </w:r>
      <w:r>
        <w:rPr>
          <w:spacing w:val="-2"/>
          <w:sz w:val="18"/>
          <w:szCs w:val="24"/>
          <w:lang w:val="en-GB"/>
        </w:rPr>
        <w:t xml:space="preserve"> with a </w:t>
      </w:r>
      <w:r>
        <w:rPr>
          <w:spacing w:val="1"/>
          <w:sz w:val="18"/>
          <w:szCs w:val="24"/>
          <w:lang w:val="en-GB"/>
        </w:rPr>
        <w:t>ma</w:t>
      </w:r>
      <w:r>
        <w:rPr>
          <w:spacing w:val="-4"/>
          <w:sz w:val="18"/>
          <w:szCs w:val="24"/>
          <w:lang w:val="en-GB"/>
        </w:rPr>
        <w:t>x</w:t>
      </w:r>
      <w:r>
        <w:rPr>
          <w:spacing w:val="1"/>
          <w:sz w:val="18"/>
          <w:szCs w:val="24"/>
          <w:lang w:val="en-GB"/>
        </w:rPr>
        <w:t xml:space="preserve">imum of </w:t>
      </w:r>
      <w:r>
        <w:rPr>
          <w:spacing w:val="-1"/>
          <w:sz w:val="18"/>
          <w:szCs w:val="24"/>
          <w:lang w:val="en-GB"/>
        </w:rPr>
        <w:t>1</w:t>
      </w:r>
      <w:r>
        <w:rPr>
          <w:spacing w:val="1"/>
          <w:sz w:val="18"/>
          <w:szCs w:val="24"/>
          <w:lang w:val="en-GB"/>
        </w:rPr>
        <w:t>2</w:t>
      </w:r>
      <w:r>
        <w:rPr>
          <w:sz w:val="18"/>
          <w:szCs w:val="24"/>
          <w:lang w:val="en-GB"/>
        </w:rPr>
        <w:t>8</w:t>
      </w:r>
      <w:r>
        <w:rPr>
          <w:spacing w:val="1"/>
          <w:sz w:val="18"/>
          <w:szCs w:val="24"/>
          <w:lang w:val="en-GB"/>
        </w:rPr>
        <w:t xml:space="preserve"> characters</w:t>
      </w:r>
      <w:r>
        <w:rPr>
          <w:sz w:val="18"/>
          <w:szCs w:val="24"/>
          <w:lang w:val="en-GB"/>
        </w:rPr>
        <w:t>.</w:t>
      </w:r>
    </w:p>
  </w:footnote>
  <w:footnote w:id="10">
    <w:p w14:paraId="248DA93B" w14:textId="77777777" w:rsidR="00F04E57" w:rsidRPr="00BC5CDF" w:rsidRDefault="00F04E57" w:rsidP="002B0B1A">
      <w:pPr>
        <w:pStyle w:val="Funotentext"/>
        <w:rPr>
          <w:rFonts w:cs="Arial"/>
          <w:sz w:val="18"/>
          <w:szCs w:val="18"/>
          <w:lang w:val="en-US"/>
        </w:rPr>
      </w:pPr>
      <w:r>
        <w:rPr>
          <w:rStyle w:val="Funotenzeichen"/>
          <w:rFonts w:cs="Arial"/>
          <w:sz w:val="18"/>
          <w:szCs w:val="18"/>
        </w:rPr>
        <w:footnoteRef/>
      </w:r>
      <w:r w:rsidRPr="00BC5CDF">
        <w:rPr>
          <w:rFonts w:cs="Arial"/>
          <w:sz w:val="18"/>
          <w:szCs w:val="18"/>
          <w:lang w:val="en-US"/>
        </w:rPr>
        <w:t xml:space="preserve"> </w:t>
      </w:r>
      <w:r>
        <w:rPr>
          <w:sz w:val="18"/>
          <w:szCs w:val="24"/>
          <w:lang w:val="en-GB"/>
        </w:rPr>
        <w:t>ZIP files were originally defined by P</w:t>
      </w:r>
      <w:r>
        <w:rPr>
          <w:spacing w:val="1"/>
          <w:sz w:val="18"/>
          <w:szCs w:val="24"/>
          <w:lang w:val="en-GB"/>
        </w:rPr>
        <w:t>hi</w:t>
      </w:r>
      <w:r>
        <w:rPr>
          <w:sz w:val="18"/>
          <w:szCs w:val="24"/>
          <w:lang w:val="en-GB"/>
        </w:rPr>
        <w:t>l</w:t>
      </w:r>
      <w:r>
        <w:rPr>
          <w:spacing w:val="-2"/>
          <w:sz w:val="18"/>
          <w:szCs w:val="24"/>
          <w:lang w:val="en-GB"/>
        </w:rPr>
        <w:t xml:space="preserve"> </w:t>
      </w:r>
      <w:r>
        <w:rPr>
          <w:sz w:val="18"/>
          <w:szCs w:val="24"/>
          <w:lang w:val="en-GB"/>
        </w:rPr>
        <w:t>K</w:t>
      </w:r>
      <w:r>
        <w:rPr>
          <w:spacing w:val="1"/>
          <w:sz w:val="18"/>
          <w:szCs w:val="24"/>
          <w:lang w:val="en-GB"/>
        </w:rPr>
        <w:t>a</w:t>
      </w:r>
      <w:r>
        <w:rPr>
          <w:sz w:val="18"/>
          <w:szCs w:val="24"/>
          <w:lang w:val="en-GB"/>
        </w:rPr>
        <w:t>tz</w:t>
      </w:r>
      <w:r>
        <w:rPr>
          <w:spacing w:val="-1"/>
          <w:sz w:val="18"/>
          <w:szCs w:val="24"/>
          <w:lang w:val="en-GB"/>
        </w:rPr>
        <w:t xml:space="preserve"> and are today extensively used as a </w:t>
      </w:r>
      <w:r w:rsidRPr="00997013">
        <w:rPr>
          <w:i/>
          <w:spacing w:val="-1"/>
          <w:sz w:val="18"/>
          <w:szCs w:val="24"/>
          <w:lang w:val="en-GB"/>
        </w:rPr>
        <w:t>de facto</w:t>
      </w:r>
      <w:r>
        <w:rPr>
          <w:spacing w:val="-1"/>
          <w:sz w:val="18"/>
          <w:szCs w:val="24"/>
          <w:lang w:val="en-GB"/>
        </w:rPr>
        <w:t xml:space="preserve"> standard</w:t>
      </w:r>
      <w:r>
        <w:rPr>
          <w:sz w:val="18"/>
          <w:szCs w:val="24"/>
          <w:lang w:val="en-GB"/>
        </w:rPr>
        <w:t>.</w:t>
      </w:r>
      <w:r w:rsidRPr="00BC5CDF">
        <w:rPr>
          <w:spacing w:val="1"/>
          <w:sz w:val="18"/>
          <w:szCs w:val="24"/>
          <w:lang w:val="en-US"/>
        </w:rPr>
        <w:t xml:space="preserve"> </w:t>
      </w:r>
      <w:r>
        <w:rPr>
          <w:sz w:val="18"/>
          <w:szCs w:val="24"/>
          <w:lang w:val="en-GB"/>
        </w:rPr>
        <w:t>The current v</w:t>
      </w:r>
      <w:r>
        <w:rPr>
          <w:spacing w:val="1"/>
          <w:sz w:val="18"/>
          <w:szCs w:val="24"/>
          <w:lang w:val="en-GB"/>
        </w:rPr>
        <w:t>e</w:t>
      </w:r>
      <w:r>
        <w:rPr>
          <w:spacing w:val="-2"/>
          <w:sz w:val="18"/>
          <w:szCs w:val="24"/>
          <w:lang w:val="en-GB"/>
        </w:rPr>
        <w:t>r</w:t>
      </w:r>
      <w:r>
        <w:rPr>
          <w:spacing w:val="1"/>
          <w:sz w:val="18"/>
          <w:szCs w:val="24"/>
          <w:lang w:val="en-GB"/>
        </w:rPr>
        <w:t>s</w:t>
      </w:r>
      <w:r>
        <w:rPr>
          <w:spacing w:val="-2"/>
          <w:sz w:val="18"/>
          <w:szCs w:val="24"/>
          <w:lang w:val="en-GB"/>
        </w:rPr>
        <w:t>i</w:t>
      </w:r>
      <w:r>
        <w:rPr>
          <w:spacing w:val="1"/>
          <w:sz w:val="18"/>
          <w:szCs w:val="24"/>
          <w:lang w:val="en-GB"/>
        </w:rPr>
        <w:t>o</w:t>
      </w:r>
      <w:r>
        <w:rPr>
          <w:sz w:val="18"/>
          <w:szCs w:val="24"/>
          <w:lang w:val="en-GB"/>
        </w:rPr>
        <w:t>n</w:t>
      </w:r>
      <w:r>
        <w:rPr>
          <w:spacing w:val="1"/>
          <w:sz w:val="18"/>
          <w:szCs w:val="24"/>
          <w:lang w:val="en-GB"/>
        </w:rPr>
        <w:t xml:space="preserve"> 6</w:t>
      </w:r>
      <w:r>
        <w:rPr>
          <w:spacing w:val="-2"/>
          <w:sz w:val="18"/>
          <w:szCs w:val="24"/>
          <w:lang w:val="en-GB"/>
        </w:rPr>
        <w:t>.</w:t>
      </w:r>
      <w:r>
        <w:rPr>
          <w:spacing w:val="1"/>
          <w:sz w:val="18"/>
          <w:szCs w:val="24"/>
          <w:lang w:val="en-GB"/>
        </w:rPr>
        <w:t>3</w:t>
      </w:r>
      <w:r>
        <w:rPr>
          <w:sz w:val="18"/>
          <w:szCs w:val="24"/>
          <w:lang w:val="en-GB"/>
        </w:rPr>
        <w:t>.2</w:t>
      </w:r>
      <w:r>
        <w:rPr>
          <w:spacing w:val="-1"/>
          <w:sz w:val="18"/>
          <w:szCs w:val="24"/>
          <w:lang w:val="en-GB"/>
        </w:rPr>
        <w:t xml:space="preserve"> of the specification published by </w:t>
      </w:r>
      <w:r>
        <w:rPr>
          <w:spacing w:val="-2"/>
          <w:sz w:val="18"/>
          <w:szCs w:val="24"/>
          <w:lang w:val="en-GB"/>
        </w:rPr>
        <w:t>P</w:t>
      </w:r>
      <w:r>
        <w:rPr>
          <w:spacing w:val="-4"/>
          <w:sz w:val="18"/>
          <w:szCs w:val="24"/>
          <w:lang w:val="en-GB"/>
        </w:rPr>
        <w:t>k</w:t>
      </w:r>
      <w:r>
        <w:rPr>
          <w:spacing w:val="8"/>
          <w:sz w:val="18"/>
          <w:szCs w:val="24"/>
          <w:lang w:val="en-GB"/>
        </w:rPr>
        <w:t>W</w:t>
      </w:r>
      <w:r>
        <w:rPr>
          <w:spacing w:val="-2"/>
          <w:sz w:val="18"/>
          <w:szCs w:val="24"/>
          <w:lang w:val="en-GB"/>
        </w:rPr>
        <w:t>ar</w:t>
      </w:r>
      <w:r>
        <w:rPr>
          <w:sz w:val="18"/>
          <w:szCs w:val="24"/>
          <w:lang w:val="en-GB"/>
        </w:rPr>
        <w:t>e</w:t>
      </w:r>
      <w:r>
        <w:rPr>
          <w:spacing w:val="1"/>
          <w:sz w:val="18"/>
          <w:szCs w:val="24"/>
          <w:lang w:val="en-GB"/>
        </w:rPr>
        <w:t xml:space="preserve"> can be found at</w:t>
      </w:r>
      <w:r>
        <w:rPr>
          <w:sz w:val="18"/>
          <w:szCs w:val="24"/>
          <w:lang w:val="en-GB"/>
        </w:rPr>
        <w:t xml:space="preserve"> </w:t>
      </w:r>
      <w:hyperlink r:id="rId10">
        <w:r w:rsidRPr="00997013">
          <w:rPr>
            <w:color w:val="0000FF"/>
            <w:spacing w:val="1"/>
            <w:sz w:val="18"/>
            <w:szCs w:val="18"/>
            <w:u w:val="single" w:color="0000FF"/>
            <w:lang w:val="en-GB"/>
          </w:rPr>
          <w:t>h</w:t>
        </w:r>
        <w:r w:rsidRPr="00997013">
          <w:rPr>
            <w:color w:val="0000FF"/>
            <w:sz w:val="18"/>
            <w:szCs w:val="18"/>
            <w:u w:val="single" w:color="0000FF"/>
            <w:lang w:val="en-GB"/>
          </w:rPr>
          <w:t>t</w:t>
        </w:r>
        <w:r w:rsidRPr="00997013">
          <w:rPr>
            <w:color w:val="0000FF"/>
            <w:spacing w:val="1"/>
            <w:sz w:val="18"/>
            <w:szCs w:val="18"/>
            <w:u w:val="single" w:color="0000FF"/>
            <w:lang w:val="en-GB"/>
          </w:rPr>
          <w:t>tp</w:t>
        </w:r>
        <w:r w:rsidRPr="00997013">
          <w:rPr>
            <w:color w:val="0000FF"/>
            <w:sz w:val="18"/>
            <w:szCs w:val="18"/>
            <w:u w:val="single" w:color="0000FF"/>
            <w:lang w:val="en-GB"/>
          </w:rPr>
          <w:t>:</w:t>
        </w:r>
        <w:r w:rsidRPr="00997013">
          <w:rPr>
            <w:color w:val="0000FF"/>
            <w:spacing w:val="1"/>
            <w:sz w:val="18"/>
            <w:szCs w:val="18"/>
            <w:u w:val="single" w:color="0000FF"/>
            <w:lang w:val="en-GB"/>
          </w:rPr>
          <w:t>/</w:t>
        </w:r>
        <w:r w:rsidRPr="00997013">
          <w:rPr>
            <w:color w:val="0000FF"/>
            <w:sz w:val="18"/>
            <w:szCs w:val="18"/>
            <w:u w:val="single" w:color="0000FF"/>
            <w:lang w:val="en-GB"/>
          </w:rPr>
          <w:t>/</w:t>
        </w:r>
        <w:r w:rsidRPr="00997013">
          <w:rPr>
            <w:color w:val="0000FF"/>
            <w:spacing w:val="-2"/>
            <w:sz w:val="18"/>
            <w:szCs w:val="18"/>
            <w:u w:val="single" w:color="0000FF"/>
            <w:lang w:val="en-GB"/>
          </w:rPr>
          <w:t>w</w:t>
        </w:r>
        <w:r w:rsidRPr="00997013">
          <w:rPr>
            <w:color w:val="0000FF"/>
            <w:sz w:val="18"/>
            <w:szCs w:val="18"/>
            <w:u w:val="single" w:color="0000FF"/>
            <w:lang w:val="en-GB"/>
          </w:rPr>
          <w:t>w</w:t>
        </w:r>
        <w:r w:rsidRPr="00997013">
          <w:rPr>
            <w:color w:val="0000FF"/>
            <w:spacing w:val="-3"/>
            <w:sz w:val="18"/>
            <w:szCs w:val="18"/>
            <w:u w:val="single" w:color="0000FF"/>
            <w:lang w:val="en-GB"/>
          </w:rPr>
          <w:t>w</w:t>
        </w:r>
        <w:r w:rsidRPr="00997013">
          <w:rPr>
            <w:color w:val="0000FF"/>
            <w:sz w:val="18"/>
            <w:szCs w:val="18"/>
            <w:u w:val="single" w:color="0000FF"/>
            <w:lang w:val="en-GB"/>
          </w:rPr>
          <w:t>.</w:t>
        </w:r>
        <w:r w:rsidRPr="00997013">
          <w:rPr>
            <w:color w:val="0000FF"/>
            <w:spacing w:val="1"/>
            <w:sz w:val="18"/>
            <w:szCs w:val="18"/>
            <w:u w:val="single" w:color="0000FF"/>
            <w:lang w:val="en-GB"/>
          </w:rPr>
          <w:t>pk</w:t>
        </w:r>
        <w:r w:rsidRPr="00997013">
          <w:rPr>
            <w:color w:val="0000FF"/>
            <w:spacing w:val="-3"/>
            <w:sz w:val="18"/>
            <w:szCs w:val="18"/>
            <w:u w:val="single" w:color="0000FF"/>
            <w:lang w:val="en-GB"/>
          </w:rPr>
          <w:t>w</w:t>
        </w:r>
        <w:r w:rsidRPr="00997013">
          <w:rPr>
            <w:color w:val="0000FF"/>
            <w:spacing w:val="1"/>
            <w:sz w:val="18"/>
            <w:szCs w:val="18"/>
            <w:u w:val="single" w:color="0000FF"/>
            <w:lang w:val="en-GB"/>
          </w:rPr>
          <w:t>a</w:t>
        </w:r>
        <w:r w:rsidRPr="00997013">
          <w:rPr>
            <w:color w:val="0000FF"/>
            <w:sz w:val="18"/>
            <w:szCs w:val="18"/>
            <w:u w:val="single" w:color="0000FF"/>
            <w:lang w:val="en-GB"/>
          </w:rPr>
          <w:t>r</w:t>
        </w:r>
        <w:r w:rsidRPr="00997013">
          <w:rPr>
            <w:color w:val="0000FF"/>
            <w:spacing w:val="1"/>
            <w:sz w:val="18"/>
            <w:szCs w:val="18"/>
            <w:u w:val="single" w:color="0000FF"/>
            <w:lang w:val="en-GB"/>
          </w:rPr>
          <w:t>e</w:t>
        </w:r>
        <w:r w:rsidRPr="00997013">
          <w:rPr>
            <w:color w:val="0000FF"/>
            <w:sz w:val="18"/>
            <w:szCs w:val="18"/>
            <w:u w:val="single" w:color="0000FF"/>
            <w:lang w:val="en-GB"/>
          </w:rPr>
          <w:t>.</w:t>
        </w:r>
        <w:r w:rsidRPr="00997013">
          <w:rPr>
            <w:color w:val="0000FF"/>
            <w:spacing w:val="1"/>
            <w:sz w:val="18"/>
            <w:szCs w:val="18"/>
            <w:u w:val="single" w:color="0000FF"/>
            <w:lang w:val="en-GB"/>
          </w:rPr>
          <w:t>com</w:t>
        </w:r>
        <w:r w:rsidRPr="00997013">
          <w:rPr>
            <w:color w:val="0000FF"/>
            <w:sz w:val="18"/>
            <w:szCs w:val="18"/>
            <w:u w:val="single" w:color="0000FF"/>
            <w:lang w:val="en-GB"/>
          </w:rPr>
          <w:t>/</w:t>
        </w:r>
        <w:r w:rsidRPr="00997013">
          <w:rPr>
            <w:color w:val="0000FF"/>
            <w:spacing w:val="1"/>
            <w:sz w:val="18"/>
            <w:szCs w:val="18"/>
            <w:u w:val="single" w:color="0000FF"/>
            <w:lang w:val="en-GB"/>
          </w:rPr>
          <w:t>d</w:t>
        </w:r>
        <w:r w:rsidRPr="00997013">
          <w:rPr>
            <w:color w:val="0000FF"/>
            <w:spacing w:val="-2"/>
            <w:sz w:val="18"/>
            <w:szCs w:val="18"/>
            <w:u w:val="single" w:color="0000FF"/>
            <w:lang w:val="en-GB"/>
          </w:rPr>
          <w:t>o</w:t>
        </w:r>
        <w:r w:rsidRPr="00997013">
          <w:rPr>
            <w:color w:val="0000FF"/>
            <w:spacing w:val="1"/>
            <w:sz w:val="18"/>
            <w:szCs w:val="18"/>
            <w:u w:val="single" w:color="0000FF"/>
            <w:lang w:val="en-GB"/>
          </w:rPr>
          <w:t>c</w:t>
        </w:r>
        <w:r w:rsidRPr="00997013">
          <w:rPr>
            <w:color w:val="0000FF"/>
            <w:spacing w:val="-2"/>
            <w:sz w:val="18"/>
            <w:szCs w:val="18"/>
            <w:u w:val="single" w:color="0000FF"/>
            <w:lang w:val="en-GB"/>
          </w:rPr>
          <w:t>u</w:t>
        </w:r>
        <w:r w:rsidRPr="00997013">
          <w:rPr>
            <w:color w:val="0000FF"/>
            <w:spacing w:val="-1"/>
            <w:sz w:val="18"/>
            <w:szCs w:val="18"/>
            <w:u w:val="single" w:color="0000FF"/>
            <w:lang w:val="en-GB"/>
          </w:rPr>
          <w:t>m</w:t>
        </w:r>
        <w:r w:rsidRPr="00997013">
          <w:rPr>
            <w:color w:val="0000FF"/>
            <w:spacing w:val="1"/>
            <w:sz w:val="18"/>
            <w:szCs w:val="18"/>
            <w:u w:val="single" w:color="0000FF"/>
            <w:lang w:val="en-GB"/>
          </w:rPr>
          <w:t>en</w:t>
        </w:r>
        <w:r w:rsidRPr="00997013">
          <w:rPr>
            <w:color w:val="0000FF"/>
            <w:sz w:val="18"/>
            <w:szCs w:val="18"/>
            <w:u w:val="single" w:color="0000FF"/>
            <w:lang w:val="en-GB"/>
          </w:rPr>
          <w:t>t</w:t>
        </w:r>
        <w:r w:rsidRPr="00997013">
          <w:rPr>
            <w:color w:val="0000FF"/>
            <w:spacing w:val="1"/>
            <w:sz w:val="18"/>
            <w:szCs w:val="18"/>
            <w:u w:val="single" w:color="0000FF"/>
            <w:lang w:val="en-GB"/>
          </w:rPr>
          <w:t>s</w:t>
        </w:r>
        <w:r w:rsidRPr="00997013">
          <w:rPr>
            <w:color w:val="0000FF"/>
            <w:spacing w:val="-2"/>
            <w:sz w:val="18"/>
            <w:szCs w:val="18"/>
            <w:u w:val="single" w:color="0000FF"/>
            <w:lang w:val="en-GB"/>
          </w:rPr>
          <w:t>/</w:t>
        </w:r>
        <w:r w:rsidRPr="00997013">
          <w:rPr>
            <w:color w:val="0000FF"/>
            <w:spacing w:val="1"/>
            <w:sz w:val="18"/>
            <w:szCs w:val="18"/>
            <w:u w:val="single" w:color="0000FF"/>
            <w:lang w:val="en-GB"/>
          </w:rPr>
          <w:t>c</w:t>
        </w:r>
        <w:r w:rsidRPr="00997013">
          <w:rPr>
            <w:color w:val="0000FF"/>
            <w:spacing w:val="-2"/>
            <w:sz w:val="18"/>
            <w:szCs w:val="18"/>
            <w:u w:val="single" w:color="0000FF"/>
            <w:lang w:val="en-GB"/>
          </w:rPr>
          <w:t>a</w:t>
        </w:r>
        <w:r w:rsidRPr="00997013">
          <w:rPr>
            <w:color w:val="0000FF"/>
            <w:spacing w:val="1"/>
            <w:sz w:val="18"/>
            <w:szCs w:val="18"/>
            <w:u w:val="single" w:color="0000FF"/>
            <w:lang w:val="en-GB"/>
          </w:rPr>
          <w:t>se</w:t>
        </w:r>
        <w:r w:rsidRPr="00997013">
          <w:rPr>
            <w:color w:val="0000FF"/>
            <w:spacing w:val="-1"/>
            <w:sz w:val="18"/>
            <w:szCs w:val="18"/>
            <w:u w:val="single" w:color="0000FF"/>
            <w:lang w:val="en-GB"/>
          </w:rPr>
          <w:t>s</w:t>
        </w:r>
        <w:r w:rsidRPr="00997013">
          <w:rPr>
            <w:color w:val="0000FF"/>
            <w:sz w:val="18"/>
            <w:szCs w:val="18"/>
            <w:u w:val="single" w:color="0000FF"/>
            <w:lang w:val="en-GB"/>
          </w:rPr>
          <w:t>t</w:t>
        </w:r>
        <w:r w:rsidRPr="00997013">
          <w:rPr>
            <w:color w:val="0000FF"/>
            <w:spacing w:val="1"/>
            <w:sz w:val="18"/>
            <w:szCs w:val="18"/>
            <w:u w:val="single" w:color="0000FF"/>
            <w:lang w:val="en-GB"/>
          </w:rPr>
          <w:t>u</w:t>
        </w:r>
        <w:r w:rsidRPr="00997013">
          <w:rPr>
            <w:color w:val="0000FF"/>
            <w:spacing w:val="-2"/>
            <w:sz w:val="18"/>
            <w:szCs w:val="18"/>
            <w:u w:val="single" w:color="0000FF"/>
            <w:lang w:val="en-GB"/>
          </w:rPr>
          <w:t>d</w:t>
        </w:r>
        <w:r w:rsidRPr="00997013">
          <w:rPr>
            <w:color w:val="0000FF"/>
            <w:spacing w:val="1"/>
            <w:sz w:val="18"/>
            <w:szCs w:val="18"/>
            <w:u w:val="single" w:color="0000FF"/>
            <w:lang w:val="en-GB"/>
          </w:rPr>
          <w:t>ies</w:t>
        </w:r>
        <w:r w:rsidRPr="00997013">
          <w:rPr>
            <w:color w:val="0000FF"/>
            <w:sz w:val="18"/>
            <w:szCs w:val="18"/>
            <w:u w:val="single" w:color="0000FF"/>
            <w:lang w:val="en-GB"/>
          </w:rPr>
          <w:t>/APPN</w:t>
        </w:r>
        <w:r w:rsidRPr="00997013">
          <w:rPr>
            <w:color w:val="0000FF"/>
            <w:spacing w:val="-1"/>
            <w:sz w:val="18"/>
            <w:szCs w:val="18"/>
            <w:u w:val="single" w:color="0000FF"/>
            <w:lang w:val="en-GB"/>
          </w:rPr>
          <w:t>O</w:t>
        </w:r>
        <w:r w:rsidRPr="00997013">
          <w:rPr>
            <w:color w:val="0000FF"/>
            <w:spacing w:val="-2"/>
            <w:sz w:val="18"/>
            <w:szCs w:val="18"/>
            <w:u w:val="single" w:color="0000FF"/>
            <w:lang w:val="en-GB"/>
          </w:rPr>
          <w:t>T</w:t>
        </w:r>
        <w:r w:rsidRPr="00997013">
          <w:rPr>
            <w:color w:val="0000FF"/>
            <w:sz w:val="18"/>
            <w:szCs w:val="18"/>
            <w:u w:val="single" w:color="0000FF"/>
            <w:lang w:val="en-GB"/>
          </w:rPr>
          <w:t>E.</w:t>
        </w:r>
        <w:r w:rsidRPr="00997013">
          <w:rPr>
            <w:color w:val="0000FF"/>
            <w:spacing w:val="5"/>
            <w:sz w:val="18"/>
            <w:szCs w:val="18"/>
            <w:u w:val="single" w:color="0000FF"/>
            <w:lang w:val="en-GB"/>
          </w:rPr>
          <w:t>T</w:t>
        </w:r>
        <w:r w:rsidRPr="00997013">
          <w:rPr>
            <w:color w:val="0000FF"/>
            <w:sz w:val="18"/>
            <w:szCs w:val="18"/>
            <w:u w:val="single" w:color="0000FF"/>
            <w:lang w:val="en-GB"/>
          </w:rPr>
          <w:t>X</w:t>
        </w:r>
        <w:r w:rsidRPr="00997013">
          <w:rPr>
            <w:color w:val="0000FF"/>
            <w:spacing w:val="-2"/>
            <w:sz w:val="18"/>
            <w:szCs w:val="18"/>
            <w:u w:val="single" w:color="0000FF"/>
            <w:lang w:val="en-GB"/>
          </w:rPr>
          <w:t>T</w:t>
        </w:r>
        <w:r w:rsidRPr="00997013">
          <w:rPr>
            <w:color w:val="000000"/>
            <w:sz w:val="18"/>
            <w:szCs w:val="18"/>
            <w:lang w:val="en-GB"/>
          </w:rPr>
          <w:t>.</w:t>
        </w:r>
      </w:hyperlink>
    </w:p>
  </w:footnote>
  <w:footnote w:id="11">
    <w:p w14:paraId="69A20F4D" w14:textId="77777777" w:rsidR="00F04E57" w:rsidRPr="00997013" w:rsidRDefault="00F04E57">
      <w:pPr>
        <w:pStyle w:val="Funotentext"/>
        <w:rPr>
          <w:sz w:val="18"/>
          <w:szCs w:val="18"/>
          <w:lang w:val="en-US"/>
        </w:rPr>
      </w:pPr>
      <w:r>
        <w:rPr>
          <w:rStyle w:val="Funotenzeichen"/>
        </w:rPr>
        <w:footnoteRef/>
      </w:r>
      <w:r w:rsidRPr="007E521A">
        <w:rPr>
          <w:lang w:val="en-US"/>
        </w:rPr>
        <w:t xml:space="preserve"> </w:t>
      </w:r>
      <w:hyperlink r:id="rId11" w:history="1">
        <w:r w:rsidRPr="00997013">
          <w:rPr>
            <w:rStyle w:val="Hyperlink"/>
            <w:rFonts w:ascii="Arial" w:hAnsi="Arial"/>
            <w:sz w:val="18"/>
            <w:szCs w:val="18"/>
            <w:lang w:val="en-US"/>
          </w:rPr>
          <w:t>https://www.ietf.org/rfc/rfc1951.txt</w:t>
        </w:r>
      </w:hyperlink>
      <w:r w:rsidRPr="00997013">
        <w:rPr>
          <w:sz w:val="18"/>
          <w:szCs w:val="18"/>
          <w:lang w:val="en-US"/>
        </w:rPr>
        <w:t xml:space="preserve"> </w:t>
      </w:r>
    </w:p>
  </w:footnote>
  <w:footnote w:id="12">
    <w:p w14:paraId="0931F922" w14:textId="77777777" w:rsidR="00F04E57" w:rsidRPr="00BC5CDF" w:rsidRDefault="00F04E57" w:rsidP="00BD32E8">
      <w:pPr>
        <w:pStyle w:val="Funotentext"/>
        <w:rPr>
          <w:sz w:val="18"/>
          <w:lang w:val="en-US"/>
        </w:rPr>
      </w:pPr>
      <w:r>
        <w:rPr>
          <w:rStyle w:val="Funotenzeichen"/>
        </w:rPr>
        <w:footnoteRef/>
      </w:r>
      <w:r w:rsidRPr="00BC5CDF">
        <w:rPr>
          <w:lang w:val="en-US"/>
        </w:rPr>
        <w:t xml:space="preserve"> </w:t>
      </w:r>
      <w:r>
        <w:rPr>
          <w:sz w:val="18"/>
          <w:szCs w:val="24"/>
          <w:lang w:val="en-GB"/>
        </w:rPr>
        <w:t>In this example, column</w:t>
      </w:r>
      <w:r>
        <w:rPr>
          <w:spacing w:val="1"/>
          <w:sz w:val="18"/>
          <w:szCs w:val="24"/>
          <w:lang w:val="en-GB"/>
        </w:rPr>
        <w:t xml:space="preserve"> </w:t>
      </w:r>
      <w:r>
        <w:rPr>
          <w:sz w:val="18"/>
          <w:szCs w:val="24"/>
          <w:lang w:val="en-GB"/>
        </w:rPr>
        <w:t>4</w:t>
      </w:r>
      <w:r>
        <w:rPr>
          <w:spacing w:val="2"/>
          <w:sz w:val="18"/>
          <w:szCs w:val="24"/>
          <w:lang w:val="en-GB"/>
        </w:rPr>
        <w:t xml:space="preserve"> contains additional lob files that are accordingly stored in </w:t>
      </w:r>
      <w:r>
        <w:rPr>
          <w:rFonts w:ascii="Courier New" w:hAnsi="Courier New"/>
          <w:sz w:val="18"/>
          <w:szCs w:val="24"/>
          <w:lang w:val="en-GB"/>
        </w:rPr>
        <w:t>lo</w:t>
      </w:r>
      <w:r>
        <w:rPr>
          <w:rFonts w:ascii="Courier New" w:hAnsi="Courier New"/>
          <w:spacing w:val="-2"/>
          <w:sz w:val="18"/>
          <w:szCs w:val="24"/>
          <w:lang w:val="en-GB"/>
        </w:rPr>
        <w:t>b</w:t>
      </w:r>
      <w:r>
        <w:rPr>
          <w:rFonts w:ascii="Courier New" w:hAnsi="Courier New"/>
          <w:sz w:val="18"/>
          <w:szCs w:val="24"/>
          <w:lang w:val="en-GB"/>
        </w:rPr>
        <w:t>4/</w:t>
      </w:r>
      <w:r w:rsidRPr="00BC5CDF">
        <w:rPr>
          <w:sz w:val="18"/>
          <w:lang w:val="en-US"/>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593AF7" w14:textId="77777777" w:rsidR="00F04E57" w:rsidRDefault="00F04E57">
    <w:pPr>
      <w:pStyle w:val="Kopfzeile"/>
    </w:pPr>
  </w:p>
  <w:p w14:paraId="3437C756" w14:textId="77777777" w:rsidR="00F04E57" w:rsidRPr="00E54509" w:rsidRDefault="00F04E57">
    <w:pPr>
      <w:pStyle w:val="Kopfzeile"/>
      <w:tabs>
        <w:tab w:val="left" w:pos="1418"/>
      </w:tabs>
      <w:rPr>
        <w:lang w:val="en-US"/>
      </w:rPr>
    </w:pPr>
    <w:r>
      <w:rPr>
        <w:noProof/>
      </w:rPr>
      <mc:AlternateContent>
        <mc:Choice Requires="wpc">
          <w:drawing>
            <wp:inline distT="0" distB="0" distL="0" distR="0" wp14:anchorId="4B2820B6" wp14:editId="5D7BCCD8">
              <wp:extent cx="937260" cy="408940"/>
              <wp:effectExtent l="19050" t="9525" r="5715" b="10160"/>
              <wp:docPr id="5" name="Zeichenbereich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 name="Rectangle 4"/>
                      <wps:cNvSpPr>
                        <a:spLocks noChangeArrowheads="1"/>
                      </wps:cNvSpPr>
                      <wps:spPr bwMode="auto">
                        <a:xfrm>
                          <a:off x="0" y="0"/>
                          <a:ext cx="937260" cy="408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s:wsp>
                      <wps:cNvPr id="2" name="Freeform 5"/>
                      <wps:cNvSpPr>
                        <a:spLocks noEditPoints="1"/>
                      </wps:cNvSpPr>
                      <wps:spPr bwMode="auto">
                        <a:xfrm>
                          <a:off x="0" y="1905"/>
                          <a:ext cx="236220" cy="249555"/>
                        </a:xfrm>
                        <a:custGeom>
                          <a:avLst/>
                          <a:gdLst>
                            <a:gd name="T0" fmla="*/ 361 w 372"/>
                            <a:gd name="T1" fmla="*/ 199 h 393"/>
                            <a:gd name="T2" fmla="*/ 324 w 372"/>
                            <a:gd name="T3" fmla="*/ 266 h 393"/>
                            <a:gd name="T4" fmla="*/ 266 w 372"/>
                            <a:gd name="T5" fmla="*/ 327 h 393"/>
                            <a:gd name="T6" fmla="*/ 184 w 372"/>
                            <a:gd name="T7" fmla="*/ 377 h 393"/>
                            <a:gd name="T8" fmla="*/ 103 w 372"/>
                            <a:gd name="T9" fmla="*/ 393 h 393"/>
                            <a:gd name="T10" fmla="*/ 53 w 372"/>
                            <a:gd name="T11" fmla="*/ 383 h 393"/>
                            <a:gd name="T12" fmla="*/ 18 w 372"/>
                            <a:gd name="T13" fmla="*/ 356 h 393"/>
                            <a:gd name="T14" fmla="*/ 1 w 372"/>
                            <a:gd name="T15" fmla="*/ 316 h 393"/>
                            <a:gd name="T16" fmla="*/ 4 w 372"/>
                            <a:gd name="T17" fmla="*/ 251 h 393"/>
                            <a:gd name="T18" fmla="*/ 34 w 372"/>
                            <a:gd name="T19" fmla="*/ 172 h 393"/>
                            <a:gd name="T20" fmla="*/ 94 w 372"/>
                            <a:gd name="T21" fmla="*/ 94 h 393"/>
                            <a:gd name="T22" fmla="*/ 170 w 372"/>
                            <a:gd name="T23" fmla="*/ 34 h 393"/>
                            <a:gd name="T24" fmla="*/ 251 w 372"/>
                            <a:gd name="T25" fmla="*/ 4 h 393"/>
                            <a:gd name="T26" fmla="*/ 316 w 372"/>
                            <a:gd name="T27" fmla="*/ 2 h 393"/>
                            <a:gd name="T28" fmla="*/ 353 w 372"/>
                            <a:gd name="T29" fmla="*/ 20 h 393"/>
                            <a:gd name="T30" fmla="*/ 369 w 372"/>
                            <a:gd name="T31" fmla="*/ 55 h 393"/>
                            <a:gd name="T32" fmla="*/ 89 w 372"/>
                            <a:gd name="T33" fmla="*/ 163 h 393"/>
                            <a:gd name="T34" fmla="*/ 82 w 372"/>
                            <a:gd name="T35" fmla="*/ 203 h 393"/>
                            <a:gd name="T36" fmla="*/ 83 w 372"/>
                            <a:gd name="T37" fmla="*/ 242 h 393"/>
                            <a:gd name="T38" fmla="*/ 109 w 372"/>
                            <a:gd name="T39" fmla="*/ 280 h 393"/>
                            <a:gd name="T40" fmla="*/ 146 w 372"/>
                            <a:gd name="T41" fmla="*/ 297 h 393"/>
                            <a:gd name="T42" fmla="*/ 206 w 372"/>
                            <a:gd name="T43" fmla="*/ 295 h 393"/>
                            <a:gd name="T44" fmla="*/ 278 w 372"/>
                            <a:gd name="T45" fmla="*/ 261 h 393"/>
                            <a:gd name="T46" fmla="*/ 335 w 372"/>
                            <a:gd name="T47" fmla="*/ 199 h 393"/>
                            <a:gd name="T48" fmla="*/ 370 w 372"/>
                            <a:gd name="T49" fmla="*/ 162 h 393"/>
                            <a:gd name="T50" fmla="*/ 276 w 372"/>
                            <a:gd name="T51" fmla="*/ 63 h 393"/>
                            <a:gd name="T52" fmla="*/ 263 w 372"/>
                            <a:gd name="T53" fmla="*/ 40 h 393"/>
                            <a:gd name="T54" fmla="*/ 233 w 372"/>
                            <a:gd name="T55" fmla="*/ 32 h 393"/>
                            <a:gd name="T56" fmla="*/ 178 w 372"/>
                            <a:gd name="T57" fmla="*/ 47 h 393"/>
                            <a:gd name="T58" fmla="*/ 128 w 372"/>
                            <a:gd name="T59" fmla="*/ 88 h 393"/>
                            <a:gd name="T60" fmla="*/ 95 w 372"/>
                            <a:gd name="T61" fmla="*/ 142 h 393"/>
                            <a:gd name="T62" fmla="*/ 278 w 372"/>
                            <a:gd name="T63" fmla="*/ 80 h 3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72" h="393">
                              <a:moveTo>
                                <a:pt x="370" y="162"/>
                              </a:moveTo>
                              <a:lnTo>
                                <a:pt x="361" y="199"/>
                              </a:lnTo>
                              <a:lnTo>
                                <a:pt x="346" y="234"/>
                              </a:lnTo>
                              <a:lnTo>
                                <a:pt x="324" y="266"/>
                              </a:lnTo>
                              <a:lnTo>
                                <a:pt x="298" y="297"/>
                              </a:lnTo>
                              <a:lnTo>
                                <a:pt x="266" y="327"/>
                              </a:lnTo>
                              <a:lnTo>
                                <a:pt x="225" y="356"/>
                              </a:lnTo>
                              <a:lnTo>
                                <a:pt x="184" y="377"/>
                              </a:lnTo>
                              <a:lnTo>
                                <a:pt x="143" y="389"/>
                              </a:lnTo>
                              <a:lnTo>
                                <a:pt x="103" y="393"/>
                              </a:lnTo>
                              <a:lnTo>
                                <a:pt x="76" y="391"/>
                              </a:lnTo>
                              <a:lnTo>
                                <a:pt x="53" y="383"/>
                              </a:lnTo>
                              <a:lnTo>
                                <a:pt x="33" y="370"/>
                              </a:lnTo>
                              <a:lnTo>
                                <a:pt x="18" y="356"/>
                              </a:lnTo>
                              <a:lnTo>
                                <a:pt x="8" y="337"/>
                              </a:lnTo>
                              <a:lnTo>
                                <a:pt x="1" y="316"/>
                              </a:lnTo>
                              <a:lnTo>
                                <a:pt x="0" y="293"/>
                              </a:lnTo>
                              <a:lnTo>
                                <a:pt x="4" y="251"/>
                              </a:lnTo>
                              <a:lnTo>
                                <a:pt x="15" y="211"/>
                              </a:lnTo>
                              <a:lnTo>
                                <a:pt x="34" y="172"/>
                              </a:lnTo>
                              <a:lnTo>
                                <a:pt x="60" y="132"/>
                              </a:lnTo>
                              <a:lnTo>
                                <a:pt x="94" y="94"/>
                              </a:lnTo>
                              <a:lnTo>
                                <a:pt x="131" y="61"/>
                              </a:lnTo>
                              <a:lnTo>
                                <a:pt x="170" y="34"/>
                              </a:lnTo>
                              <a:lnTo>
                                <a:pt x="210" y="15"/>
                              </a:lnTo>
                              <a:lnTo>
                                <a:pt x="251" y="4"/>
                              </a:lnTo>
                              <a:lnTo>
                                <a:pt x="291" y="0"/>
                              </a:lnTo>
                              <a:lnTo>
                                <a:pt x="316" y="2"/>
                              </a:lnTo>
                              <a:lnTo>
                                <a:pt x="336" y="9"/>
                              </a:lnTo>
                              <a:lnTo>
                                <a:pt x="353" y="20"/>
                              </a:lnTo>
                              <a:lnTo>
                                <a:pt x="364" y="35"/>
                              </a:lnTo>
                              <a:lnTo>
                                <a:pt x="369" y="55"/>
                              </a:lnTo>
                              <a:lnTo>
                                <a:pt x="372" y="80"/>
                              </a:lnTo>
                              <a:lnTo>
                                <a:pt x="89" y="163"/>
                              </a:lnTo>
                              <a:lnTo>
                                <a:pt x="84" y="185"/>
                              </a:lnTo>
                              <a:lnTo>
                                <a:pt x="82" y="203"/>
                              </a:lnTo>
                              <a:lnTo>
                                <a:pt x="80" y="216"/>
                              </a:lnTo>
                              <a:lnTo>
                                <a:pt x="83" y="242"/>
                              </a:lnTo>
                              <a:lnTo>
                                <a:pt x="93" y="264"/>
                              </a:lnTo>
                              <a:lnTo>
                                <a:pt x="109" y="280"/>
                              </a:lnTo>
                              <a:lnTo>
                                <a:pt x="127" y="291"/>
                              </a:lnTo>
                              <a:lnTo>
                                <a:pt x="146" y="297"/>
                              </a:lnTo>
                              <a:lnTo>
                                <a:pt x="167" y="299"/>
                              </a:lnTo>
                              <a:lnTo>
                                <a:pt x="206" y="295"/>
                              </a:lnTo>
                              <a:lnTo>
                                <a:pt x="242" y="282"/>
                              </a:lnTo>
                              <a:lnTo>
                                <a:pt x="278" y="261"/>
                              </a:lnTo>
                              <a:lnTo>
                                <a:pt x="309" y="232"/>
                              </a:lnTo>
                              <a:lnTo>
                                <a:pt x="335" y="199"/>
                              </a:lnTo>
                              <a:lnTo>
                                <a:pt x="355" y="158"/>
                              </a:lnTo>
                              <a:lnTo>
                                <a:pt x="370" y="162"/>
                              </a:lnTo>
                              <a:close/>
                              <a:moveTo>
                                <a:pt x="278" y="80"/>
                              </a:moveTo>
                              <a:lnTo>
                                <a:pt x="276" y="63"/>
                              </a:lnTo>
                              <a:lnTo>
                                <a:pt x="271" y="50"/>
                              </a:lnTo>
                              <a:lnTo>
                                <a:pt x="263" y="40"/>
                              </a:lnTo>
                              <a:lnTo>
                                <a:pt x="249" y="34"/>
                              </a:lnTo>
                              <a:lnTo>
                                <a:pt x="233" y="32"/>
                              </a:lnTo>
                              <a:lnTo>
                                <a:pt x="206" y="36"/>
                              </a:lnTo>
                              <a:lnTo>
                                <a:pt x="178" y="47"/>
                              </a:lnTo>
                              <a:lnTo>
                                <a:pt x="153" y="65"/>
                              </a:lnTo>
                              <a:lnTo>
                                <a:pt x="128" y="88"/>
                              </a:lnTo>
                              <a:lnTo>
                                <a:pt x="109" y="113"/>
                              </a:lnTo>
                              <a:lnTo>
                                <a:pt x="95" y="142"/>
                              </a:lnTo>
                              <a:lnTo>
                                <a:pt x="278" y="86"/>
                              </a:lnTo>
                              <a:lnTo>
                                <a:pt x="278" y="80"/>
                              </a:lnTo>
                              <a:close/>
                            </a:path>
                          </a:pathLst>
                        </a:custGeom>
                        <a:solidFill>
                          <a:srgbClr val="FA1A56"/>
                        </a:solidFill>
                        <a:ln w="0">
                          <a:solidFill>
                            <a:srgbClr val="FA1A56"/>
                          </a:solidFill>
                          <a:round/>
                          <a:headEnd/>
                          <a:tailEnd/>
                        </a:ln>
                      </wps:spPr>
                      <wps:bodyPr rot="0" vert="horz" wrap="square" lIns="91440" tIns="45720" rIns="91440" bIns="45720" anchor="t" anchorCtr="0" upright="1">
                        <a:noAutofit/>
                      </wps:bodyPr>
                    </wps:wsp>
                    <wps:wsp>
                      <wps:cNvPr id="3" name="Freeform 6"/>
                      <wps:cNvSpPr>
                        <a:spLocks/>
                      </wps:cNvSpPr>
                      <wps:spPr bwMode="auto">
                        <a:xfrm>
                          <a:off x="250190" y="99060"/>
                          <a:ext cx="326390" cy="307975"/>
                        </a:xfrm>
                        <a:custGeom>
                          <a:avLst/>
                          <a:gdLst>
                            <a:gd name="T0" fmla="*/ 401 w 514"/>
                            <a:gd name="T1" fmla="*/ 155 h 485"/>
                            <a:gd name="T2" fmla="*/ 371 w 514"/>
                            <a:gd name="T3" fmla="*/ 111 h 485"/>
                            <a:gd name="T4" fmla="*/ 322 w 514"/>
                            <a:gd name="T5" fmla="*/ 82 h 485"/>
                            <a:gd name="T6" fmla="*/ 258 w 514"/>
                            <a:gd name="T7" fmla="*/ 73 h 485"/>
                            <a:gd name="T8" fmla="*/ 202 w 514"/>
                            <a:gd name="T9" fmla="*/ 81 h 485"/>
                            <a:gd name="T10" fmla="*/ 156 w 514"/>
                            <a:gd name="T11" fmla="*/ 108 h 485"/>
                            <a:gd name="T12" fmla="*/ 122 w 514"/>
                            <a:gd name="T13" fmla="*/ 152 h 485"/>
                            <a:gd name="T14" fmla="*/ 104 w 514"/>
                            <a:gd name="T15" fmla="*/ 215 h 485"/>
                            <a:gd name="T16" fmla="*/ 104 w 514"/>
                            <a:gd name="T17" fmla="*/ 286 h 485"/>
                            <a:gd name="T18" fmla="*/ 128 w 514"/>
                            <a:gd name="T19" fmla="*/ 346 h 485"/>
                            <a:gd name="T20" fmla="*/ 171 w 514"/>
                            <a:gd name="T21" fmla="*/ 389 h 485"/>
                            <a:gd name="T22" fmla="*/ 231 w 514"/>
                            <a:gd name="T23" fmla="*/ 412 h 485"/>
                            <a:gd name="T24" fmla="*/ 296 w 514"/>
                            <a:gd name="T25" fmla="*/ 414 h 485"/>
                            <a:gd name="T26" fmla="*/ 345 w 514"/>
                            <a:gd name="T27" fmla="*/ 396 h 485"/>
                            <a:gd name="T28" fmla="*/ 379 w 514"/>
                            <a:gd name="T29" fmla="*/ 368 h 485"/>
                            <a:gd name="T30" fmla="*/ 398 w 514"/>
                            <a:gd name="T31" fmla="*/ 332 h 485"/>
                            <a:gd name="T32" fmla="*/ 408 w 514"/>
                            <a:gd name="T33" fmla="*/ 299 h 485"/>
                            <a:gd name="T34" fmla="*/ 510 w 514"/>
                            <a:gd name="T35" fmla="*/ 322 h 485"/>
                            <a:gd name="T36" fmla="*/ 494 w 514"/>
                            <a:gd name="T37" fmla="*/ 366 h 485"/>
                            <a:gd name="T38" fmla="*/ 467 w 514"/>
                            <a:gd name="T39" fmla="*/ 408 h 485"/>
                            <a:gd name="T40" fmla="*/ 426 w 514"/>
                            <a:gd name="T41" fmla="*/ 445 h 485"/>
                            <a:gd name="T42" fmla="*/ 369 w 514"/>
                            <a:gd name="T43" fmla="*/ 472 h 485"/>
                            <a:gd name="T44" fmla="*/ 296 w 514"/>
                            <a:gd name="T45" fmla="*/ 485 h 485"/>
                            <a:gd name="T46" fmla="*/ 204 w 514"/>
                            <a:gd name="T47" fmla="*/ 485 h 485"/>
                            <a:gd name="T48" fmla="*/ 130 w 514"/>
                            <a:gd name="T49" fmla="*/ 465 h 485"/>
                            <a:gd name="T50" fmla="*/ 73 w 514"/>
                            <a:gd name="T51" fmla="*/ 427 h 485"/>
                            <a:gd name="T52" fmla="*/ 32 w 514"/>
                            <a:gd name="T53" fmla="*/ 374 h 485"/>
                            <a:gd name="T54" fmla="*/ 8 w 514"/>
                            <a:gd name="T55" fmla="*/ 312 h 485"/>
                            <a:gd name="T56" fmla="*/ 0 w 514"/>
                            <a:gd name="T57" fmla="*/ 243 h 485"/>
                            <a:gd name="T58" fmla="*/ 6 w 514"/>
                            <a:gd name="T59" fmla="*/ 181 h 485"/>
                            <a:gd name="T60" fmla="*/ 27 w 514"/>
                            <a:gd name="T61" fmla="*/ 123 h 485"/>
                            <a:gd name="T62" fmla="*/ 61 w 514"/>
                            <a:gd name="T63" fmla="*/ 73 h 485"/>
                            <a:gd name="T64" fmla="*/ 111 w 514"/>
                            <a:gd name="T65" fmla="*/ 33 h 485"/>
                            <a:gd name="T66" fmla="*/ 177 w 514"/>
                            <a:gd name="T67" fmla="*/ 9 h 485"/>
                            <a:gd name="T68" fmla="*/ 260 w 514"/>
                            <a:gd name="T69" fmla="*/ 0 h 485"/>
                            <a:gd name="T70" fmla="*/ 347 w 514"/>
                            <a:gd name="T71" fmla="*/ 9 h 485"/>
                            <a:gd name="T72" fmla="*/ 416 w 514"/>
                            <a:gd name="T73" fmla="*/ 36 h 485"/>
                            <a:gd name="T74" fmla="*/ 467 w 514"/>
                            <a:gd name="T75" fmla="*/ 75 h 485"/>
                            <a:gd name="T76" fmla="*/ 499 w 514"/>
                            <a:gd name="T77" fmla="*/ 125 h 485"/>
                            <a:gd name="T78" fmla="*/ 514 w 514"/>
                            <a:gd name="T79" fmla="*/ 184 h 485"/>
                            <a:gd name="T80" fmla="*/ 408 w 514"/>
                            <a:gd name="T81" fmla="*/ 184 h 4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514" h="485">
                              <a:moveTo>
                                <a:pt x="408" y="184"/>
                              </a:moveTo>
                              <a:lnTo>
                                <a:pt x="401" y="155"/>
                              </a:lnTo>
                              <a:lnTo>
                                <a:pt x="389" y="131"/>
                              </a:lnTo>
                              <a:lnTo>
                                <a:pt x="371" y="111"/>
                              </a:lnTo>
                              <a:lnTo>
                                <a:pt x="349" y="94"/>
                              </a:lnTo>
                              <a:lnTo>
                                <a:pt x="322" y="82"/>
                              </a:lnTo>
                              <a:lnTo>
                                <a:pt x="292" y="74"/>
                              </a:lnTo>
                              <a:lnTo>
                                <a:pt x="258" y="73"/>
                              </a:lnTo>
                              <a:lnTo>
                                <a:pt x="230" y="74"/>
                              </a:lnTo>
                              <a:lnTo>
                                <a:pt x="202" y="81"/>
                              </a:lnTo>
                              <a:lnTo>
                                <a:pt x="178" y="92"/>
                              </a:lnTo>
                              <a:lnTo>
                                <a:pt x="156" y="108"/>
                              </a:lnTo>
                              <a:lnTo>
                                <a:pt x="137" y="128"/>
                              </a:lnTo>
                              <a:lnTo>
                                <a:pt x="122" y="152"/>
                              </a:lnTo>
                              <a:lnTo>
                                <a:pt x="111" y="181"/>
                              </a:lnTo>
                              <a:lnTo>
                                <a:pt x="104" y="215"/>
                              </a:lnTo>
                              <a:lnTo>
                                <a:pt x="102" y="253"/>
                              </a:lnTo>
                              <a:lnTo>
                                <a:pt x="104" y="286"/>
                              </a:lnTo>
                              <a:lnTo>
                                <a:pt x="114" y="319"/>
                              </a:lnTo>
                              <a:lnTo>
                                <a:pt x="128" y="346"/>
                              </a:lnTo>
                              <a:lnTo>
                                <a:pt x="147" y="370"/>
                              </a:lnTo>
                              <a:lnTo>
                                <a:pt x="171" y="389"/>
                              </a:lnTo>
                              <a:lnTo>
                                <a:pt x="198" y="404"/>
                              </a:lnTo>
                              <a:lnTo>
                                <a:pt x="231" y="412"/>
                              </a:lnTo>
                              <a:lnTo>
                                <a:pt x="265" y="415"/>
                              </a:lnTo>
                              <a:lnTo>
                                <a:pt x="296" y="414"/>
                              </a:lnTo>
                              <a:lnTo>
                                <a:pt x="324" y="407"/>
                              </a:lnTo>
                              <a:lnTo>
                                <a:pt x="345" y="396"/>
                              </a:lnTo>
                              <a:lnTo>
                                <a:pt x="364" y="382"/>
                              </a:lnTo>
                              <a:lnTo>
                                <a:pt x="379" y="368"/>
                              </a:lnTo>
                              <a:lnTo>
                                <a:pt x="390" y="350"/>
                              </a:lnTo>
                              <a:lnTo>
                                <a:pt x="398" y="332"/>
                              </a:lnTo>
                              <a:lnTo>
                                <a:pt x="405" y="315"/>
                              </a:lnTo>
                              <a:lnTo>
                                <a:pt x="408" y="299"/>
                              </a:lnTo>
                              <a:lnTo>
                                <a:pt x="514" y="299"/>
                              </a:lnTo>
                              <a:lnTo>
                                <a:pt x="510" y="322"/>
                              </a:lnTo>
                              <a:lnTo>
                                <a:pt x="503" y="345"/>
                              </a:lnTo>
                              <a:lnTo>
                                <a:pt x="494" y="366"/>
                              </a:lnTo>
                              <a:lnTo>
                                <a:pt x="482" y="388"/>
                              </a:lnTo>
                              <a:lnTo>
                                <a:pt x="467" y="408"/>
                              </a:lnTo>
                              <a:lnTo>
                                <a:pt x="447" y="427"/>
                              </a:lnTo>
                              <a:lnTo>
                                <a:pt x="426" y="445"/>
                              </a:lnTo>
                              <a:lnTo>
                                <a:pt x="400" y="460"/>
                              </a:lnTo>
                              <a:lnTo>
                                <a:pt x="369" y="472"/>
                              </a:lnTo>
                              <a:lnTo>
                                <a:pt x="333" y="480"/>
                              </a:lnTo>
                              <a:lnTo>
                                <a:pt x="296" y="485"/>
                              </a:lnTo>
                              <a:lnTo>
                                <a:pt x="209" y="485"/>
                              </a:lnTo>
                              <a:lnTo>
                                <a:pt x="204" y="485"/>
                              </a:lnTo>
                              <a:lnTo>
                                <a:pt x="166" y="477"/>
                              </a:lnTo>
                              <a:lnTo>
                                <a:pt x="130" y="465"/>
                              </a:lnTo>
                              <a:lnTo>
                                <a:pt x="99" y="447"/>
                              </a:lnTo>
                              <a:lnTo>
                                <a:pt x="73" y="427"/>
                              </a:lnTo>
                              <a:lnTo>
                                <a:pt x="50" y="403"/>
                              </a:lnTo>
                              <a:lnTo>
                                <a:pt x="32" y="374"/>
                              </a:lnTo>
                              <a:lnTo>
                                <a:pt x="17" y="345"/>
                              </a:lnTo>
                              <a:lnTo>
                                <a:pt x="8" y="312"/>
                              </a:lnTo>
                              <a:lnTo>
                                <a:pt x="2" y="278"/>
                              </a:lnTo>
                              <a:lnTo>
                                <a:pt x="0" y="243"/>
                              </a:lnTo>
                              <a:lnTo>
                                <a:pt x="1" y="212"/>
                              </a:lnTo>
                              <a:lnTo>
                                <a:pt x="6" y="181"/>
                              </a:lnTo>
                              <a:lnTo>
                                <a:pt x="14" y="151"/>
                              </a:lnTo>
                              <a:lnTo>
                                <a:pt x="27" y="123"/>
                              </a:lnTo>
                              <a:lnTo>
                                <a:pt x="42" y="97"/>
                              </a:lnTo>
                              <a:lnTo>
                                <a:pt x="61" y="73"/>
                              </a:lnTo>
                              <a:lnTo>
                                <a:pt x="84" y="52"/>
                              </a:lnTo>
                              <a:lnTo>
                                <a:pt x="111" y="33"/>
                              </a:lnTo>
                              <a:lnTo>
                                <a:pt x="142" y="20"/>
                              </a:lnTo>
                              <a:lnTo>
                                <a:pt x="177" y="9"/>
                              </a:lnTo>
                              <a:lnTo>
                                <a:pt x="216" y="2"/>
                              </a:lnTo>
                              <a:lnTo>
                                <a:pt x="260" y="0"/>
                              </a:lnTo>
                              <a:lnTo>
                                <a:pt x="306" y="2"/>
                              </a:lnTo>
                              <a:lnTo>
                                <a:pt x="347" y="9"/>
                              </a:lnTo>
                              <a:lnTo>
                                <a:pt x="383" y="20"/>
                              </a:lnTo>
                              <a:lnTo>
                                <a:pt x="416" y="36"/>
                              </a:lnTo>
                              <a:lnTo>
                                <a:pt x="443" y="54"/>
                              </a:lnTo>
                              <a:lnTo>
                                <a:pt x="467" y="75"/>
                              </a:lnTo>
                              <a:lnTo>
                                <a:pt x="484" y="100"/>
                              </a:lnTo>
                              <a:lnTo>
                                <a:pt x="499" y="125"/>
                              </a:lnTo>
                              <a:lnTo>
                                <a:pt x="509" y="154"/>
                              </a:lnTo>
                              <a:lnTo>
                                <a:pt x="514" y="184"/>
                              </a:lnTo>
                              <a:lnTo>
                                <a:pt x="408" y="184"/>
                              </a:ln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4" name="Freeform 7"/>
                      <wps:cNvSpPr>
                        <a:spLocks/>
                      </wps:cNvSpPr>
                      <wps:spPr bwMode="auto">
                        <a:xfrm>
                          <a:off x="626745" y="114300"/>
                          <a:ext cx="307340" cy="292735"/>
                        </a:xfrm>
                        <a:custGeom>
                          <a:avLst/>
                          <a:gdLst>
                            <a:gd name="T0" fmla="*/ 0 w 484"/>
                            <a:gd name="T1" fmla="*/ 0 h 461"/>
                            <a:gd name="T2" fmla="*/ 98 w 484"/>
                            <a:gd name="T3" fmla="*/ 0 h 461"/>
                            <a:gd name="T4" fmla="*/ 98 w 484"/>
                            <a:gd name="T5" fmla="*/ 180 h 461"/>
                            <a:gd name="T6" fmla="*/ 387 w 484"/>
                            <a:gd name="T7" fmla="*/ 180 h 461"/>
                            <a:gd name="T8" fmla="*/ 387 w 484"/>
                            <a:gd name="T9" fmla="*/ 0 h 461"/>
                            <a:gd name="T10" fmla="*/ 484 w 484"/>
                            <a:gd name="T11" fmla="*/ 0 h 461"/>
                            <a:gd name="T12" fmla="*/ 484 w 484"/>
                            <a:gd name="T13" fmla="*/ 461 h 461"/>
                            <a:gd name="T14" fmla="*/ 387 w 484"/>
                            <a:gd name="T15" fmla="*/ 461 h 461"/>
                            <a:gd name="T16" fmla="*/ 387 w 484"/>
                            <a:gd name="T17" fmla="*/ 252 h 461"/>
                            <a:gd name="T18" fmla="*/ 98 w 484"/>
                            <a:gd name="T19" fmla="*/ 252 h 461"/>
                            <a:gd name="T20" fmla="*/ 98 w 484"/>
                            <a:gd name="T21" fmla="*/ 461 h 461"/>
                            <a:gd name="T22" fmla="*/ 0 w 484"/>
                            <a:gd name="T23" fmla="*/ 461 h 461"/>
                            <a:gd name="T24" fmla="*/ 0 w 484"/>
                            <a:gd name="T25" fmla="*/ 0 h 461"/>
                            <a:gd name="T26" fmla="*/ 0 w 484"/>
                            <a:gd name="T27" fmla="*/ 0 h 4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84" h="461">
                              <a:moveTo>
                                <a:pt x="0" y="0"/>
                              </a:moveTo>
                              <a:lnTo>
                                <a:pt x="98" y="0"/>
                              </a:lnTo>
                              <a:lnTo>
                                <a:pt x="98" y="180"/>
                              </a:lnTo>
                              <a:lnTo>
                                <a:pt x="387" y="180"/>
                              </a:lnTo>
                              <a:lnTo>
                                <a:pt x="387" y="0"/>
                              </a:lnTo>
                              <a:lnTo>
                                <a:pt x="484" y="0"/>
                              </a:lnTo>
                              <a:lnTo>
                                <a:pt x="484" y="461"/>
                              </a:lnTo>
                              <a:lnTo>
                                <a:pt x="387" y="461"/>
                              </a:lnTo>
                              <a:lnTo>
                                <a:pt x="387" y="252"/>
                              </a:lnTo>
                              <a:lnTo>
                                <a:pt x="98" y="252"/>
                              </a:lnTo>
                              <a:lnTo>
                                <a:pt x="98" y="461"/>
                              </a:lnTo>
                              <a:lnTo>
                                <a:pt x="0" y="461"/>
                              </a:lnTo>
                              <a:lnTo>
                                <a:pt x="0" y="0"/>
                              </a:ln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c:wpc>
                </a:graphicData>
              </a:graphic>
            </wp:inline>
          </w:drawing>
        </mc:Choice>
        <mc:Fallback xmlns:w15="http://schemas.microsoft.com/office/word/2012/wordml" xmlns:mv="urn:schemas-microsoft-com:mac:vml" xmlns:mo="http://schemas.microsoft.com/office/mac/office/2008/main">
          <w:pict>
            <v:group w14:anchorId="3E96838F" id="Zeichenbereich 2" o:spid="_x0000_s1026" editas="canvas" style="width:73.8pt;height:32.2pt;mso-position-horizontal-relative:char;mso-position-vertical-relative:line" coordsize="9372,4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9372;height:4089;visibility:visible;mso-wrap-style:square">
                <v:fill o:detectmouseclick="t"/>
                <v:path o:connecttype="none"/>
              </v:shape>
              <v:rect id="Rectangle 4" o:spid="_x0000_s1028" style="position:absolute;width:9372;height:40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JCGb8A&#10;AADaAAAADwAAAGRycy9kb3ducmV2LnhtbERP32vCMBB+H/g/hBvsbU1XREZtFBnIxDfdwD4eya0p&#10;NpfSZG397xdB2NPx8f28aju7Tow0hNazgrcsB0GsvWm5UfD9tX99BxEissHOMym4UYDtZvFUYWn8&#10;xCcaz7ERKYRDiQpsjH0pZdCWHIbM98SJ+/GDw5jg0Egz4JTCXSeLPF9Jhy2nBos9fVjS1/OvU7Ab&#10;6+JSN5+mq4/X5cnqUF+iVurled6tQUSa47/44T6YNB/ur9yv3P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wEkIZvwAAANoAAAAPAAAAAAAAAAAAAAAAAJgCAABkcnMvZG93bnJl&#10;di54bWxQSwUGAAAAAAQABAD1AAAAhAMAAAAA&#10;" filled="f" stroked="f" strokeweight="0"/>
              <v:shape id="Freeform 5" o:spid="_x0000_s1029" style="position:absolute;top:19;width:2362;height:2495;visibility:visible;mso-wrap-style:square;v-text-anchor:top" coordsize="372,3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ddq8IA&#10;AADaAAAADwAAAGRycy9kb3ducmV2LnhtbESPQWuDQBSE74X8h+UVcil1rQcrNptgBSG3UptLbg/3&#10;RaXuW+Nu1Pz7bqHQ4zAz3zC7w2oGMdPkessKXqIYBHFjdc+tgtNX9ZyBcB5Z42CZFNzJwWG/edhh&#10;ru3CnzTXvhUBwi5HBZ33Yy6lazoy6CI7EgfvYieDPsiplXrCJcDNIJM4TqXBnsNChyOVHTXf9c0o&#10;6OmpTEyRXGtdLdl6fr9Ur+mHUtvHtXgD4Wn1/+G/9lErSOD3SrgBc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512rwgAAANoAAAAPAAAAAAAAAAAAAAAAAJgCAABkcnMvZG93&#10;bnJldi54bWxQSwUGAAAAAAQABAD1AAAAhwMAAAAA&#10;" path="m370,162r-9,37l346,234r-22,32l298,297r-32,30l225,356r-41,21l143,389r-40,4l76,391,53,383,33,370,18,356,8,337,1,316,,293,4,251,15,211,34,172,60,132,94,94,131,61,170,34,210,15,251,4,291,r25,2l336,9r17,11l364,35r5,20l372,80,89,163r-5,22l82,203r-2,13l83,242r10,22l109,280r18,11l146,297r21,2l206,295r36,-13l278,261r31,-29l335,199r20,-41l370,162xm278,80l276,63,271,50,263,40,249,34,233,32r-27,4l178,47,153,65,128,88r-19,25l95,142,278,86r,-6xe" fillcolor="#fa1a56" strokecolor="#fa1a56" strokeweight="0">
                <v:path arrowok="t" o:connecttype="custom" o:connectlocs="229235,126365;205740,168910;168910,207645;116840,239395;65405,249555;33655,243205;11430,226060;635,200660;2540,159385;21590,109220;59690,59690;107950,21590;159385,2540;200660,1270;224155,12700;234315,34925;56515,103505;52070,128905;52705,153670;69215,177800;92710,188595;130810,187325;176530,165735;212725,126365;234950,102870;175260,40005;167005,25400;147955,20320;113030,29845;81280,55880;60325,90170;176530,50800" o:connectangles="0,0,0,0,0,0,0,0,0,0,0,0,0,0,0,0,0,0,0,0,0,0,0,0,0,0,0,0,0,0,0,0"/>
                <o:lock v:ext="edit" verticies="t"/>
              </v:shape>
              <v:shape id="Freeform 6" o:spid="_x0000_s1030" style="position:absolute;left:2501;top:990;width:3264;height:3080;visibility:visible;mso-wrap-style:square;v-text-anchor:top" coordsize="514,4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trBcEA&#10;AADaAAAADwAAAGRycy9kb3ducmV2LnhtbESPT4vCMBTE78J+h/AW9qapFkS7pmURtHsT/+z90Tzb&#10;YvPSbWKt394IgsdhZn7DrLLBNKKnztWWFUwnEQjiwuqaSwWn42a8AOE8ssbGMim4k4Ms/RitMNH2&#10;xnvqD74UAcIuQQWV920ipSsqMugmtiUO3tl2Bn2QXSl1h7cAN42cRdFcGqw5LFTY0rqi4nK4GgW0&#10;zXfH+67/X8a8lLNymsfzv1ypr8/h5xuEp8G/w6/2r1YQw/NKuAEyf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iLawXBAAAA2gAAAA8AAAAAAAAAAAAAAAAAmAIAAGRycy9kb3du&#10;cmV2LnhtbFBLBQYAAAAABAAEAPUAAACGAwAAAAA=&#10;" path="m408,184r-7,-29l389,131,371,111,349,94,322,82,292,74,258,73r-28,1l202,81,178,92r-22,16l137,128r-15,24l111,181r-7,34l102,253r2,33l114,319r14,27l147,370r24,19l198,404r33,8l265,415r31,-1l324,407r21,-11l364,382r15,-14l390,350r8,-18l405,315r3,-16l514,299r-4,23l503,345r-9,21l482,388r-15,20l447,427r-21,18l400,460r-31,12l333,480r-37,5l209,485r-5,l166,477,130,465,99,447,73,427,50,403,32,374,17,345,8,312,2,278,,243,1,212,6,181r8,-30l27,123,42,97,61,73,84,52,111,33,142,20,177,9,216,2,260,r46,2l347,9r36,11l416,36r27,18l467,75r17,25l499,125r10,29l514,184r-106,xe" fillcolor="black" strokeweight="0">
                <v:path arrowok="t" o:connecttype="custom" o:connectlocs="254635,98425;235585,70485;204470,52070;163830,46355;128270,51435;99060,68580;77470,96520;66040,136525;66040,181610;81280,219710;108585,247015;146685,261620;187960,262890;219075,251460;240665,233680;252730,210820;259080,189865;323850,204470;313690,232410;296545,259080;270510,282575;234315,299720;187960,307975;129540,307975;82550,295275;46355,271145;20320,237490;5080,198120;0,154305;3810,114935;17145,78105;38735,46355;70485,20955;112395,5715;165100,0;220345,5715;264160,22860;296545,47625;316865,79375;326390,116840;259080,116840" o:connectangles="0,0,0,0,0,0,0,0,0,0,0,0,0,0,0,0,0,0,0,0,0,0,0,0,0,0,0,0,0,0,0,0,0,0,0,0,0,0,0,0,0"/>
              </v:shape>
              <v:shape id="Freeform 7" o:spid="_x0000_s1031" style="position:absolute;left:6267;top:1143;width:3073;height:2927;visibility:visible;mso-wrap-style:square;v-text-anchor:top" coordsize="484,4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aN08EA&#10;AADaAAAADwAAAGRycy9kb3ducmV2LnhtbESPQWsCMRSE70L/Q3gFb5qtlNquRqmFgidLtdDrc/Pc&#10;LG5eQpK68d+bQqHHYWa+YZbrbHtxoRA7xwoephUI4sbpjlsFX4f3yTOImJA19o5JwZUirFd3oyXW&#10;2g38SZd9akWBcKxRgUnJ11LGxpDFOHWeuHgnFyymIkMrdcChwG0vZ1X1JC12XBYMenoz1Jz3P1ZB&#10;G8jk753P84/NcD6Fl2Pnr3Olxvf5dQEiUU7/4b/2Vit4hN8r5QbI1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IGjdPBAAAA2gAAAA8AAAAAAAAAAAAAAAAAmAIAAGRycy9kb3du&#10;cmV2LnhtbFBLBQYAAAAABAAEAPUAAACGAwAAAAA=&#10;" path="m,l98,r,180l387,180,387,r97,l484,461r-97,l387,252r-289,l98,461,,461,,xe" fillcolor="black" strokeweight="0">
                <v:path arrowok="t" o:connecttype="custom" o:connectlocs="0,0;62230,0;62230,114300;245745,114300;245745,0;307340,0;307340,292735;245745,292735;245745,160020;62230,160020;62230,292735;0,292735;0,0;0,0" o:connectangles="0,0,0,0,0,0,0,0,0,0,0,0,0,0"/>
              </v:shape>
              <w10:anchorlock/>
            </v:group>
          </w:pict>
        </mc:Fallback>
      </mc:AlternateContent>
    </w:r>
    <w:r w:rsidRPr="00E54509">
      <w:rPr>
        <w:lang w:val="en-US"/>
      </w:rPr>
      <w:t xml:space="preserve"> E-Government-Standards</w:t>
    </w:r>
    <w:r w:rsidRPr="00E54509">
      <w:rPr>
        <w:b/>
        <w:lang w:val="en-US"/>
      </w:rPr>
      <w:tab/>
    </w:r>
    <w:r w:rsidRPr="00E54509">
      <w:rPr>
        <w:lang w:val="en-US"/>
      </w:rPr>
      <w:t xml:space="preserve">Page </w:t>
    </w:r>
    <w:r>
      <w:fldChar w:fldCharType="begin"/>
    </w:r>
    <w:r w:rsidRPr="00E54509">
      <w:rPr>
        <w:lang w:val="en-US"/>
      </w:rPr>
      <w:instrText xml:space="preserve"> PAGE </w:instrText>
    </w:r>
    <w:r>
      <w:fldChar w:fldCharType="separate"/>
    </w:r>
    <w:r w:rsidR="006A636C">
      <w:rPr>
        <w:noProof/>
        <w:lang w:val="en-US"/>
      </w:rPr>
      <w:t>1</w:t>
    </w:r>
    <w:r>
      <w:rPr>
        <w:noProof/>
      </w:rPr>
      <w:fldChar w:fldCharType="end"/>
    </w:r>
    <w:r w:rsidRPr="00E54509">
      <w:rPr>
        <w:lang w:val="en-US"/>
      </w:rPr>
      <w:t xml:space="preserve"> of </w:t>
    </w:r>
    <w:r>
      <w:fldChar w:fldCharType="begin"/>
    </w:r>
    <w:r w:rsidRPr="00E54509">
      <w:rPr>
        <w:lang w:val="en-US"/>
      </w:rPr>
      <w:instrText xml:space="preserve"> NUMPAGES </w:instrText>
    </w:r>
    <w:r>
      <w:fldChar w:fldCharType="separate"/>
    </w:r>
    <w:r w:rsidR="006A636C">
      <w:rPr>
        <w:noProof/>
        <w:lang w:val="en-US"/>
      </w:rPr>
      <w:t>80</w:t>
    </w:r>
    <w:r>
      <w:rPr>
        <w:noProof/>
      </w:rPr>
      <w:fldChar w:fldCharType="end"/>
    </w:r>
  </w:p>
  <w:p w14:paraId="5AE6EB29" w14:textId="77777777" w:rsidR="00F04E57" w:rsidRPr="00E54509" w:rsidRDefault="00F04E57" w:rsidP="0029192A">
    <w:pPr>
      <w:pStyle w:val="Fuzeile"/>
      <w:pBdr>
        <w:top w:val="single" w:sz="6" w:space="0" w:color="auto"/>
      </w:pBdr>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9129E"/>
    <w:multiLevelType w:val="hybridMultilevel"/>
    <w:tmpl w:val="4698CBEA"/>
    <w:lvl w:ilvl="0" w:tplc="37AAEFB8">
      <w:start w:val="1"/>
      <w:numFmt w:val="bullet"/>
      <w:pStyle w:val="Aufzhlungszeichen"/>
      <w:lvlText w:val="─"/>
      <w:lvlJc w:val="left"/>
      <w:pPr>
        <w:tabs>
          <w:tab w:val="num" w:pos="425"/>
        </w:tabs>
        <w:ind w:left="425" w:hanging="425"/>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1C797B64"/>
    <w:multiLevelType w:val="hybridMultilevel"/>
    <w:tmpl w:val="8FD675AC"/>
    <w:lvl w:ilvl="0" w:tplc="83F01F28">
      <w:numFmt w:val="bullet"/>
      <w:lvlText w:val=""/>
      <w:lvlJc w:val="left"/>
      <w:pPr>
        <w:ind w:left="720" w:hanging="360"/>
      </w:pPr>
      <w:rPr>
        <w:rFonts w:ascii="Wingdings" w:eastAsia="Times New Roman" w:hAnsi="Wingdings" w:cs="Tahoma"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E943BF0"/>
    <w:multiLevelType w:val="hybridMultilevel"/>
    <w:tmpl w:val="544EAFC4"/>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
    <w:nsid w:val="1F01205E"/>
    <w:multiLevelType w:val="hybridMultilevel"/>
    <w:tmpl w:val="D57ECE7A"/>
    <w:lvl w:ilvl="0" w:tplc="08070001">
      <w:start w:val="1"/>
      <w:numFmt w:val="bullet"/>
      <w:lvlText w:val=""/>
      <w:lvlJc w:val="left"/>
      <w:pPr>
        <w:ind w:left="1069" w:hanging="360"/>
      </w:pPr>
      <w:rPr>
        <w:rFonts w:ascii="Symbol" w:hAnsi="Symbol" w:hint="default"/>
      </w:rPr>
    </w:lvl>
    <w:lvl w:ilvl="1" w:tplc="08070003" w:tentative="1">
      <w:start w:val="1"/>
      <w:numFmt w:val="bullet"/>
      <w:lvlText w:val="o"/>
      <w:lvlJc w:val="left"/>
      <w:pPr>
        <w:ind w:left="1789" w:hanging="360"/>
      </w:pPr>
      <w:rPr>
        <w:rFonts w:ascii="Courier New" w:hAnsi="Courier New" w:cs="Courier New" w:hint="default"/>
      </w:rPr>
    </w:lvl>
    <w:lvl w:ilvl="2" w:tplc="08070005" w:tentative="1">
      <w:start w:val="1"/>
      <w:numFmt w:val="bullet"/>
      <w:lvlText w:val=""/>
      <w:lvlJc w:val="left"/>
      <w:pPr>
        <w:ind w:left="2509" w:hanging="360"/>
      </w:pPr>
      <w:rPr>
        <w:rFonts w:ascii="Wingdings" w:hAnsi="Wingdings" w:hint="default"/>
      </w:rPr>
    </w:lvl>
    <w:lvl w:ilvl="3" w:tplc="08070001" w:tentative="1">
      <w:start w:val="1"/>
      <w:numFmt w:val="bullet"/>
      <w:lvlText w:val=""/>
      <w:lvlJc w:val="left"/>
      <w:pPr>
        <w:ind w:left="3229" w:hanging="360"/>
      </w:pPr>
      <w:rPr>
        <w:rFonts w:ascii="Symbol" w:hAnsi="Symbol" w:hint="default"/>
      </w:rPr>
    </w:lvl>
    <w:lvl w:ilvl="4" w:tplc="08070003" w:tentative="1">
      <w:start w:val="1"/>
      <w:numFmt w:val="bullet"/>
      <w:lvlText w:val="o"/>
      <w:lvlJc w:val="left"/>
      <w:pPr>
        <w:ind w:left="3949" w:hanging="360"/>
      </w:pPr>
      <w:rPr>
        <w:rFonts w:ascii="Courier New" w:hAnsi="Courier New" w:cs="Courier New" w:hint="default"/>
      </w:rPr>
    </w:lvl>
    <w:lvl w:ilvl="5" w:tplc="08070005" w:tentative="1">
      <w:start w:val="1"/>
      <w:numFmt w:val="bullet"/>
      <w:lvlText w:val=""/>
      <w:lvlJc w:val="left"/>
      <w:pPr>
        <w:ind w:left="4669" w:hanging="360"/>
      </w:pPr>
      <w:rPr>
        <w:rFonts w:ascii="Wingdings" w:hAnsi="Wingdings" w:hint="default"/>
      </w:rPr>
    </w:lvl>
    <w:lvl w:ilvl="6" w:tplc="08070001" w:tentative="1">
      <w:start w:val="1"/>
      <w:numFmt w:val="bullet"/>
      <w:lvlText w:val=""/>
      <w:lvlJc w:val="left"/>
      <w:pPr>
        <w:ind w:left="5389" w:hanging="360"/>
      </w:pPr>
      <w:rPr>
        <w:rFonts w:ascii="Symbol" w:hAnsi="Symbol" w:hint="default"/>
      </w:rPr>
    </w:lvl>
    <w:lvl w:ilvl="7" w:tplc="08070003" w:tentative="1">
      <w:start w:val="1"/>
      <w:numFmt w:val="bullet"/>
      <w:lvlText w:val="o"/>
      <w:lvlJc w:val="left"/>
      <w:pPr>
        <w:ind w:left="6109" w:hanging="360"/>
      </w:pPr>
      <w:rPr>
        <w:rFonts w:ascii="Courier New" w:hAnsi="Courier New" w:cs="Courier New" w:hint="default"/>
      </w:rPr>
    </w:lvl>
    <w:lvl w:ilvl="8" w:tplc="08070005" w:tentative="1">
      <w:start w:val="1"/>
      <w:numFmt w:val="bullet"/>
      <w:lvlText w:val=""/>
      <w:lvlJc w:val="left"/>
      <w:pPr>
        <w:ind w:left="6829" w:hanging="360"/>
      </w:pPr>
      <w:rPr>
        <w:rFonts w:ascii="Wingdings" w:hAnsi="Wingdings" w:hint="default"/>
      </w:rPr>
    </w:lvl>
  </w:abstractNum>
  <w:abstractNum w:abstractNumId="4">
    <w:nsid w:val="2311025E"/>
    <w:multiLevelType w:val="hybridMultilevel"/>
    <w:tmpl w:val="2A5C8ED4"/>
    <w:lvl w:ilvl="0" w:tplc="2CD2BEBE">
      <w:numFmt w:val="bullet"/>
      <w:lvlText w:val=""/>
      <w:lvlJc w:val="left"/>
      <w:pPr>
        <w:ind w:left="720" w:hanging="360"/>
      </w:pPr>
      <w:rPr>
        <w:rFonts w:ascii="Wingdings" w:eastAsia="Times New Roman" w:hAnsi="Wingdings" w:cs="Tahoma"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2A3B5866"/>
    <w:multiLevelType w:val="hybridMultilevel"/>
    <w:tmpl w:val="A34874DE"/>
    <w:lvl w:ilvl="0" w:tplc="E076D130">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5D2087C"/>
    <w:multiLevelType w:val="hybridMultilevel"/>
    <w:tmpl w:val="3B4EADFA"/>
    <w:lvl w:ilvl="0" w:tplc="9620C594">
      <w:start w:val="1"/>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796434D0"/>
    <w:multiLevelType w:val="hybridMultilevel"/>
    <w:tmpl w:val="A7B2F4E4"/>
    <w:lvl w:ilvl="0" w:tplc="4D38C1A0">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7A7119D2"/>
    <w:multiLevelType w:val="multilevel"/>
    <w:tmpl w:val="D136BD7E"/>
    <w:lvl w:ilvl="0">
      <w:start w:val="1"/>
      <w:numFmt w:val="decimal"/>
      <w:pStyle w:val="berschrift1"/>
      <w:lvlText w:val="%1"/>
      <w:lvlJc w:val="left"/>
      <w:pPr>
        <w:tabs>
          <w:tab w:val="num" w:pos="6380"/>
        </w:tabs>
        <w:ind w:left="6380" w:hanging="567"/>
      </w:pPr>
      <w:rPr>
        <w:rFonts w:hint="default"/>
      </w:rPr>
    </w:lvl>
    <w:lvl w:ilvl="1">
      <w:start w:val="1"/>
      <w:numFmt w:val="decimal"/>
      <w:pStyle w:val="berschrift2"/>
      <w:lvlText w:val="%1.%2"/>
      <w:lvlJc w:val="left"/>
      <w:pPr>
        <w:tabs>
          <w:tab w:val="num" w:pos="680"/>
        </w:tabs>
        <w:ind w:left="680" w:hanging="680"/>
      </w:pPr>
      <w:rPr>
        <w:rFonts w:hint="default"/>
      </w:rPr>
    </w:lvl>
    <w:lvl w:ilvl="2">
      <w:start w:val="1"/>
      <w:numFmt w:val="decimal"/>
      <w:pStyle w:val="berschrift3"/>
      <w:lvlText w:val="%1.%2.%3"/>
      <w:lvlJc w:val="left"/>
      <w:pPr>
        <w:tabs>
          <w:tab w:val="num" w:pos="794"/>
        </w:tabs>
        <w:ind w:left="794" w:hanging="794"/>
      </w:pPr>
      <w:rPr>
        <w:rFonts w:hint="default"/>
      </w:rPr>
    </w:lvl>
    <w:lvl w:ilvl="3">
      <w:start w:val="1"/>
      <w:numFmt w:val="decimal"/>
      <w:pStyle w:val="berschrift4"/>
      <w:lvlText w:val="%1.%2.%3.%4"/>
      <w:lvlJc w:val="left"/>
      <w:pPr>
        <w:tabs>
          <w:tab w:val="num" w:pos="1080"/>
        </w:tabs>
        <w:ind w:left="907" w:hanging="907"/>
      </w:pPr>
      <w:rPr>
        <w:rFonts w:hint="default"/>
      </w:rPr>
    </w:lvl>
    <w:lvl w:ilvl="4">
      <w:start w:val="1"/>
      <w:numFmt w:val="decimal"/>
      <w:pStyle w:val="berschrift5"/>
      <w:lvlText w:val="%1.%2.%3.%4.%5"/>
      <w:lvlJc w:val="left"/>
      <w:pPr>
        <w:tabs>
          <w:tab w:val="num" w:pos="1440"/>
        </w:tabs>
        <w:ind w:left="1021" w:hanging="1021"/>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800"/>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2520"/>
        </w:tabs>
        <w:ind w:left="1584" w:hanging="1584"/>
      </w:pPr>
      <w:rPr>
        <w:rFonts w:hint="default"/>
      </w:rPr>
    </w:lvl>
  </w:abstractNum>
  <w:num w:numId="1">
    <w:abstractNumId w:val="8"/>
  </w:num>
  <w:num w:numId="2">
    <w:abstractNumId w:val="0"/>
  </w:num>
  <w:num w:numId="3">
    <w:abstractNumId w:val="8"/>
  </w:num>
  <w:num w:numId="4">
    <w:abstractNumId w:val="8"/>
  </w:num>
  <w:num w:numId="5">
    <w:abstractNumId w:val="8"/>
  </w:num>
  <w:num w:numId="6">
    <w:abstractNumId w:val="1"/>
  </w:num>
  <w:num w:numId="7">
    <w:abstractNumId w:val="4"/>
  </w:num>
  <w:num w:numId="8">
    <w:abstractNumId w:val="8"/>
  </w:num>
  <w:num w:numId="9">
    <w:abstractNumId w:val="8"/>
  </w:num>
  <w:num w:numId="10">
    <w:abstractNumId w:val="8"/>
  </w:num>
  <w:num w:numId="11">
    <w:abstractNumId w:val="8"/>
  </w:num>
  <w:num w:numId="12">
    <w:abstractNumId w:val="8"/>
  </w:num>
  <w:num w:numId="13">
    <w:abstractNumId w:val="8"/>
  </w:num>
  <w:num w:numId="14">
    <w:abstractNumId w:val="8"/>
  </w:num>
  <w:num w:numId="15">
    <w:abstractNumId w:val="8"/>
  </w:num>
  <w:num w:numId="16">
    <w:abstractNumId w:val="8"/>
  </w:num>
  <w:num w:numId="17">
    <w:abstractNumId w:val="8"/>
  </w:num>
  <w:num w:numId="18">
    <w:abstractNumId w:val="8"/>
  </w:num>
  <w:num w:numId="19">
    <w:abstractNumId w:val="8"/>
  </w:num>
  <w:num w:numId="20">
    <w:abstractNumId w:val="3"/>
  </w:num>
  <w:num w:numId="21">
    <w:abstractNumId w:val="6"/>
  </w:num>
  <w:num w:numId="22">
    <w:abstractNumId w:val="2"/>
  </w:num>
  <w:num w:numId="23">
    <w:abstractNumId w:val="7"/>
  </w:num>
  <w:num w:numId="24">
    <w:abstractNumId w:val="8"/>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9"/>
  <w:autoHyphenation/>
  <w:hyphenationZone w:val="340"/>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2A39"/>
    <w:rsid w:val="000032C5"/>
    <w:rsid w:val="000040A2"/>
    <w:rsid w:val="00006087"/>
    <w:rsid w:val="00010172"/>
    <w:rsid w:val="000136C4"/>
    <w:rsid w:val="00014D57"/>
    <w:rsid w:val="000242AB"/>
    <w:rsid w:val="0002589B"/>
    <w:rsid w:val="000303AF"/>
    <w:rsid w:val="000338B9"/>
    <w:rsid w:val="00034D7C"/>
    <w:rsid w:val="0003511E"/>
    <w:rsid w:val="00035348"/>
    <w:rsid w:val="0003651F"/>
    <w:rsid w:val="00043E95"/>
    <w:rsid w:val="000551AF"/>
    <w:rsid w:val="0006253E"/>
    <w:rsid w:val="00062A1D"/>
    <w:rsid w:val="000632C3"/>
    <w:rsid w:val="00064CDE"/>
    <w:rsid w:val="00065918"/>
    <w:rsid w:val="00070513"/>
    <w:rsid w:val="000823D7"/>
    <w:rsid w:val="000A400F"/>
    <w:rsid w:val="000A5BD4"/>
    <w:rsid w:val="000B1879"/>
    <w:rsid w:val="000B29C6"/>
    <w:rsid w:val="000B2F37"/>
    <w:rsid w:val="000B38B8"/>
    <w:rsid w:val="000B6781"/>
    <w:rsid w:val="000B7F41"/>
    <w:rsid w:val="000C0602"/>
    <w:rsid w:val="000C0700"/>
    <w:rsid w:val="000C0A5E"/>
    <w:rsid w:val="000C72B6"/>
    <w:rsid w:val="000C7F1B"/>
    <w:rsid w:val="000D1336"/>
    <w:rsid w:val="000E1819"/>
    <w:rsid w:val="000E2D96"/>
    <w:rsid w:val="000E7226"/>
    <w:rsid w:val="000F19C2"/>
    <w:rsid w:val="000F61FA"/>
    <w:rsid w:val="00121BB9"/>
    <w:rsid w:val="00122167"/>
    <w:rsid w:val="0012354D"/>
    <w:rsid w:val="00123F4F"/>
    <w:rsid w:val="00124722"/>
    <w:rsid w:val="001277B3"/>
    <w:rsid w:val="001324EA"/>
    <w:rsid w:val="00133A4E"/>
    <w:rsid w:val="00144D98"/>
    <w:rsid w:val="001465A6"/>
    <w:rsid w:val="00151709"/>
    <w:rsid w:val="00161E6B"/>
    <w:rsid w:val="001626A4"/>
    <w:rsid w:val="00164633"/>
    <w:rsid w:val="00170F8E"/>
    <w:rsid w:val="001745CB"/>
    <w:rsid w:val="001847C2"/>
    <w:rsid w:val="00184D26"/>
    <w:rsid w:val="001A1BA3"/>
    <w:rsid w:val="001A1DDB"/>
    <w:rsid w:val="001A37F2"/>
    <w:rsid w:val="001A6B10"/>
    <w:rsid w:val="001B156B"/>
    <w:rsid w:val="001C0447"/>
    <w:rsid w:val="001C0911"/>
    <w:rsid w:val="001D0C2C"/>
    <w:rsid w:val="001E48E2"/>
    <w:rsid w:val="001E4F3F"/>
    <w:rsid w:val="001E53CF"/>
    <w:rsid w:val="001E6E5D"/>
    <w:rsid w:val="001F2144"/>
    <w:rsid w:val="001F7874"/>
    <w:rsid w:val="00201600"/>
    <w:rsid w:val="00201C20"/>
    <w:rsid w:val="00204BD7"/>
    <w:rsid w:val="0020700C"/>
    <w:rsid w:val="0021456F"/>
    <w:rsid w:val="00214B0A"/>
    <w:rsid w:val="00226353"/>
    <w:rsid w:val="002330FE"/>
    <w:rsid w:val="00237DEE"/>
    <w:rsid w:val="002404DF"/>
    <w:rsid w:val="00240959"/>
    <w:rsid w:val="00243E93"/>
    <w:rsid w:val="00244D21"/>
    <w:rsid w:val="00245424"/>
    <w:rsid w:val="002463D8"/>
    <w:rsid w:val="00247EEE"/>
    <w:rsid w:val="00251DAE"/>
    <w:rsid w:val="00257000"/>
    <w:rsid w:val="0026570B"/>
    <w:rsid w:val="00267AF6"/>
    <w:rsid w:val="00274A61"/>
    <w:rsid w:val="002761C2"/>
    <w:rsid w:val="00276851"/>
    <w:rsid w:val="00281FA3"/>
    <w:rsid w:val="002823A7"/>
    <w:rsid w:val="0029192A"/>
    <w:rsid w:val="00294794"/>
    <w:rsid w:val="002A4B89"/>
    <w:rsid w:val="002A5D41"/>
    <w:rsid w:val="002B0B1A"/>
    <w:rsid w:val="002C195D"/>
    <w:rsid w:val="002C4319"/>
    <w:rsid w:val="002C6655"/>
    <w:rsid w:val="002C665C"/>
    <w:rsid w:val="002D68E8"/>
    <w:rsid w:val="002E626F"/>
    <w:rsid w:val="002E663A"/>
    <w:rsid w:val="002E7417"/>
    <w:rsid w:val="002F02B4"/>
    <w:rsid w:val="002F4252"/>
    <w:rsid w:val="003102D8"/>
    <w:rsid w:val="00312305"/>
    <w:rsid w:val="00321FD0"/>
    <w:rsid w:val="00323354"/>
    <w:rsid w:val="00326EF2"/>
    <w:rsid w:val="00332F6A"/>
    <w:rsid w:val="0033706A"/>
    <w:rsid w:val="003454F9"/>
    <w:rsid w:val="00350F23"/>
    <w:rsid w:val="003558A5"/>
    <w:rsid w:val="0036660D"/>
    <w:rsid w:val="0037156B"/>
    <w:rsid w:val="00371AA8"/>
    <w:rsid w:val="00374C3C"/>
    <w:rsid w:val="00376DE5"/>
    <w:rsid w:val="00396871"/>
    <w:rsid w:val="003A3DF1"/>
    <w:rsid w:val="003B02B8"/>
    <w:rsid w:val="003B0B07"/>
    <w:rsid w:val="003B2B62"/>
    <w:rsid w:val="003B3F50"/>
    <w:rsid w:val="003C6581"/>
    <w:rsid w:val="003D1EEA"/>
    <w:rsid w:val="003D43B5"/>
    <w:rsid w:val="003D5ADE"/>
    <w:rsid w:val="003D616D"/>
    <w:rsid w:val="003E3C64"/>
    <w:rsid w:val="003E6054"/>
    <w:rsid w:val="003F25E8"/>
    <w:rsid w:val="003F3D38"/>
    <w:rsid w:val="003F3EF4"/>
    <w:rsid w:val="003F77DC"/>
    <w:rsid w:val="004026A7"/>
    <w:rsid w:val="00402DC6"/>
    <w:rsid w:val="00403329"/>
    <w:rsid w:val="0041350E"/>
    <w:rsid w:val="00423BCD"/>
    <w:rsid w:val="00427C37"/>
    <w:rsid w:val="00431CA3"/>
    <w:rsid w:val="0043243D"/>
    <w:rsid w:val="0043295D"/>
    <w:rsid w:val="004365E6"/>
    <w:rsid w:val="0045146D"/>
    <w:rsid w:val="00452F04"/>
    <w:rsid w:val="00452FC1"/>
    <w:rsid w:val="00456326"/>
    <w:rsid w:val="00456860"/>
    <w:rsid w:val="00460AE9"/>
    <w:rsid w:val="0048208B"/>
    <w:rsid w:val="004833B6"/>
    <w:rsid w:val="00483A42"/>
    <w:rsid w:val="004859F4"/>
    <w:rsid w:val="00491E2F"/>
    <w:rsid w:val="0049719D"/>
    <w:rsid w:val="00497966"/>
    <w:rsid w:val="004B02C9"/>
    <w:rsid w:val="004C5FBA"/>
    <w:rsid w:val="004C6A5C"/>
    <w:rsid w:val="004D0D3F"/>
    <w:rsid w:val="004D5EA8"/>
    <w:rsid w:val="004D5FF9"/>
    <w:rsid w:val="004E07E4"/>
    <w:rsid w:val="004E5E03"/>
    <w:rsid w:val="004E7EEB"/>
    <w:rsid w:val="004F1AEF"/>
    <w:rsid w:val="00503938"/>
    <w:rsid w:val="00503C90"/>
    <w:rsid w:val="005113C0"/>
    <w:rsid w:val="00512608"/>
    <w:rsid w:val="00521E0E"/>
    <w:rsid w:val="00522001"/>
    <w:rsid w:val="00551191"/>
    <w:rsid w:val="005524D2"/>
    <w:rsid w:val="005647F2"/>
    <w:rsid w:val="00564F7A"/>
    <w:rsid w:val="00565A37"/>
    <w:rsid w:val="0057173B"/>
    <w:rsid w:val="00572A5A"/>
    <w:rsid w:val="005822C0"/>
    <w:rsid w:val="00584444"/>
    <w:rsid w:val="00585565"/>
    <w:rsid w:val="00585D8D"/>
    <w:rsid w:val="00595549"/>
    <w:rsid w:val="005A4D5A"/>
    <w:rsid w:val="005A656F"/>
    <w:rsid w:val="005B5A97"/>
    <w:rsid w:val="005B62B5"/>
    <w:rsid w:val="005C4DE3"/>
    <w:rsid w:val="005C4E4C"/>
    <w:rsid w:val="005C7E5C"/>
    <w:rsid w:val="005D054A"/>
    <w:rsid w:val="005D3FDB"/>
    <w:rsid w:val="005E7ADB"/>
    <w:rsid w:val="00603D09"/>
    <w:rsid w:val="00610AD7"/>
    <w:rsid w:val="0061295D"/>
    <w:rsid w:val="00614B83"/>
    <w:rsid w:val="00615087"/>
    <w:rsid w:val="00615817"/>
    <w:rsid w:val="0062312A"/>
    <w:rsid w:val="00625392"/>
    <w:rsid w:val="006265CA"/>
    <w:rsid w:val="00637C0F"/>
    <w:rsid w:val="00646922"/>
    <w:rsid w:val="00647BB9"/>
    <w:rsid w:val="00653E7F"/>
    <w:rsid w:val="00654F96"/>
    <w:rsid w:val="006566B0"/>
    <w:rsid w:val="00662A39"/>
    <w:rsid w:val="00665D30"/>
    <w:rsid w:val="0066693A"/>
    <w:rsid w:val="0067173B"/>
    <w:rsid w:val="00672106"/>
    <w:rsid w:val="00682DAB"/>
    <w:rsid w:val="00686245"/>
    <w:rsid w:val="006A033E"/>
    <w:rsid w:val="006A103E"/>
    <w:rsid w:val="006A2B3C"/>
    <w:rsid w:val="006A4CF3"/>
    <w:rsid w:val="006A6230"/>
    <w:rsid w:val="006A636C"/>
    <w:rsid w:val="006B1670"/>
    <w:rsid w:val="006B5E9A"/>
    <w:rsid w:val="006B6F73"/>
    <w:rsid w:val="006B74E5"/>
    <w:rsid w:val="006C2969"/>
    <w:rsid w:val="006D05D6"/>
    <w:rsid w:val="006D2D5C"/>
    <w:rsid w:val="006D6807"/>
    <w:rsid w:val="006E0594"/>
    <w:rsid w:val="006E2B95"/>
    <w:rsid w:val="006F63EB"/>
    <w:rsid w:val="00700E6C"/>
    <w:rsid w:val="00701C0B"/>
    <w:rsid w:val="00703841"/>
    <w:rsid w:val="007145B7"/>
    <w:rsid w:val="007171C2"/>
    <w:rsid w:val="00720226"/>
    <w:rsid w:val="00725208"/>
    <w:rsid w:val="00730CCF"/>
    <w:rsid w:val="00740A3A"/>
    <w:rsid w:val="007428C5"/>
    <w:rsid w:val="00746B15"/>
    <w:rsid w:val="0074761C"/>
    <w:rsid w:val="00747D42"/>
    <w:rsid w:val="0075230A"/>
    <w:rsid w:val="007530D4"/>
    <w:rsid w:val="007576FE"/>
    <w:rsid w:val="00757CAB"/>
    <w:rsid w:val="00760E20"/>
    <w:rsid w:val="00762907"/>
    <w:rsid w:val="00762E2C"/>
    <w:rsid w:val="007708EF"/>
    <w:rsid w:val="00771BA7"/>
    <w:rsid w:val="007723AE"/>
    <w:rsid w:val="00773CF7"/>
    <w:rsid w:val="007761A3"/>
    <w:rsid w:val="007762E8"/>
    <w:rsid w:val="00776552"/>
    <w:rsid w:val="007803A3"/>
    <w:rsid w:val="00785496"/>
    <w:rsid w:val="007856D6"/>
    <w:rsid w:val="0079085B"/>
    <w:rsid w:val="00791206"/>
    <w:rsid w:val="0079682A"/>
    <w:rsid w:val="007B36FC"/>
    <w:rsid w:val="007C593A"/>
    <w:rsid w:val="007C6E6F"/>
    <w:rsid w:val="007D1660"/>
    <w:rsid w:val="007D5B05"/>
    <w:rsid w:val="007D7F09"/>
    <w:rsid w:val="007E3BAE"/>
    <w:rsid w:val="007E521A"/>
    <w:rsid w:val="007F2807"/>
    <w:rsid w:val="007F2829"/>
    <w:rsid w:val="008057B4"/>
    <w:rsid w:val="00806276"/>
    <w:rsid w:val="00810095"/>
    <w:rsid w:val="00814749"/>
    <w:rsid w:val="00814B07"/>
    <w:rsid w:val="00822451"/>
    <w:rsid w:val="00822D20"/>
    <w:rsid w:val="00826E2C"/>
    <w:rsid w:val="00826FF0"/>
    <w:rsid w:val="00830938"/>
    <w:rsid w:val="00830CB5"/>
    <w:rsid w:val="0084130D"/>
    <w:rsid w:val="00843DCA"/>
    <w:rsid w:val="008604E6"/>
    <w:rsid w:val="0086386F"/>
    <w:rsid w:val="008677DA"/>
    <w:rsid w:val="0086787A"/>
    <w:rsid w:val="00873EEF"/>
    <w:rsid w:val="00884C4E"/>
    <w:rsid w:val="008859D6"/>
    <w:rsid w:val="00897AF1"/>
    <w:rsid w:val="008A2261"/>
    <w:rsid w:val="008B1166"/>
    <w:rsid w:val="008B3DA7"/>
    <w:rsid w:val="008B424B"/>
    <w:rsid w:val="008B7A3E"/>
    <w:rsid w:val="008D119D"/>
    <w:rsid w:val="008D6512"/>
    <w:rsid w:val="008E1F65"/>
    <w:rsid w:val="008E5066"/>
    <w:rsid w:val="009051CB"/>
    <w:rsid w:val="00906761"/>
    <w:rsid w:val="009075D5"/>
    <w:rsid w:val="009112B2"/>
    <w:rsid w:val="009244FA"/>
    <w:rsid w:val="009245B8"/>
    <w:rsid w:val="009279B4"/>
    <w:rsid w:val="00927ABC"/>
    <w:rsid w:val="00941FD0"/>
    <w:rsid w:val="00942C07"/>
    <w:rsid w:val="00955107"/>
    <w:rsid w:val="0095592C"/>
    <w:rsid w:val="00955946"/>
    <w:rsid w:val="00961B72"/>
    <w:rsid w:val="009628F0"/>
    <w:rsid w:val="00965071"/>
    <w:rsid w:val="0096546E"/>
    <w:rsid w:val="00972162"/>
    <w:rsid w:val="009753FA"/>
    <w:rsid w:val="0097550D"/>
    <w:rsid w:val="00977B89"/>
    <w:rsid w:val="009820A9"/>
    <w:rsid w:val="00984588"/>
    <w:rsid w:val="00984CAD"/>
    <w:rsid w:val="00986F78"/>
    <w:rsid w:val="009874BE"/>
    <w:rsid w:val="00990655"/>
    <w:rsid w:val="0099498E"/>
    <w:rsid w:val="00995C5E"/>
    <w:rsid w:val="00997013"/>
    <w:rsid w:val="009A09BE"/>
    <w:rsid w:val="009A38CB"/>
    <w:rsid w:val="009C7EB6"/>
    <w:rsid w:val="009D0015"/>
    <w:rsid w:val="009D14BA"/>
    <w:rsid w:val="009D4B5C"/>
    <w:rsid w:val="009D5856"/>
    <w:rsid w:val="009D585A"/>
    <w:rsid w:val="009E05B9"/>
    <w:rsid w:val="009E09F0"/>
    <w:rsid w:val="009E0C59"/>
    <w:rsid w:val="009E1BA3"/>
    <w:rsid w:val="009E20EB"/>
    <w:rsid w:val="009E475B"/>
    <w:rsid w:val="009E5ADD"/>
    <w:rsid w:val="009F57E5"/>
    <w:rsid w:val="009F6D3F"/>
    <w:rsid w:val="009F78FE"/>
    <w:rsid w:val="00A054F5"/>
    <w:rsid w:val="00A22A9C"/>
    <w:rsid w:val="00A42398"/>
    <w:rsid w:val="00A46CBE"/>
    <w:rsid w:val="00A54C44"/>
    <w:rsid w:val="00A5636B"/>
    <w:rsid w:val="00A56FE8"/>
    <w:rsid w:val="00A616A5"/>
    <w:rsid w:val="00A664A9"/>
    <w:rsid w:val="00A70CD9"/>
    <w:rsid w:val="00A93147"/>
    <w:rsid w:val="00AA20A4"/>
    <w:rsid w:val="00AB0CAB"/>
    <w:rsid w:val="00AB1BF8"/>
    <w:rsid w:val="00AC66F8"/>
    <w:rsid w:val="00AC7DA9"/>
    <w:rsid w:val="00AD0E1D"/>
    <w:rsid w:val="00AD65BE"/>
    <w:rsid w:val="00AD76D7"/>
    <w:rsid w:val="00AE0463"/>
    <w:rsid w:val="00AE047F"/>
    <w:rsid w:val="00AE1866"/>
    <w:rsid w:val="00AE43B4"/>
    <w:rsid w:val="00AE713E"/>
    <w:rsid w:val="00AF0804"/>
    <w:rsid w:val="00AF34ED"/>
    <w:rsid w:val="00AF5CAC"/>
    <w:rsid w:val="00B0251E"/>
    <w:rsid w:val="00B07515"/>
    <w:rsid w:val="00B109D7"/>
    <w:rsid w:val="00B11F1A"/>
    <w:rsid w:val="00B13B6E"/>
    <w:rsid w:val="00B14694"/>
    <w:rsid w:val="00B3057E"/>
    <w:rsid w:val="00B32FB5"/>
    <w:rsid w:val="00B35231"/>
    <w:rsid w:val="00B511C4"/>
    <w:rsid w:val="00B529FC"/>
    <w:rsid w:val="00B658E1"/>
    <w:rsid w:val="00B70AD9"/>
    <w:rsid w:val="00B73965"/>
    <w:rsid w:val="00B75217"/>
    <w:rsid w:val="00B7791E"/>
    <w:rsid w:val="00B87BE1"/>
    <w:rsid w:val="00B94D85"/>
    <w:rsid w:val="00BA248D"/>
    <w:rsid w:val="00BA6E74"/>
    <w:rsid w:val="00BA78FB"/>
    <w:rsid w:val="00BA7A60"/>
    <w:rsid w:val="00BC0D04"/>
    <w:rsid w:val="00BC1F5F"/>
    <w:rsid w:val="00BC3573"/>
    <w:rsid w:val="00BC5CDF"/>
    <w:rsid w:val="00BD32E8"/>
    <w:rsid w:val="00BD4F2C"/>
    <w:rsid w:val="00BF1AB2"/>
    <w:rsid w:val="00BF7410"/>
    <w:rsid w:val="00C16675"/>
    <w:rsid w:val="00C26005"/>
    <w:rsid w:val="00C27FAC"/>
    <w:rsid w:val="00C3018F"/>
    <w:rsid w:val="00C30DB7"/>
    <w:rsid w:val="00C3185B"/>
    <w:rsid w:val="00C3390A"/>
    <w:rsid w:val="00C4044D"/>
    <w:rsid w:val="00C4188F"/>
    <w:rsid w:val="00C43948"/>
    <w:rsid w:val="00C50063"/>
    <w:rsid w:val="00C515AD"/>
    <w:rsid w:val="00C51BAC"/>
    <w:rsid w:val="00C528A8"/>
    <w:rsid w:val="00C600FE"/>
    <w:rsid w:val="00C6101E"/>
    <w:rsid w:val="00C61BF8"/>
    <w:rsid w:val="00C63484"/>
    <w:rsid w:val="00C64C37"/>
    <w:rsid w:val="00C71923"/>
    <w:rsid w:val="00C77A20"/>
    <w:rsid w:val="00C97674"/>
    <w:rsid w:val="00CB1F03"/>
    <w:rsid w:val="00CB28EA"/>
    <w:rsid w:val="00CB77F0"/>
    <w:rsid w:val="00CC2AD0"/>
    <w:rsid w:val="00CD7A9E"/>
    <w:rsid w:val="00CE0E91"/>
    <w:rsid w:val="00CE5F8C"/>
    <w:rsid w:val="00CF186D"/>
    <w:rsid w:val="00CF2D22"/>
    <w:rsid w:val="00CF3A4C"/>
    <w:rsid w:val="00CF516E"/>
    <w:rsid w:val="00D02246"/>
    <w:rsid w:val="00D1056C"/>
    <w:rsid w:val="00D17058"/>
    <w:rsid w:val="00D20950"/>
    <w:rsid w:val="00D30DB5"/>
    <w:rsid w:val="00D3738A"/>
    <w:rsid w:val="00D45BE0"/>
    <w:rsid w:val="00D47ACB"/>
    <w:rsid w:val="00D523B0"/>
    <w:rsid w:val="00D56585"/>
    <w:rsid w:val="00D56B02"/>
    <w:rsid w:val="00D602D5"/>
    <w:rsid w:val="00D61E59"/>
    <w:rsid w:val="00D77F86"/>
    <w:rsid w:val="00D82911"/>
    <w:rsid w:val="00D84771"/>
    <w:rsid w:val="00D84EA6"/>
    <w:rsid w:val="00D87923"/>
    <w:rsid w:val="00D94294"/>
    <w:rsid w:val="00DA6709"/>
    <w:rsid w:val="00DA7FC3"/>
    <w:rsid w:val="00DC07BD"/>
    <w:rsid w:val="00DC119C"/>
    <w:rsid w:val="00DC305C"/>
    <w:rsid w:val="00DC747F"/>
    <w:rsid w:val="00DD016A"/>
    <w:rsid w:val="00DD24AE"/>
    <w:rsid w:val="00DD496F"/>
    <w:rsid w:val="00DD4E3C"/>
    <w:rsid w:val="00DD528B"/>
    <w:rsid w:val="00DE1C2A"/>
    <w:rsid w:val="00DE25C3"/>
    <w:rsid w:val="00DE313F"/>
    <w:rsid w:val="00DE5701"/>
    <w:rsid w:val="00DF67E1"/>
    <w:rsid w:val="00E034F6"/>
    <w:rsid w:val="00E04B51"/>
    <w:rsid w:val="00E05BBC"/>
    <w:rsid w:val="00E14D38"/>
    <w:rsid w:val="00E23E21"/>
    <w:rsid w:val="00E417D3"/>
    <w:rsid w:val="00E5289A"/>
    <w:rsid w:val="00E54509"/>
    <w:rsid w:val="00E65CD7"/>
    <w:rsid w:val="00E7324F"/>
    <w:rsid w:val="00E73F90"/>
    <w:rsid w:val="00E74ABD"/>
    <w:rsid w:val="00E8448D"/>
    <w:rsid w:val="00E852C6"/>
    <w:rsid w:val="00E8597B"/>
    <w:rsid w:val="00E92B31"/>
    <w:rsid w:val="00E965AC"/>
    <w:rsid w:val="00EA0034"/>
    <w:rsid w:val="00EA01FE"/>
    <w:rsid w:val="00EA4DB1"/>
    <w:rsid w:val="00EA6A2D"/>
    <w:rsid w:val="00EB38E5"/>
    <w:rsid w:val="00EB463A"/>
    <w:rsid w:val="00EB6694"/>
    <w:rsid w:val="00EC07EB"/>
    <w:rsid w:val="00EC4CD8"/>
    <w:rsid w:val="00ED5DEF"/>
    <w:rsid w:val="00EE052D"/>
    <w:rsid w:val="00EE066E"/>
    <w:rsid w:val="00EE1F8D"/>
    <w:rsid w:val="00EE338A"/>
    <w:rsid w:val="00EE5582"/>
    <w:rsid w:val="00EE64E4"/>
    <w:rsid w:val="00EF0A4D"/>
    <w:rsid w:val="00EF32BC"/>
    <w:rsid w:val="00EF5F38"/>
    <w:rsid w:val="00EF7B08"/>
    <w:rsid w:val="00F01EAF"/>
    <w:rsid w:val="00F04802"/>
    <w:rsid w:val="00F04E57"/>
    <w:rsid w:val="00F06C4F"/>
    <w:rsid w:val="00F07B9E"/>
    <w:rsid w:val="00F10D58"/>
    <w:rsid w:val="00F138C0"/>
    <w:rsid w:val="00F16B8B"/>
    <w:rsid w:val="00F2386D"/>
    <w:rsid w:val="00F23CDC"/>
    <w:rsid w:val="00F25AC6"/>
    <w:rsid w:val="00F32787"/>
    <w:rsid w:val="00F362AA"/>
    <w:rsid w:val="00F40394"/>
    <w:rsid w:val="00F40A81"/>
    <w:rsid w:val="00F42DFD"/>
    <w:rsid w:val="00F47991"/>
    <w:rsid w:val="00F504F4"/>
    <w:rsid w:val="00F50AE9"/>
    <w:rsid w:val="00F57BF5"/>
    <w:rsid w:val="00F60EFF"/>
    <w:rsid w:val="00F619FB"/>
    <w:rsid w:val="00F628BF"/>
    <w:rsid w:val="00F676AA"/>
    <w:rsid w:val="00F71E1F"/>
    <w:rsid w:val="00F74177"/>
    <w:rsid w:val="00F7511B"/>
    <w:rsid w:val="00F8178A"/>
    <w:rsid w:val="00F935B1"/>
    <w:rsid w:val="00F9389F"/>
    <w:rsid w:val="00F960CA"/>
    <w:rsid w:val="00F97DC9"/>
    <w:rsid w:val="00FA3ECC"/>
    <w:rsid w:val="00FB46DF"/>
    <w:rsid w:val="00FB5751"/>
    <w:rsid w:val="00FB5DED"/>
    <w:rsid w:val="00FB7A95"/>
    <w:rsid w:val="00FC1D09"/>
    <w:rsid w:val="00FC3781"/>
    <w:rsid w:val="00FC475E"/>
    <w:rsid w:val="00FD0554"/>
    <w:rsid w:val="00FD1D8B"/>
    <w:rsid w:val="00FD3589"/>
    <w:rsid w:val="00FD4549"/>
    <w:rsid w:val="00FE4992"/>
    <w:rsid w:val="00FE6C1A"/>
    <w:rsid w:val="00FF3C55"/>
    <w:rsid w:val="00FF4FB7"/>
    <w:rsid w:val="00FF5BD6"/>
    <w:rsid w:val="00FF6E8B"/>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7F06A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annotation text" w:uiPriority="99"/>
    <w:lsdException w:name="caption" w:qFormat="1"/>
    <w:lsdException w:name="annotation reference" w:uiPriority="99"/>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EF32BC"/>
    <w:pPr>
      <w:spacing w:after="120" w:line="300" w:lineRule="exact"/>
    </w:pPr>
    <w:rPr>
      <w:rFonts w:ascii="Arial" w:hAnsi="Arial"/>
      <w:sz w:val="22"/>
    </w:rPr>
  </w:style>
  <w:style w:type="paragraph" w:styleId="berschrift1">
    <w:name w:val="heading 1"/>
    <w:aliases w:val="...F2,..F2,..F5 Titel 1"/>
    <w:basedOn w:val="Standard"/>
    <w:next w:val="Textkrper"/>
    <w:link w:val="berschrift1Zchn"/>
    <w:qFormat/>
    <w:rsid w:val="00B07515"/>
    <w:pPr>
      <w:numPr>
        <w:numId w:val="1"/>
      </w:numPr>
      <w:tabs>
        <w:tab w:val="clear" w:pos="6380"/>
      </w:tabs>
      <w:spacing w:after="240"/>
      <w:ind w:left="567"/>
      <w:outlineLvl w:val="0"/>
    </w:pPr>
    <w:rPr>
      <w:b/>
      <w:sz w:val="32"/>
    </w:rPr>
  </w:style>
  <w:style w:type="paragraph" w:styleId="berschrift2">
    <w:name w:val="heading 2"/>
    <w:aliases w:val="..F6 Titel 2,...F3,..F3,Reset numbering"/>
    <w:basedOn w:val="Standard"/>
    <w:next w:val="Textkrper"/>
    <w:qFormat/>
    <w:rsid w:val="007762E8"/>
    <w:pPr>
      <w:keepNext/>
      <w:keepLines/>
      <w:numPr>
        <w:ilvl w:val="1"/>
        <w:numId w:val="1"/>
      </w:numPr>
      <w:spacing w:after="240"/>
      <w:outlineLvl w:val="1"/>
    </w:pPr>
    <w:rPr>
      <w:b/>
      <w:sz w:val="24"/>
    </w:rPr>
  </w:style>
  <w:style w:type="paragraph" w:styleId="berschrift3">
    <w:name w:val="heading 3"/>
    <w:aliases w:val="...F4,..F4,..F7 Titel 3,Level 1 - 1"/>
    <w:basedOn w:val="Standard"/>
    <w:next w:val="Textkrper"/>
    <w:qFormat/>
    <w:rsid w:val="00EF32BC"/>
    <w:pPr>
      <w:numPr>
        <w:ilvl w:val="2"/>
        <w:numId w:val="1"/>
      </w:numPr>
      <w:spacing w:after="240"/>
      <w:outlineLvl w:val="2"/>
    </w:pPr>
    <w:rPr>
      <w:b/>
    </w:rPr>
  </w:style>
  <w:style w:type="paragraph" w:styleId="berschrift4">
    <w:name w:val="heading 4"/>
    <w:aliases w:val="..shift_F4"/>
    <w:basedOn w:val="Standard"/>
    <w:next w:val="Textkrper"/>
    <w:qFormat/>
    <w:rsid w:val="00EF32BC"/>
    <w:pPr>
      <w:numPr>
        <w:ilvl w:val="3"/>
        <w:numId w:val="1"/>
      </w:numPr>
      <w:tabs>
        <w:tab w:val="clear" w:pos="1080"/>
        <w:tab w:val="left" w:pos="907"/>
      </w:tabs>
      <w:spacing w:after="240"/>
      <w:outlineLvl w:val="3"/>
    </w:pPr>
  </w:style>
  <w:style w:type="paragraph" w:styleId="berschrift5">
    <w:name w:val="heading 5"/>
    <w:basedOn w:val="Standard"/>
    <w:next w:val="Textkrper"/>
    <w:qFormat/>
    <w:rsid w:val="00EF32BC"/>
    <w:pPr>
      <w:numPr>
        <w:ilvl w:val="4"/>
        <w:numId w:val="1"/>
      </w:numPr>
      <w:tabs>
        <w:tab w:val="clear" w:pos="1440"/>
        <w:tab w:val="left" w:pos="1021"/>
      </w:tabs>
      <w:spacing w:after="240"/>
      <w:outlineLvl w:val="4"/>
    </w:pPr>
  </w:style>
  <w:style w:type="paragraph" w:styleId="berschrift6">
    <w:name w:val="heading 6"/>
    <w:aliases w:val="Legal Level 1."/>
    <w:basedOn w:val="Standard"/>
    <w:next w:val="Textkrper"/>
    <w:qFormat/>
    <w:rsid w:val="00EF32BC"/>
    <w:pPr>
      <w:keepNext/>
      <w:keepLines/>
      <w:numPr>
        <w:ilvl w:val="5"/>
        <w:numId w:val="1"/>
      </w:numPr>
      <w:spacing w:before="140" w:line="244" w:lineRule="exact"/>
      <w:outlineLvl w:val="5"/>
    </w:pPr>
    <w:rPr>
      <w:i/>
    </w:rPr>
  </w:style>
  <w:style w:type="paragraph" w:styleId="berschrift7">
    <w:name w:val="heading 7"/>
    <w:aliases w:val="Legal Level 1.1."/>
    <w:basedOn w:val="Standard"/>
    <w:next w:val="Textkrper"/>
    <w:qFormat/>
    <w:rsid w:val="00EF32BC"/>
    <w:pPr>
      <w:keepNext/>
      <w:keepLines/>
      <w:numPr>
        <w:ilvl w:val="6"/>
        <w:numId w:val="1"/>
      </w:numPr>
      <w:tabs>
        <w:tab w:val="left" w:pos="680"/>
      </w:tabs>
      <w:spacing w:before="140"/>
      <w:outlineLvl w:val="6"/>
    </w:pPr>
  </w:style>
  <w:style w:type="paragraph" w:styleId="berschrift8">
    <w:name w:val="heading 8"/>
    <w:aliases w:val="Legal Level 1.1.1."/>
    <w:basedOn w:val="Standard"/>
    <w:next w:val="Textkrper"/>
    <w:qFormat/>
    <w:rsid w:val="00EF32BC"/>
    <w:pPr>
      <w:keepLines/>
      <w:numPr>
        <w:ilvl w:val="7"/>
        <w:numId w:val="1"/>
      </w:numPr>
      <w:spacing w:before="140"/>
      <w:outlineLvl w:val="7"/>
    </w:pPr>
  </w:style>
  <w:style w:type="paragraph" w:styleId="berschrift9">
    <w:name w:val="heading 9"/>
    <w:aliases w:val="Legal Level 1.1.1.1."/>
    <w:basedOn w:val="Standard"/>
    <w:next w:val="Textkrper"/>
    <w:qFormat/>
    <w:rsid w:val="00EF32BC"/>
    <w:pPr>
      <w:keepLines/>
      <w:numPr>
        <w:ilvl w:val="8"/>
        <w:numId w:val="1"/>
      </w:numPr>
      <w:tabs>
        <w:tab w:val="left" w:pos="680"/>
      </w:tabs>
      <w:spacing w:before="14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EF32BC"/>
  </w:style>
  <w:style w:type="paragraph" w:customStyle="1" w:styleId="Leerzeile">
    <w:name w:val="Leerzeile"/>
    <w:basedOn w:val="Textkrper"/>
    <w:rsid w:val="00EF32BC"/>
  </w:style>
  <w:style w:type="character" w:styleId="Kommentarzeichen">
    <w:name w:val="annotation reference"/>
    <w:uiPriority w:val="99"/>
    <w:rsid w:val="00EF32BC"/>
    <w:rPr>
      <w:sz w:val="16"/>
      <w:szCs w:val="16"/>
    </w:rPr>
  </w:style>
  <w:style w:type="paragraph" w:styleId="Titel">
    <w:name w:val="Title"/>
    <w:basedOn w:val="Standard"/>
    <w:next w:val="Textkrper"/>
    <w:qFormat/>
    <w:rsid w:val="00EF32BC"/>
    <w:pPr>
      <w:spacing w:after="240" w:line="240" w:lineRule="auto"/>
    </w:pPr>
    <w:rPr>
      <w:b/>
      <w:sz w:val="48"/>
    </w:rPr>
  </w:style>
  <w:style w:type="paragraph" w:styleId="Abbildungsverzeichnis">
    <w:name w:val="table of figures"/>
    <w:basedOn w:val="Standard"/>
    <w:next w:val="Standard"/>
    <w:semiHidden/>
    <w:rsid w:val="00EF32BC"/>
    <w:pPr>
      <w:tabs>
        <w:tab w:val="right" w:leader="dot" w:pos="9072"/>
      </w:tabs>
    </w:pPr>
  </w:style>
  <w:style w:type="paragraph" w:styleId="Kopfzeile">
    <w:name w:val="header"/>
    <w:basedOn w:val="Standard"/>
    <w:rsid w:val="00EF32BC"/>
    <w:pPr>
      <w:tabs>
        <w:tab w:val="right" w:pos="9072"/>
      </w:tabs>
      <w:spacing w:after="0"/>
    </w:pPr>
  </w:style>
  <w:style w:type="paragraph" w:styleId="Fuzeile">
    <w:name w:val="footer"/>
    <w:basedOn w:val="Standard"/>
    <w:rsid w:val="00EF32BC"/>
    <w:pPr>
      <w:pBdr>
        <w:top w:val="single" w:sz="6" w:space="1" w:color="auto"/>
      </w:pBdr>
      <w:tabs>
        <w:tab w:val="right" w:pos="9072"/>
      </w:tabs>
      <w:spacing w:after="0"/>
    </w:pPr>
  </w:style>
  <w:style w:type="paragraph" w:customStyle="1" w:styleId="Abbildung">
    <w:name w:val="Abbildung"/>
    <w:next w:val="Standard"/>
    <w:rsid w:val="00EF32BC"/>
    <w:pPr>
      <w:keepNext/>
      <w:keepLines/>
      <w:spacing w:before="140" w:after="140"/>
      <w:jc w:val="center"/>
    </w:pPr>
    <w:rPr>
      <w:rFonts w:ascii="Arial" w:hAnsi="Arial"/>
      <w:noProof/>
      <w:lang w:val="en-GB" w:eastAsia="en-US"/>
    </w:rPr>
  </w:style>
  <w:style w:type="paragraph" w:styleId="Beschriftung">
    <w:name w:val="caption"/>
    <w:basedOn w:val="Standard"/>
    <w:next w:val="Standard"/>
    <w:qFormat/>
    <w:rsid w:val="00EF32BC"/>
    <w:pPr>
      <w:spacing w:before="120"/>
    </w:pPr>
    <w:rPr>
      <w:b/>
    </w:rPr>
  </w:style>
  <w:style w:type="character" w:styleId="Funotenzeichen">
    <w:name w:val="footnote reference"/>
    <w:semiHidden/>
    <w:rsid w:val="00EF32BC"/>
    <w:rPr>
      <w:rFonts w:ascii="Arial" w:hAnsi="Arial"/>
      <w:sz w:val="20"/>
      <w:vertAlign w:val="superscript"/>
    </w:rPr>
  </w:style>
  <w:style w:type="paragraph" w:customStyle="1" w:styleId="Fuzeilegerade">
    <w:name w:val="Fußzeile gerade"/>
    <w:basedOn w:val="Fuzeile"/>
    <w:rsid w:val="00EF32BC"/>
  </w:style>
  <w:style w:type="paragraph" w:customStyle="1" w:styleId="Fuzeileungerade">
    <w:name w:val="Fußzeile ungerade"/>
    <w:basedOn w:val="Fuzeile"/>
    <w:rsid w:val="00EF32BC"/>
  </w:style>
  <w:style w:type="paragraph" w:customStyle="1" w:styleId="Nebentitel">
    <w:name w:val="Nebentitel"/>
    <w:basedOn w:val="Titel"/>
    <w:rsid w:val="00EF32BC"/>
    <w:rPr>
      <w:sz w:val="32"/>
    </w:rPr>
  </w:style>
  <w:style w:type="paragraph" w:styleId="Standardeinzug">
    <w:name w:val="Normal Indent"/>
    <w:basedOn w:val="Standard"/>
    <w:rsid w:val="00EF32BC"/>
    <w:pPr>
      <w:ind w:left="340"/>
    </w:pPr>
  </w:style>
  <w:style w:type="character" w:styleId="Seitenzahl">
    <w:name w:val="page number"/>
    <w:rsid w:val="00EF32BC"/>
    <w:rPr>
      <w:rFonts w:ascii="Arial" w:hAnsi="Arial"/>
      <w:sz w:val="24"/>
    </w:rPr>
  </w:style>
  <w:style w:type="paragraph" w:customStyle="1" w:styleId="Dokumenttitel">
    <w:name w:val="Dokumenttitel"/>
    <w:basedOn w:val="Standard"/>
    <w:rsid w:val="00EF32BC"/>
    <w:pPr>
      <w:keepNext/>
      <w:keepLines/>
      <w:tabs>
        <w:tab w:val="num" w:pos="6380"/>
      </w:tabs>
      <w:ind w:left="6380" w:hanging="567"/>
    </w:pPr>
    <w:rPr>
      <w:b/>
      <w:sz w:val="32"/>
    </w:rPr>
  </w:style>
  <w:style w:type="paragraph" w:styleId="Verzeichnis9">
    <w:name w:val="toc 9"/>
    <w:basedOn w:val="Standard"/>
    <w:next w:val="Standard"/>
    <w:semiHidden/>
    <w:rsid w:val="00EF32BC"/>
    <w:pPr>
      <w:tabs>
        <w:tab w:val="right" w:leader="dot" w:pos="9071"/>
      </w:tabs>
      <w:ind w:left="1763"/>
    </w:pPr>
    <w:rPr>
      <w:sz w:val="18"/>
    </w:rPr>
  </w:style>
  <w:style w:type="paragraph" w:styleId="Verzeichnis1">
    <w:name w:val="toc 1"/>
    <w:basedOn w:val="Standard"/>
    <w:uiPriority w:val="39"/>
    <w:rsid w:val="00EF32BC"/>
    <w:pPr>
      <w:tabs>
        <w:tab w:val="right" w:leader="dot" w:pos="9071"/>
      </w:tabs>
      <w:spacing w:before="120"/>
    </w:pPr>
    <w:rPr>
      <w:b/>
    </w:rPr>
  </w:style>
  <w:style w:type="paragraph" w:styleId="Verzeichnis2">
    <w:name w:val="toc 2"/>
    <w:basedOn w:val="Standard"/>
    <w:uiPriority w:val="39"/>
    <w:rsid w:val="00EF32BC"/>
    <w:pPr>
      <w:tabs>
        <w:tab w:val="left" w:pos="907"/>
        <w:tab w:val="right" w:leader="dot" w:pos="9071"/>
      </w:tabs>
      <w:ind w:left="425"/>
    </w:pPr>
  </w:style>
  <w:style w:type="paragraph" w:styleId="Verzeichnis3">
    <w:name w:val="toc 3"/>
    <w:basedOn w:val="Standard"/>
    <w:uiPriority w:val="39"/>
    <w:rsid w:val="00EF32BC"/>
    <w:pPr>
      <w:tabs>
        <w:tab w:val="left" w:pos="1361"/>
        <w:tab w:val="right" w:leader="dot" w:pos="9072"/>
      </w:tabs>
      <w:ind w:left="629"/>
    </w:pPr>
  </w:style>
  <w:style w:type="paragraph" w:styleId="Verzeichnis4">
    <w:name w:val="toc 4"/>
    <w:basedOn w:val="Standard"/>
    <w:uiPriority w:val="39"/>
    <w:rsid w:val="00EF32BC"/>
    <w:pPr>
      <w:tabs>
        <w:tab w:val="left" w:pos="1701"/>
        <w:tab w:val="right" w:leader="dot" w:pos="9071"/>
      </w:tabs>
      <w:ind w:left="833"/>
    </w:pPr>
  </w:style>
  <w:style w:type="paragraph" w:styleId="Verzeichnis5">
    <w:name w:val="toc 5"/>
    <w:basedOn w:val="Standard"/>
    <w:uiPriority w:val="39"/>
    <w:rsid w:val="00EF32BC"/>
    <w:pPr>
      <w:tabs>
        <w:tab w:val="left" w:pos="2041"/>
        <w:tab w:val="right" w:leader="dot" w:pos="9071"/>
      </w:tabs>
      <w:ind w:left="1038"/>
    </w:pPr>
  </w:style>
  <w:style w:type="paragraph" w:styleId="Verzeichnis6">
    <w:name w:val="toc 6"/>
    <w:basedOn w:val="Standard"/>
    <w:semiHidden/>
    <w:rsid w:val="00EF32BC"/>
    <w:pPr>
      <w:tabs>
        <w:tab w:val="right" w:leader="dot" w:pos="9071"/>
      </w:tabs>
      <w:ind w:left="1225"/>
    </w:pPr>
    <w:rPr>
      <w:sz w:val="18"/>
    </w:rPr>
  </w:style>
  <w:style w:type="paragraph" w:styleId="Verzeichnis7">
    <w:name w:val="toc 7"/>
    <w:basedOn w:val="Standard"/>
    <w:semiHidden/>
    <w:rsid w:val="00EF32BC"/>
    <w:pPr>
      <w:tabs>
        <w:tab w:val="right" w:leader="dot" w:pos="9071"/>
      </w:tabs>
      <w:ind w:left="1355"/>
    </w:pPr>
    <w:rPr>
      <w:sz w:val="18"/>
    </w:rPr>
  </w:style>
  <w:style w:type="paragraph" w:styleId="Verzeichnis8">
    <w:name w:val="toc 8"/>
    <w:basedOn w:val="Standard"/>
    <w:semiHidden/>
    <w:rsid w:val="00EF32BC"/>
    <w:pPr>
      <w:tabs>
        <w:tab w:val="right" w:leader="dot" w:pos="9071"/>
      </w:tabs>
      <w:ind w:left="1559"/>
    </w:pPr>
    <w:rPr>
      <w:sz w:val="18"/>
    </w:rPr>
  </w:style>
  <w:style w:type="paragraph" w:customStyle="1" w:styleId="Dokumentname">
    <w:name w:val="Dokumentname"/>
    <w:basedOn w:val="Standard"/>
    <w:next w:val="Standard"/>
    <w:rsid w:val="00EF32BC"/>
    <w:pPr>
      <w:spacing w:line="288" w:lineRule="auto"/>
    </w:pPr>
    <w:rPr>
      <w:sz w:val="12"/>
      <w:szCs w:val="22"/>
      <w:lang w:eastAsia="de-DE"/>
    </w:rPr>
  </w:style>
  <w:style w:type="paragraph" w:styleId="Funotentext">
    <w:name w:val="footnote text"/>
    <w:basedOn w:val="Standard"/>
    <w:semiHidden/>
    <w:rsid w:val="00EF32BC"/>
  </w:style>
  <w:style w:type="paragraph" w:customStyle="1" w:styleId="Anhang">
    <w:name w:val="Anhang"/>
    <w:basedOn w:val="berschrift1"/>
    <w:next w:val="Textkrper"/>
    <w:rsid w:val="005B5A97"/>
    <w:pPr>
      <w:pageBreakBefore/>
      <w:numPr>
        <w:numId w:val="0"/>
      </w:numPr>
    </w:pPr>
  </w:style>
  <w:style w:type="paragraph" w:customStyle="1" w:styleId="AbkrzungenReferenzen">
    <w:name w:val="Abkürzungen/Referenzen"/>
    <w:basedOn w:val="Standard"/>
    <w:rsid w:val="00EF32BC"/>
    <w:pPr>
      <w:keepLines/>
      <w:tabs>
        <w:tab w:val="left" w:pos="1418"/>
      </w:tabs>
      <w:spacing w:before="60" w:after="60" w:line="280" w:lineRule="atLeast"/>
      <w:ind w:left="1418" w:hanging="1418"/>
    </w:pPr>
  </w:style>
  <w:style w:type="character" w:styleId="Hyperlink">
    <w:name w:val="Hyperlink"/>
    <w:rsid w:val="00EF32BC"/>
    <w:rPr>
      <w:rFonts w:ascii="Helvetica" w:hAnsi="Helvetica"/>
      <w:color w:val="0000FF"/>
      <w:sz w:val="20"/>
      <w:u w:val="single"/>
    </w:rPr>
  </w:style>
  <w:style w:type="character" w:styleId="BesuchterHyperlink">
    <w:name w:val="FollowedHyperlink"/>
    <w:rsid w:val="00EF32BC"/>
    <w:rPr>
      <w:rFonts w:ascii="Arial" w:hAnsi="Arial"/>
      <w:color w:val="800080"/>
      <w:u w:val="single"/>
    </w:rPr>
  </w:style>
  <w:style w:type="paragraph" w:customStyle="1" w:styleId="Hinweisverborgen">
    <w:name w:val="Hinweis / verborgen"/>
    <w:basedOn w:val="Standard"/>
    <w:rsid w:val="00EF32BC"/>
    <w:pPr>
      <w:spacing w:line="280" w:lineRule="atLeast"/>
      <w:ind w:left="227" w:hanging="227"/>
      <w:jc w:val="both"/>
    </w:pPr>
    <w:rPr>
      <w:vanish/>
      <w:color w:val="FF0000"/>
      <w:sz w:val="16"/>
    </w:rPr>
  </w:style>
  <w:style w:type="paragraph" w:customStyle="1" w:styleId="Begriff">
    <w:name w:val="Begriff"/>
    <w:basedOn w:val="Textkrper"/>
    <w:rsid w:val="00EF32BC"/>
    <w:rPr>
      <w:b/>
    </w:rPr>
  </w:style>
  <w:style w:type="paragraph" w:customStyle="1" w:styleId="Begriffsdefinition">
    <w:name w:val="Begriffsdefinition"/>
    <w:basedOn w:val="Textkrper"/>
    <w:rsid w:val="00EF32BC"/>
    <w:pPr>
      <w:ind w:left="851"/>
    </w:pPr>
  </w:style>
  <w:style w:type="paragraph" w:customStyle="1" w:styleId="Erklrungstext">
    <w:name w:val="Erklärungstext"/>
    <w:basedOn w:val="Standard"/>
    <w:rsid w:val="00A56FE8"/>
    <w:pPr>
      <w:pBdr>
        <w:top w:val="double" w:sz="4" w:space="1" w:color="auto"/>
        <w:left w:val="double" w:sz="4" w:space="4" w:color="auto"/>
        <w:bottom w:val="double" w:sz="4" w:space="1" w:color="auto"/>
        <w:right w:val="double" w:sz="4" w:space="4" w:color="auto"/>
      </w:pBdr>
      <w:shd w:val="pct30" w:color="FFFF00" w:fill="auto"/>
      <w:spacing w:after="0" w:line="240" w:lineRule="auto"/>
    </w:pPr>
    <w:rPr>
      <w:sz w:val="20"/>
      <w:lang w:eastAsia="de-DE"/>
    </w:rPr>
  </w:style>
  <w:style w:type="paragraph" w:customStyle="1" w:styleId="Tab-Zeile10">
    <w:name w:val="Tab-Zeile10"/>
    <w:basedOn w:val="Standard"/>
    <w:rsid w:val="00EF32BC"/>
    <w:pPr>
      <w:keepLines/>
      <w:spacing w:before="60" w:after="60" w:line="280" w:lineRule="atLeast"/>
    </w:pPr>
  </w:style>
  <w:style w:type="paragraph" w:customStyle="1" w:styleId="Tab-Zeile10Titel">
    <w:name w:val="Tab-Zeile10 Titel"/>
    <w:basedOn w:val="Tab-Zeile10"/>
    <w:rsid w:val="00EF32BC"/>
    <w:pPr>
      <w:keepNext/>
      <w:shd w:val="solid" w:color="auto" w:fill="auto"/>
      <w:spacing w:line="240" w:lineRule="auto"/>
    </w:pPr>
    <w:rPr>
      <w:i/>
      <w:color w:val="FFFFFF"/>
      <w:sz w:val="18"/>
    </w:rPr>
  </w:style>
  <w:style w:type="paragraph" w:styleId="Dokumentstruktur">
    <w:name w:val="Document Map"/>
    <w:basedOn w:val="Standard"/>
    <w:semiHidden/>
    <w:rsid w:val="00EF32BC"/>
    <w:pPr>
      <w:shd w:val="clear" w:color="auto" w:fill="000080"/>
    </w:pPr>
    <w:rPr>
      <w:rFonts w:ascii="Tahoma" w:hAnsi="Tahoma" w:cs="Tahoma"/>
    </w:rPr>
  </w:style>
  <w:style w:type="paragraph" w:styleId="Kommentartext">
    <w:name w:val="annotation text"/>
    <w:basedOn w:val="Standard"/>
    <w:link w:val="KommentartextZchn"/>
    <w:uiPriority w:val="99"/>
    <w:rsid w:val="00662A39"/>
    <w:pPr>
      <w:spacing w:line="240" w:lineRule="auto"/>
      <w:jc w:val="both"/>
    </w:pPr>
    <w:rPr>
      <w:rFonts w:ascii="Georgia" w:hAnsi="Georgia"/>
      <w:sz w:val="20"/>
    </w:rPr>
  </w:style>
  <w:style w:type="character" w:customStyle="1" w:styleId="KommentartextZchn">
    <w:name w:val="Kommentartext Zchn"/>
    <w:basedOn w:val="Absatz-Standardschriftart"/>
    <w:link w:val="Kommentartext"/>
    <w:uiPriority w:val="99"/>
    <w:rsid w:val="00662A39"/>
    <w:rPr>
      <w:rFonts w:ascii="Georgia" w:hAnsi="Georgia"/>
    </w:rPr>
  </w:style>
  <w:style w:type="paragraph" w:styleId="Sprechblasentext">
    <w:name w:val="Balloon Text"/>
    <w:basedOn w:val="Standard"/>
    <w:link w:val="SprechblasentextZchn"/>
    <w:rsid w:val="00662A3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rsid w:val="00662A39"/>
    <w:rPr>
      <w:rFonts w:ascii="Tahoma" w:hAnsi="Tahoma" w:cs="Tahoma"/>
      <w:sz w:val="16"/>
      <w:szCs w:val="16"/>
    </w:rPr>
  </w:style>
  <w:style w:type="character" w:customStyle="1" w:styleId="berschrift1Zchn">
    <w:name w:val="Überschrift 1 Zchn"/>
    <w:aliases w:val="...F2 Zchn,..F2 Zchn,..F5 Titel 1 Zchn"/>
    <w:basedOn w:val="Absatz-Standardschriftart"/>
    <w:link w:val="berschrift1"/>
    <w:rsid w:val="00B07515"/>
    <w:rPr>
      <w:rFonts w:ascii="Arial" w:hAnsi="Arial"/>
      <w:b/>
      <w:sz w:val="32"/>
    </w:rPr>
  </w:style>
  <w:style w:type="paragraph" w:styleId="Aufzhlungszeichen">
    <w:name w:val="List Bullet"/>
    <w:basedOn w:val="Standard"/>
    <w:rsid w:val="0048208B"/>
    <w:pPr>
      <w:numPr>
        <w:numId w:val="2"/>
      </w:numPr>
      <w:spacing w:line="260" w:lineRule="atLeast"/>
      <w:jc w:val="both"/>
    </w:pPr>
    <w:rPr>
      <w:rFonts w:ascii="Georgia" w:hAnsi="Georgia"/>
    </w:rPr>
  </w:style>
  <w:style w:type="paragraph" w:customStyle="1" w:styleId="Code">
    <w:name w:val="Code"/>
    <w:basedOn w:val="Standard"/>
    <w:rsid w:val="0048208B"/>
    <w:pPr>
      <w:spacing w:after="0" w:line="260" w:lineRule="atLeast"/>
      <w:jc w:val="both"/>
    </w:pPr>
    <w:rPr>
      <w:rFonts w:ascii="Courier New" w:hAnsi="Courier New"/>
      <w:sz w:val="16"/>
    </w:rPr>
  </w:style>
  <w:style w:type="paragraph" w:customStyle="1" w:styleId="TabelleGross">
    <w:name w:val="Tabelle Gross"/>
    <w:basedOn w:val="Standard"/>
    <w:link w:val="TabelleGrossZchn"/>
    <w:qFormat/>
    <w:rsid w:val="00FC475E"/>
    <w:pPr>
      <w:spacing w:before="60" w:after="60" w:line="240" w:lineRule="auto"/>
    </w:pPr>
    <w:rPr>
      <w:rFonts w:cs="Tahoma"/>
      <w:sz w:val="20"/>
    </w:rPr>
  </w:style>
  <w:style w:type="character" w:customStyle="1" w:styleId="TextkrperZchn">
    <w:name w:val="Textkörper Zchn"/>
    <w:basedOn w:val="Absatz-Standardschriftart"/>
    <w:link w:val="Textkrper"/>
    <w:rsid w:val="00321FD0"/>
    <w:rPr>
      <w:rFonts w:ascii="Arial" w:hAnsi="Arial"/>
      <w:sz w:val="22"/>
    </w:rPr>
  </w:style>
  <w:style w:type="character" w:customStyle="1" w:styleId="TabelleGrossZchn">
    <w:name w:val="Tabelle Gross Zchn"/>
    <w:basedOn w:val="Absatz-Standardschriftart"/>
    <w:link w:val="TabelleGross"/>
    <w:rsid w:val="00321FD0"/>
    <w:rPr>
      <w:rFonts w:ascii="Arial" w:hAnsi="Arial" w:cs="Tahoma"/>
    </w:rPr>
  </w:style>
  <w:style w:type="paragraph" w:customStyle="1" w:styleId="Techtext">
    <w:name w:val="Techtext"/>
    <w:basedOn w:val="Standard"/>
    <w:link w:val="TechtextZchn"/>
    <w:qFormat/>
    <w:rsid w:val="00483A42"/>
    <w:pPr>
      <w:spacing w:before="40" w:after="40" w:line="240" w:lineRule="auto"/>
    </w:pPr>
    <w:rPr>
      <w:rFonts w:ascii="Courier New" w:hAnsi="Courier New" w:cs="Tahoma"/>
      <w:sz w:val="20"/>
    </w:rPr>
  </w:style>
  <w:style w:type="character" w:customStyle="1" w:styleId="TechtextZchn">
    <w:name w:val="Techtext Zchn"/>
    <w:basedOn w:val="Absatz-Standardschriftart"/>
    <w:link w:val="Techtext"/>
    <w:rsid w:val="00483A42"/>
    <w:rPr>
      <w:rFonts w:ascii="Courier New" w:hAnsi="Courier New" w:cs="Tahoma"/>
    </w:rPr>
  </w:style>
  <w:style w:type="table" w:styleId="TabelleAktuell">
    <w:name w:val="Table Contemporary"/>
    <w:basedOn w:val="NormaleTabelle"/>
    <w:rsid w:val="00483A42"/>
    <w:pPr>
      <w:spacing w:after="120" w:line="30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Listenabsatz">
    <w:name w:val="List Paragraph"/>
    <w:basedOn w:val="Standard"/>
    <w:uiPriority w:val="34"/>
    <w:qFormat/>
    <w:rsid w:val="00245424"/>
    <w:pPr>
      <w:ind w:left="720"/>
      <w:contextualSpacing/>
    </w:pPr>
  </w:style>
  <w:style w:type="paragraph" w:styleId="Kommentarthema">
    <w:name w:val="annotation subject"/>
    <w:basedOn w:val="Kommentartext"/>
    <w:next w:val="Kommentartext"/>
    <w:link w:val="KommentarthemaZchn"/>
    <w:rsid w:val="00B35231"/>
    <w:pPr>
      <w:jc w:val="left"/>
    </w:pPr>
    <w:rPr>
      <w:rFonts w:ascii="Arial" w:hAnsi="Arial"/>
      <w:b/>
      <w:bCs/>
    </w:rPr>
  </w:style>
  <w:style w:type="character" w:customStyle="1" w:styleId="KommentarthemaZchn">
    <w:name w:val="Kommentarthema Zchn"/>
    <w:basedOn w:val="KommentartextZchn"/>
    <w:link w:val="Kommentarthema"/>
    <w:rsid w:val="00B35231"/>
    <w:rPr>
      <w:rFonts w:ascii="Arial" w:hAnsi="Arial"/>
      <w:b/>
      <w:bCs/>
    </w:rPr>
  </w:style>
  <w:style w:type="character" w:customStyle="1" w:styleId="st1">
    <w:name w:val="st1"/>
    <w:basedOn w:val="Absatz-Standardschriftart"/>
    <w:rsid w:val="00C63484"/>
  </w:style>
  <w:style w:type="table" w:customStyle="1" w:styleId="Tabellengitternetz">
    <w:name w:val="Tabellengitternetz"/>
    <w:basedOn w:val="NormaleTabelle"/>
    <w:rsid w:val="002409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matvorlageAnhang12Pt">
    <w:name w:val="Formatvorlage Anhang + 12 Pt."/>
    <w:basedOn w:val="Anhang"/>
    <w:rsid w:val="005B5A97"/>
    <w:pPr>
      <w:pageBreakBefore w:val="0"/>
    </w:pPr>
    <w:rPr>
      <w:bCs/>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annotation text" w:uiPriority="99"/>
    <w:lsdException w:name="caption" w:qFormat="1"/>
    <w:lsdException w:name="annotation reference" w:uiPriority="99"/>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EF32BC"/>
    <w:pPr>
      <w:spacing w:after="120" w:line="300" w:lineRule="exact"/>
    </w:pPr>
    <w:rPr>
      <w:rFonts w:ascii="Arial" w:hAnsi="Arial"/>
      <w:sz w:val="22"/>
    </w:rPr>
  </w:style>
  <w:style w:type="paragraph" w:styleId="berschrift1">
    <w:name w:val="heading 1"/>
    <w:aliases w:val="...F2,..F2,..F5 Titel 1"/>
    <w:basedOn w:val="Standard"/>
    <w:next w:val="Textkrper"/>
    <w:link w:val="berschrift1Zchn"/>
    <w:qFormat/>
    <w:rsid w:val="00B07515"/>
    <w:pPr>
      <w:numPr>
        <w:numId w:val="1"/>
      </w:numPr>
      <w:tabs>
        <w:tab w:val="clear" w:pos="6380"/>
      </w:tabs>
      <w:spacing w:after="240"/>
      <w:ind w:left="567"/>
      <w:outlineLvl w:val="0"/>
    </w:pPr>
    <w:rPr>
      <w:b/>
      <w:sz w:val="32"/>
    </w:rPr>
  </w:style>
  <w:style w:type="paragraph" w:styleId="berschrift2">
    <w:name w:val="heading 2"/>
    <w:aliases w:val="..F6 Titel 2,...F3,..F3,Reset numbering"/>
    <w:basedOn w:val="Standard"/>
    <w:next w:val="Textkrper"/>
    <w:qFormat/>
    <w:rsid w:val="007762E8"/>
    <w:pPr>
      <w:keepNext/>
      <w:keepLines/>
      <w:numPr>
        <w:ilvl w:val="1"/>
        <w:numId w:val="1"/>
      </w:numPr>
      <w:spacing w:after="240"/>
      <w:outlineLvl w:val="1"/>
    </w:pPr>
    <w:rPr>
      <w:b/>
      <w:sz w:val="24"/>
    </w:rPr>
  </w:style>
  <w:style w:type="paragraph" w:styleId="berschrift3">
    <w:name w:val="heading 3"/>
    <w:aliases w:val="...F4,..F4,..F7 Titel 3,Level 1 - 1"/>
    <w:basedOn w:val="Standard"/>
    <w:next w:val="Textkrper"/>
    <w:qFormat/>
    <w:rsid w:val="00EF32BC"/>
    <w:pPr>
      <w:numPr>
        <w:ilvl w:val="2"/>
        <w:numId w:val="1"/>
      </w:numPr>
      <w:spacing w:after="240"/>
      <w:outlineLvl w:val="2"/>
    </w:pPr>
    <w:rPr>
      <w:b/>
    </w:rPr>
  </w:style>
  <w:style w:type="paragraph" w:styleId="berschrift4">
    <w:name w:val="heading 4"/>
    <w:aliases w:val="..shift_F4"/>
    <w:basedOn w:val="Standard"/>
    <w:next w:val="Textkrper"/>
    <w:qFormat/>
    <w:rsid w:val="00EF32BC"/>
    <w:pPr>
      <w:numPr>
        <w:ilvl w:val="3"/>
        <w:numId w:val="1"/>
      </w:numPr>
      <w:tabs>
        <w:tab w:val="clear" w:pos="1080"/>
        <w:tab w:val="left" w:pos="907"/>
      </w:tabs>
      <w:spacing w:after="240"/>
      <w:outlineLvl w:val="3"/>
    </w:pPr>
  </w:style>
  <w:style w:type="paragraph" w:styleId="berschrift5">
    <w:name w:val="heading 5"/>
    <w:basedOn w:val="Standard"/>
    <w:next w:val="Textkrper"/>
    <w:qFormat/>
    <w:rsid w:val="00EF32BC"/>
    <w:pPr>
      <w:numPr>
        <w:ilvl w:val="4"/>
        <w:numId w:val="1"/>
      </w:numPr>
      <w:tabs>
        <w:tab w:val="clear" w:pos="1440"/>
        <w:tab w:val="left" w:pos="1021"/>
      </w:tabs>
      <w:spacing w:after="240"/>
      <w:outlineLvl w:val="4"/>
    </w:pPr>
  </w:style>
  <w:style w:type="paragraph" w:styleId="berschrift6">
    <w:name w:val="heading 6"/>
    <w:aliases w:val="Legal Level 1."/>
    <w:basedOn w:val="Standard"/>
    <w:next w:val="Textkrper"/>
    <w:qFormat/>
    <w:rsid w:val="00EF32BC"/>
    <w:pPr>
      <w:keepNext/>
      <w:keepLines/>
      <w:numPr>
        <w:ilvl w:val="5"/>
        <w:numId w:val="1"/>
      </w:numPr>
      <w:spacing w:before="140" w:line="244" w:lineRule="exact"/>
      <w:outlineLvl w:val="5"/>
    </w:pPr>
    <w:rPr>
      <w:i/>
    </w:rPr>
  </w:style>
  <w:style w:type="paragraph" w:styleId="berschrift7">
    <w:name w:val="heading 7"/>
    <w:aliases w:val="Legal Level 1.1."/>
    <w:basedOn w:val="Standard"/>
    <w:next w:val="Textkrper"/>
    <w:qFormat/>
    <w:rsid w:val="00EF32BC"/>
    <w:pPr>
      <w:keepNext/>
      <w:keepLines/>
      <w:numPr>
        <w:ilvl w:val="6"/>
        <w:numId w:val="1"/>
      </w:numPr>
      <w:tabs>
        <w:tab w:val="left" w:pos="680"/>
      </w:tabs>
      <w:spacing w:before="140"/>
      <w:outlineLvl w:val="6"/>
    </w:pPr>
  </w:style>
  <w:style w:type="paragraph" w:styleId="berschrift8">
    <w:name w:val="heading 8"/>
    <w:aliases w:val="Legal Level 1.1.1."/>
    <w:basedOn w:val="Standard"/>
    <w:next w:val="Textkrper"/>
    <w:qFormat/>
    <w:rsid w:val="00EF32BC"/>
    <w:pPr>
      <w:keepLines/>
      <w:numPr>
        <w:ilvl w:val="7"/>
        <w:numId w:val="1"/>
      </w:numPr>
      <w:spacing w:before="140"/>
      <w:outlineLvl w:val="7"/>
    </w:pPr>
  </w:style>
  <w:style w:type="paragraph" w:styleId="berschrift9">
    <w:name w:val="heading 9"/>
    <w:aliases w:val="Legal Level 1.1.1.1."/>
    <w:basedOn w:val="Standard"/>
    <w:next w:val="Textkrper"/>
    <w:qFormat/>
    <w:rsid w:val="00EF32BC"/>
    <w:pPr>
      <w:keepLines/>
      <w:numPr>
        <w:ilvl w:val="8"/>
        <w:numId w:val="1"/>
      </w:numPr>
      <w:tabs>
        <w:tab w:val="left" w:pos="680"/>
      </w:tabs>
      <w:spacing w:before="14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EF32BC"/>
  </w:style>
  <w:style w:type="paragraph" w:customStyle="1" w:styleId="Leerzeile">
    <w:name w:val="Leerzeile"/>
    <w:basedOn w:val="Textkrper"/>
    <w:rsid w:val="00EF32BC"/>
  </w:style>
  <w:style w:type="character" w:styleId="Kommentarzeichen">
    <w:name w:val="annotation reference"/>
    <w:uiPriority w:val="99"/>
    <w:rsid w:val="00EF32BC"/>
    <w:rPr>
      <w:sz w:val="16"/>
      <w:szCs w:val="16"/>
    </w:rPr>
  </w:style>
  <w:style w:type="paragraph" w:styleId="Titel">
    <w:name w:val="Title"/>
    <w:basedOn w:val="Standard"/>
    <w:next w:val="Textkrper"/>
    <w:qFormat/>
    <w:rsid w:val="00EF32BC"/>
    <w:pPr>
      <w:spacing w:after="240" w:line="240" w:lineRule="auto"/>
    </w:pPr>
    <w:rPr>
      <w:b/>
      <w:sz w:val="48"/>
    </w:rPr>
  </w:style>
  <w:style w:type="paragraph" w:styleId="Abbildungsverzeichnis">
    <w:name w:val="table of figures"/>
    <w:basedOn w:val="Standard"/>
    <w:next w:val="Standard"/>
    <w:semiHidden/>
    <w:rsid w:val="00EF32BC"/>
    <w:pPr>
      <w:tabs>
        <w:tab w:val="right" w:leader="dot" w:pos="9072"/>
      </w:tabs>
    </w:pPr>
  </w:style>
  <w:style w:type="paragraph" w:styleId="Kopfzeile">
    <w:name w:val="header"/>
    <w:basedOn w:val="Standard"/>
    <w:rsid w:val="00EF32BC"/>
    <w:pPr>
      <w:tabs>
        <w:tab w:val="right" w:pos="9072"/>
      </w:tabs>
      <w:spacing w:after="0"/>
    </w:pPr>
  </w:style>
  <w:style w:type="paragraph" w:styleId="Fuzeile">
    <w:name w:val="footer"/>
    <w:basedOn w:val="Standard"/>
    <w:rsid w:val="00EF32BC"/>
    <w:pPr>
      <w:pBdr>
        <w:top w:val="single" w:sz="6" w:space="1" w:color="auto"/>
      </w:pBdr>
      <w:tabs>
        <w:tab w:val="right" w:pos="9072"/>
      </w:tabs>
      <w:spacing w:after="0"/>
    </w:pPr>
  </w:style>
  <w:style w:type="paragraph" w:customStyle="1" w:styleId="Abbildung">
    <w:name w:val="Abbildung"/>
    <w:next w:val="Standard"/>
    <w:rsid w:val="00EF32BC"/>
    <w:pPr>
      <w:keepNext/>
      <w:keepLines/>
      <w:spacing w:before="140" w:after="140"/>
      <w:jc w:val="center"/>
    </w:pPr>
    <w:rPr>
      <w:rFonts w:ascii="Arial" w:hAnsi="Arial"/>
      <w:noProof/>
      <w:lang w:val="en-GB" w:eastAsia="en-US"/>
    </w:rPr>
  </w:style>
  <w:style w:type="paragraph" w:styleId="Beschriftung">
    <w:name w:val="caption"/>
    <w:basedOn w:val="Standard"/>
    <w:next w:val="Standard"/>
    <w:qFormat/>
    <w:rsid w:val="00EF32BC"/>
    <w:pPr>
      <w:spacing w:before="120"/>
    </w:pPr>
    <w:rPr>
      <w:b/>
    </w:rPr>
  </w:style>
  <w:style w:type="character" w:styleId="Funotenzeichen">
    <w:name w:val="footnote reference"/>
    <w:semiHidden/>
    <w:rsid w:val="00EF32BC"/>
    <w:rPr>
      <w:rFonts w:ascii="Arial" w:hAnsi="Arial"/>
      <w:sz w:val="20"/>
      <w:vertAlign w:val="superscript"/>
    </w:rPr>
  </w:style>
  <w:style w:type="paragraph" w:customStyle="1" w:styleId="Fuzeilegerade">
    <w:name w:val="Fußzeile gerade"/>
    <w:basedOn w:val="Fuzeile"/>
    <w:rsid w:val="00EF32BC"/>
  </w:style>
  <w:style w:type="paragraph" w:customStyle="1" w:styleId="Fuzeileungerade">
    <w:name w:val="Fußzeile ungerade"/>
    <w:basedOn w:val="Fuzeile"/>
    <w:rsid w:val="00EF32BC"/>
  </w:style>
  <w:style w:type="paragraph" w:customStyle="1" w:styleId="Nebentitel">
    <w:name w:val="Nebentitel"/>
    <w:basedOn w:val="Titel"/>
    <w:rsid w:val="00EF32BC"/>
    <w:rPr>
      <w:sz w:val="32"/>
    </w:rPr>
  </w:style>
  <w:style w:type="paragraph" w:styleId="Standardeinzug">
    <w:name w:val="Normal Indent"/>
    <w:basedOn w:val="Standard"/>
    <w:rsid w:val="00EF32BC"/>
    <w:pPr>
      <w:ind w:left="340"/>
    </w:pPr>
  </w:style>
  <w:style w:type="character" w:styleId="Seitenzahl">
    <w:name w:val="page number"/>
    <w:rsid w:val="00EF32BC"/>
    <w:rPr>
      <w:rFonts w:ascii="Arial" w:hAnsi="Arial"/>
      <w:sz w:val="24"/>
    </w:rPr>
  </w:style>
  <w:style w:type="paragraph" w:customStyle="1" w:styleId="Dokumenttitel">
    <w:name w:val="Dokumenttitel"/>
    <w:basedOn w:val="Standard"/>
    <w:rsid w:val="00EF32BC"/>
    <w:pPr>
      <w:keepNext/>
      <w:keepLines/>
      <w:tabs>
        <w:tab w:val="num" w:pos="6380"/>
      </w:tabs>
      <w:ind w:left="6380" w:hanging="567"/>
    </w:pPr>
    <w:rPr>
      <w:b/>
      <w:sz w:val="32"/>
    </w:rPr>
  </w:style>
  <w:style w:type="paragraph" w:styleId="Verzeichnis9">
    <w:name w:val="toc 9"/>
    <w:basedOn w:val="Standard"/>
    <w:next w:val="Standard"/>
    <w:semiHidden/>
    <w:rsid w:val="00EF32BC"/>
    <w:pPr>
      <w:tabs>
        <w:tab w:val="right" w:leader="dot" w:pos="9071"/>
      </w:tabs>
      <w:ind w:left="1763"/>
    </w:pPr>
    <w:rPr>
      <w:sz w:val="18"/>
    </w:rPr>
  </w:style>
  <w:style w:type="paragraph" w:styleId="Verzeichnis1">
    <w:name w:val="toc 1"/>
    <w:basedOn w:val="Standard"/>
    <w:uiPriority w:val="39"/>
    <w:rsid w:val="00EF32BC"/>
    <w:pPr>
      <w:tabs>
        <w:tab w:val="right" w:leader="dot" w:pos="9071"/>
      </w:tabs>
      <w:spacing w:before="120"/>
    </w:pPr>
    <w:rPr>
      <w:b/>
    </w:rPr>
  </w:style>
  <w:style w:type="paragraph" w:styleId="Verzeichnis2">
    <w:name w:val="toc 2"/>
    <w:basedOn w:val="Standard"/>
    <w:uiPriority w:val="39"/>
    <w:rsid w:val="00EF32BC"/>
    <w:pPr>
      <w:tabs>
        <w:tab w:val="left" w:pos="907"/>
        <w:tab w:val="right" w:leader="dot" w:pos="9071"/>
      </w:tabs>
      <w:ind w:left="425"/>
    </w:pPr>
  </w:style>
  <w:style w:type="paragraph" w:styleId="Verzeichnis3">
    <w:name w:val="toc 3"/>
    <w:basedOn w:val="Standard"/>
    <w:uiPriority w:val="39"/>
    <w:rsid w:val="00EF32BC"/>
    <w:pPr>
      <w:tabs>
        <w:tab w:val="left" w:pos="1361"/>
        <w:tab w:val="right" w:leader="dot" w:pos="9072"/>
      </w:tabs>
      <w:ind w:left="629"/>
    </w:pPr>
  </w:style>
  <w:style w:type="paragraph" w:styleId="Verzeichnis4">
    <w:name w:val="toc 4"/>
    <w:basedOn w:val="Standard"/>
    <w:uiPriority w:val="39"/>
    <w:rsid w:val="00EF32BC"/>
    <w:pPr>
      <w:tabs>
        <w:tab w:val="left" w:pos="1701"/>
        <w:tab w:val="right" w:leader="dot" w:pos="9071"/>
      </w:tabs>
      <w:ind w:left="833"/>
    </w:pPr>
  </w:style>
  <w:style w:type="paragraph" w:styleId="Verzeichnis5">
    <w:name w:val="toc 5"/>
    <w:basedOn w:val="Standard"/>
    <w:uiPriority w:val="39"/>
    <w:rsid w:val="00EF32BC"/>
    <w:pPr>
      <w:tabs>
        <w:tab w:val="left" w:pos="2041"/>
        <w:tab w:val="right" w:leader="dot" w:pos="9071"/>
      </w:tabs>
      <w:ind w:left="1038"/>
    </w:pPr>
  </w:style>
  <w:style w:type="paragraph" w:styleId="Verzeichnis6">
    <w:name w:val="toc 6"/>
    <w:basedOn w:val="Standard"/>
    <w:semiHidden/>
    <w:rsid w:val="00EF32BC"/>
    <w:pPr>
      <w:tabs>
        <w:tab w:val="right" w:leader="dot" w:pos="9071"/>
      </w:tabs>
      <w:ind w:left="1225"/>
    </w:pPr>
    <w:rPr>
      <w:sz w:val="18"/>
    </w:rPr>
  </w:style>
  <w:style w:type="paragraph" w:styleId="Verzeichnis7">
    <w:name w:val="toc 7"/>
    <w:basedOn w:val="Standard"/>
    <w:semiHidden/>
    <w:rsid w:val="00EF32BC"/>
    <w:pPr>
      <w:tabs>
        <w:tab w:val="right" w:leader="dot" w:pos="9071"/>
      </w:tabs>
      <w:ind w:left="1355"/>
    </w:pPr>
    <w:rPr>
      <w:sz w:val="18"/>
    </w:rPr>
  </w:style>
  <w:style w:type="paragraph" w:styleId="Verzeichnis8">
    <w:name w:val="toc 8"/>
    <w:basedOn w:val="Standard"/>
    <w:semiHidden/>
    <w:rsid w:val="00EF32BC"/>
    <w:pPr>
      <w:tabs>
        <w:tab w:val="right" w:leader="dot" w:pos="9071"/>
      </w:tabs>
      <w:ind w:left="1559"/>
    </w:pPr>
    <w:rPr>
      <w:sz w:val="18"/>
    </w:rPr>
  </w:style>
  <w:style w:type="paragraph" w:customStyle="1" w:styleId="Dokumentname">
    <w:name w:val="Dokumentname"/>
    <w:basedOn w:val="Standard"/>
    <w:next w:val="Standard"/>
    <w:rsid w:val="00EF32BC"/>
    <w:pPr>
      <w:spacing w:line="288" w:lineRule="auto"/>
    </w:pPr>
    <w:rPr>
      <w:sz w:val="12"/>
      <w:szCs w:val="22"/>
      <w:lang w:eastAsia="de-DE"/>
    </w:rPr>
  </w:style>
  <w:style w:type="paragraph" w:styleId="Funotentext">
    <w:name w:val="footnote text"/>
    <w:basedOn w:val="Standard"/>
    <w:semiHidden/>
    <w:rsid w:val="00EF32BC"/>
  </w:style>
  <w:style w:type="paragraph" w:customStyle="1" w:styleId="Anhang">
    <w:name w:val="Anhang"/>
    <w:basedOn w:val="berschrift1"/>
    <w:next w:val="Textkrper"/>
    <w:rsid w:val="005B5A97"/>
    <w:pPr>
      <w:pageBreakBefore/>
      <w:numPr>
        <w:numId w:val="0"/>
      </w:numPr>
    </w:pPr>
  </w:style>
  <w:style w:type="paragraph" w:customStyle="1" w:styleId="AbkrzungenReferenzen">
    <w:name w:val="Abkürzungen/Referenzen"/>
    <w:basedOn w:val="Standard"/>
    <w:rsid w:val="00EF32BC"/>
    <w:pPr>
      <w:keepLines/>
      <w:tabs>
        <w:tab w:val="left" w:pos="1418"/>
      </w:tabs>
      <w:spacing w:before="60" w:after="60" w:line="280" w:lineRule="atLeast"/>
      <w:ind w:left="1418" w:hanging="1418"/>
    </w:pPr>
  </w:style>
  <w:style w:type="character" w:styleId="Hyperlink">
    <w:name w:val="Hyperlink"/>
    <w:rsid w:val="00EF32BC"/>
    <w:rPr>
      <w:rFonts w:ascii="Helvetica" w:hAnsi="Helvetica"/>
      <w:color w:val="0000FF"/>
      <w:sz w:val="20"/>
      <w:u w:val="single"/>
    </w:rPr>
  </w:style>
  <w:style w:type="character" w:styleId="BesuchterHyperlink">
    <w:name w:val="FollowedHyperlink"/>
    <w:rsid w:val="00EF32BC"/>
    <w:rPr>
      <w:rFonts w:ascii="Arial" w:hAnsi="Arial"/>
      <w:color w:val="800080"/>
      <w:u w:val="single"/>
    </w:rPr>
  </w:style>
  <w:style w:type="paragraph" w:customStyle="1" w:styleId="Hinweisverborgen">
    <w:name w:val="Hinweis / verborgen"/>
    <w:basedOn w:val="Standard"/>
    <w:rsid w:val="00EF32BC"/>
    <w:pPr>
      <w:spacing w:line="280" w:lineRule="atLeast"/>
      <w:ind w:left="227" w:hanging="227"/>
      <w:jc w:val="both"/>
    </w:pPr>
    <w:rPr>
      <w:vanish/>
      <w:color w:val="FF0000"/>
      <w:sz w:val="16"/>
    </w:rPr>
  </w:style>
  <w:style w:type="paragraph" w:customStyle="1" w:styleId="Begriff">
    <w:name w:val="Begriff"/>
    <w:basedOn w:val="Textkrper"/>
    <w:rsid w:val="00EF32BC"/>
    <w:rPr>
      <w:b/>
    </w:rPr>
  </w:style>
  <w:style w:type="paragraph" w:customStyle="1" w:styleId="Begriffsdefinition">
    <w:name w:val="Begriffsdefinition"/>
    <w:basedOn w:val="Textkrper"/>
    <w:rsid w:val="00EF32BC"/>
    <w:pPr>
      <w:ind w:left="851"/>
    </w:pPr>
  </w:style>
  <w:style w:type="paragraph" w:customStyle="1" w:styleId="Erklrungstext">
    <w:name w:val="Erklärungstext"/>
    <w:basedOn w:val="Standard"/>
    <w:rsid w:val="00A56FE8"/>
    <w:pPr>
      <w:pBdr>
        <w:top w:val="double" w:sz="4" w:space="1" w:color="auto"/>
        <w:left w:val="double" w:sz="4" w:space="4" w:color="auto"/>
        <w:bottom w:val="double" w:sz="4" w:space="1" w:color="auto"/>
        <w:right w:val="double" w:sz="4" w:space="4" w:color="auto"/>
      </w:pBdr>
      <w:shd w:val="pct30" w:color="FFFF00" w:fill="auto"/>
      <w:spacing w:after="0" w:line="240" w:lineRule="auto"/>
    </w:pPr>
    <w:rPr>
      <w:sz w:val="20"/>
      <w:lang w:eastAsia="de-DE"/>
    </w:rPr>
  </w:style>
  <w:style w:type="paragraph" w:customStyle="1" w:styleId="Tab-Zeile10">
    <w:name w:val="Tab-Zeile10"/>
    <w:basedOn w:val="Standard"/>
    <w:rsid w:val="00EF32BC"/>
    <w:pPr>
      <w:keepLines/>
      <w:spacing w:before="60" w:after="60" w:line="280" w:lineRule="atLeast"/>
    </w:pPr>
  </w:style>
  <w:style w:type="paragraph" w:customStyle="1" w:styleId="Tab-Zeile10Titel">
    <w:name w:val="Tab-Zeile10 Titel"/>
    <w:basedOn w:val="Tab-Zeile10"/>
    <w:rsid w:val="00EF32BC"/>
    <w:pPr>
      <w:keepNext/>
      <w:shd w:val="solid" w:color="auto" w:fill="auto"/>
      <w:spacing w:line="240" w:lineRule="auto"/>
    </w:pPr>
    <w:rPr>
      <w:i/>
      <w:color w:val="FFFFFF"/>
      <w:sz w:val="18"/>
    </w:rPr>
  </w:style>
  <w:style w:type="paragraph" w:styleId="Dokumentstruktur">
    <w:name w:val="Document Map"/>
    <w:basedOn w:val="Standard"/>
    <w:semiHidden/>
    <w:rsid w:val="00EF32BC"/>
    <w:pPr>
      <w:shd w:val="clear" w:color="auto" w:fill="000080"/>
    </w:pPr>
    <w:rPr>
      <w:rFonts w:ascii="Tahoma" w:hAnsi="Tahoma" w:cs="Tahoma"/>
    </w:rPr>
  </w:style>
  <w:style w:type="paragraph" w:styleId="Kommentartext">
    <w:name w:val="annotation text"/>
    <w:basedOn w:val="Standard"/>
    <w:link w:val="KommentartextZchn"/>
    <w:uiPriority w:val="99"/>
    <w:rsid w:val="00662A39"/>
    <w:pPr>
      <w:spacing w:line="240" w:lineRule="auto"/>
      <w:jc w:val="both"/>
    </w:pPr>
    <w:rPr>
      <w:rFonts w:ascii="Georgia" w:hAnsi="Georgia"/>
      <w:sz w:val="20"/>
    </w:rPr>
  </w:style>
  <w:style w:type="character" w:customStyle="1" w:styleId="KommentartextZchn">
    <w:name w:val="Kommentartext Zchn"/>
    <w:basedOn w:val="Absatz-Standardschriftart"/>
    <w:link w:val="Kommentartext"/>
    <w:uiPriority w:val="99"/>
    <w:rsid w:val="00662A39"/>
    <w:rPr>
      <w:rFonts w:ascii="Georgia" w:hAnsi="Georgia"/>
    </w:rPr>
  </w:style>
  <w:style w:type="paragraph" w:styleId="Sprechblasentext">
    <w:name w:val="Balloon Text"/>
    <w:basedOn w:val="Standard"/>
    <w:link w:val="SprechblasentextZchn"/>
    <w:rsid w:val="00662A3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rsid w:val="00662A39"/>
    <w:rPr>
      <w:rFonts w:ascii="Tahoma" w:hAnsi="Tahoma" w:cs="Tahoma"/>
      <w:sz w:val="16"/>
      <w:szCs w:val="16"/>
    </w:rPr>
  </w:style>
  <w:style w:type="character" w:customStyle="1" w:styleId="berschrift1Zchn">
    <w:name w:val="Überschrift 1 Zchn"/>
    <w:aliases w:val="...F2 Zchn,..F2 Zchn,..F5 Titel 1 Zchn"/>
    <w:basedOn w:val="Absatz-Standardschriftart"/>
    <w:link w:val="berschrift1"/>
    <w:rsid w:val="00B07515"/>
    <w:rPr>
      <w:rFonts w:ascii="Arial" w:hAnsi="Arial"/>
      <w:b/>
      <w:sz w:val="32"/>
    </w:rPr>
  </w:style>
  <w:style w:type="paragraph" w:styleId="Aufzhlungszeichen">
    <w:name w:val="List Bullet"/>
    <w:basedOn w:val="Standard"/>
    <w:rsid w:val="0048208B"/>
    <w:pPr>
      <w:numPr>
        <w:numId w:val="2"/>
      </w:numPr>
      <w:spacing w:line="260" w:lineRule="atLeast"/>
      <w:jc w:val="both"/>
    </w:pPr>
    <w:rPr>
      <w:rFonts w:ascii="Georgia" w:hAnsi="Georgia"/>
    </w:rPr>
  </w:style>
  <w:style w:type="paragraph" w:customStyle="1" w:styleId="Code">
    <w:name w:val="Code"/>
    <w:basedOn w:val="Standard"/>
    <w:rsid w:val="0048208B"/>
    <w:pPr>
      <w:spacing w:after="0" w:line="260" w:lineRule="atLeast"/>
      <w:jc w:val="both"/>
    </w:pPr>
    <w:rPr>
      <w:rFonts w:ascii="Courier New" w:hAnsi="Courier New"/>
      <w:sz w:val="16"/>
    </w:rPr>
  </w:style>
  <w:style w:type="paragraph" w:customStyle="1" w:styleId="TabelleGross">
    <w:name w:val="Tabelle Gross"/>
    <w:basedOn w:val="Standard"/>
    <w:link w:val="TabelleGrossZchn"/>
    <w:qFormat/>
    <w:rsid w:val="00FC475E"/>
    <w:pPr>
      <w:spacing w:before="60" w:after="60" w:line="240" w:lineRule="auto"/>
    </w:pPr>
    <w:rPr>
      <w:rFonts w:cs="Tahoma"/>
      <w:sz w:val="20"/>
    </w:rPr>
  </w:style>
  <w:style w:type="character" w:customStyle="1" w:styleId="TextkrperZchn">
    <w:name w:val="Textkörper Zchn"/>
    <w:basedOn w:val="Absatz-Standardschriftart"/>
    <w:link w:val="Textkrper"/>
    <w:rsid w:val="00321FD0"/>
    <w:rPr>
      <w:rFonts w:ascii="Arial" w:hAnsi="Arial"/>
      <w:sz w:val="22"/>
    </w:rPr>
  </w:style>
  <w:style w:type="character" w:customStyle="1" w:styleId="TabelleGrossZchn">
    <w:name w:val="Tabelle Gross Zchn"/>
    <w:basedOn w:val="Absatz-Standardschriftart"/>
    <w:link w:val="TabelleGross"/>
    <w:rsid w:val="00321FD0"/>
    <w:rPr>
      <w:rFonts w:ascii="Arial" w:hAnsi="Arial" w:cs="Tahoma"/>
    </w:rPr>
  </w:style>
  <w:style w:type="paragraph" w:customStyle="1" w:styleId="Techtext">
    <w:name w:val="Techtext"/>
    <w:basedOn w:val="Standard"/>
    <w:link w:val="TechtextZchn"/>
    <w:qFormat/>
    <w:rsid w:val="00483A42"/>
    <w:pPr>
      <w:spacing w:before="40" w:after="40" w:line="240" w:lineRule="auto"/>
    </w:pPr>
    <w:rPr>
      <w:rFonts w:ascii="Courier New" w:hAnsi="Courier New" w:cs="Tahoma"/>
      <w:sz w:val="20"/>
    </w:rPr>
  </w:style>
  <w:style w:type="character" w:customStyle="1" w:styleId="TechtextZchn">
    <w:name w:val="Techtext Zchn"/>
    <w:basedOn w:val="Absatz-Standardschriftart"/>
    <w:link w:val="Techtext"/>
    <w:rsid w:val="00483A42"/>
    <w:rPr>
      <w:rFonts w:ascii="Courier New" w:hAnsi="Courier New" w:cs="Tahoma"/>
    </w:rPr>
  </w:style>
  <w:style w:type="table" w:styleId="TabelleAktuell">
    <w:name w:val="Table Contemporary"/>
    <w:basedOn w:val="NormaleTabelle"/>
    <w:rsid w:val="00483A42"/>
    <w:pPr>
      <w:spacing w:after="120" w:line="30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Listenabsatz">
    <w:name w:val="List Paragraph"/>
    <w:basedOn w:val="Standard"/>
    <w:uiPriority w:val="34"/>
    <w:qFormat/>
    <w:rsid w:val="00245424"/>
    <w:pPr>
      <w:ind w:left="720"/>
      <w:contextualSpacing/>
    </w:pPr>
  </w:style>
  <w:style w:type="paragraph" w:styleId="Kommentarthema">
    <w:name w:val="annotation subject"/>
    <w:basedOn w:val="Kommentartext"/>
    <w:next w:val="Kommentartext"/>
    <w:link w:val="KommentarthemaZchn"/>
    <w:rsid w:val="00B35231"/>
    <w:pPr>
      <w:jc w:val="left"/>
    </w:pPr>
    <w:rPr>
      <w:rFonts w:ascii="Arial" w:hAnsi="Arial"/>
      <w:b/>
      <w:bCs/>
    </w:rPr>
  </w:style>
  <w:style w:type="character" w:customStyle="1" w:styleId="KommentarthemaZchn">
    <w:name w:val="Kommentarthema Zchn"/>
    <w:basedOn w:val="KommentartextZchn"/>
    <w:link w:val="Kommentarthema"/>
    <w:rsid w:val="00B35231"/>
    <w:rPr>
      <w:rFonts w:ascii="Arial" w:hAnsi="Arial"/>
      <w:b/>
      <w:bCs/>
    </w:rPr>
  </w:style>
  <w:style w:type="character" w:customStyle="1" w:styleId="st1">
    <w:name w:val="st1"/>
    <w:basedOn w:val="Absatz-Standardschriftart"/>
    <w:rsid w:val="00C63484"/>
  </w:style>
  <w:style w:type="table" w:customStyle="1" w:styleId="Tabellengitternetz">
    <w:name w:val="Tabellengitternetz"/>
    <w:basedOn w:val="NormaleTabelle"/>
    <w:rsid w:val="002409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matvorlageAnhang12Pt">
    <w:name w:val="Formatvorlage Anhang + 12 Pt."/>
    <w:basedOn w:val="Anhang"/>
    <w:rsid w:val="005B5A97"/>
    <w:pPr>
      <w:pageBreakBefore w:val="0"/>
    </w:pPr>
    <w:rPr>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25948">
      <w:bodyDiv w:val="1"/>
      <w:marLeft w:val="0"/>
      <w:marRight w:val="0"/>
      <w:marTop w:val="0"/>
      <w:marBottom w:val="0"/>
      <w:divBdr>
        <w:top w:val="none" w:sz="0" w:space="0" w:color="auto"/>
        <w:left w:val="none" w:sz="0" w:space="0" w:color="auto"/>
        <w:bottom w:val="none" w:sz="0" w:space="0" w:color="auto"/>
        <w:right w:val="none" w:sz="0" w:space="0" w:color="auto"/>
      </w:divBdr>
    </w:div>
    <w:div w:id="164708728">
      <w:bodyDiv w:val="1"/>
      <w:marLeft w:val="0"/>
      <w:marRight w:val="0"/>
      <w:marTop w:val="0"/>
      <w:marBottom w:val="0"/>
      <w:divBdr>
        <w:top w:val="none" w:sz="0" w:space="0" w:color="auto"/>
        <w:left w:val="none" w:sz="0" w:space="0" w:color="auto"/>
        <w:bottom w:val="none" w:sz="0" w:space="0" w:color="auto"/>
        <w:right w:val="none" w:sz="0" w:space="0" w:color="auto"/>
      </w:divBdr>
    </w:div>
    <w:div w:id="525296756">
      <w:bodyDiv w:val="1"/>
      <w:marLeft w:val="0"/>
      <w:marRight w:val="0"/>
      <w:marTop w:val="0"/>
      <w:marBottom w:val="0"/>
      <w:divBdr>
        <w:top w:val="none" w:sz="0" w:space="0" w:color="auto"/>
        <w:left w:val="none" w:sz="0" w:space="0" w:color="auto"/>
        <w:bottom w:val="none" w:sz="0" w:space="0" w:color="auto"/>
        <w:right w:val="none" w:sz="0" w:space="0" w:color="auto"/>
      </w:divBdr>
    </w:div>
    <w:div w:id="1011176090">
      <w:bodyDiv w:val="1"/>
      <w:marLeft w:val="0"/>
      <w:marRight w:val="0"/>
      <w:marTop w:val="0"/>
      <w:marBottom w:val="0"/>
      <w:divBdr>
        <w:top w:val="none" w:sz="0" w:space="0" w:color="auto"/>
        <w:left w:val="none" w:sz="0" w:space="0" w:color="auto"/>
        <w:bottom w:val="none" w:sz="0" w:space="0" w:color="auto"/>
        <w:right w:val="none" w:sz="0" w:space="0" w:color="auto"/>
      </w:divBdr>
    </w:div>
    <w:div w:id="1035498966">
      <w:bodyDiv w:val="1"/>
      <w:marLeft w:val="0"/>
      <w:marRight w:val="0"/>
      <w:marTop w:val="0"/>
      <w:marBottom w:val="0"/>
      <w:divBdr>
        <w:top w:val="none" w:sz="0" w:space="0" w:color="auto"/>
        <w:left w:val="none" w:sz="0" w:space="0" w:color="auto"/>
        <w:bottom w:val="none" w:sz="0" w:space="0" w:color="auto"/>
        <w:right w:val="none" w:sz="0" w:space="0" w:color="auto"/>
      </w:divBdr>
    </w:div>
    <w:div w:id="1091319641">
      <w:bodyDiv w:val="1"/>
      <w:marLeft w:val="0"/>
      <w:marRight w:val="0"/>
      <w:marTop w:val="0"/>
      <w:marBottom w:val="0"/>
      <w:divBdr>
        <w:top w:val="none" w:sz="0" w:space="0" w:color="auto"/>
        <w:left w:val="none" w:sz="0" w:space="0" w:color="auto"/>
        <w:bottom w:val="none" w:sz="0" w:space="0" w:color="auto"/>
        <w:right w:val="none" w:sz="0" w:space="0" w:color="auto"/>
      </w:divBdr>
    </w:div>
    <w:div w:id="1289237615">
      <w:bodyDiv w:val="1"/>
      <w:marLeft w:val="0"/>
      <w:marRight w:val="0"/>
      <w:marTop w:val="0"/>
      <w:marBottom w:val="0"/>
      <w:divBdr>
        <w:top w:val="none" w:sz="0" w:space="0" w:color="auto"/>
        <w:left w:val="none" w:sz="0" w:space="0" w:color="auto"/>
        <w:bottom w:val="none" w:sz="0" w:space="0" w:color="auto"/>
        <w:right w:val="none" w:sz="0" w:space="0" w:color="auto"/>
      </w:divBdr>
    </w:div>
    <w:div w:id="1376352810">
      <w:bodyDiv w:val="1"/>
      <w:marLeft w:val="0"/>
      <w:marRight w:val="0"/>
      <w:marTop w:val="0"/>
      <w:marBottom w:val="0"/>
      <w:divBdr>
        <w:top w:val="none" w:sz="0" w:space="0" w:color="auto"/>
        <w:left w:val="none" w:sz="0" w:space="0" w:color="auto"/>
        <w:bottom w:val="none" w:sz="0" w:space="0" w:color="auto"/>
        <w:right w:val="none" w:sz="0" w:space="0" w:color="auto"/>
      </w:divBdr>
    </w:div>
    <w:div w:id="1393231098">
      <w:bodyDiv w:val="1"/>
      <w:marLeft w:val="0"/>
      <w:marRight w:val="0"/>
      <w:marTop w:val="0"/>
      <w:marBottom w:val="0"/>
      <w:divBdr>
        <w:top w:val="none" w:sz="0" w:space="0" w:color="auto"/>
        <w:left w:val="none" w:sz="0" w:space="0" w:color="auto"/>
        <w:bottom w:val="none" w:sz="0" w:space="0" w:color="auto"/>
        <w:right w:val="none" w:sz="0" w:space="0" w:color="auto"/>
      </w:divBdr>
    </w:div>
    <w:div w:id="1455709722">
      <w:bodyDiv w:val="1"/>
      <w:marLeft w:val="0"/>
      <w:marRight w:val="0"/>
      <w:marTop w:val="0"/>
      <w:marBottom w:val="0"/>
      <w:divBdr>
        <w:top w:val="none" w:sz="0" w:space="0" w:color="auto"/>
        <w:left w:val="none" w:sz="0" w:space="0" w:color="auto"/>
        <w:bottom w:val="none" w:sz="0" w:space="0" w:color="auto"/>
        <w:right w:val="none" w:sz="0" w:space="0" w:color="auto"/>
      </w:divBdr>
    </w:div>
    <w:div w:id="1569923492">
      <w:bodyDiv w:val="1"/>
      <w:marLeft w:val="0"/>
      <w:marRight w:val="0"/>
      <w:marTop w:val="0"/>
      <w:marBottom w:val="0"/>
      <w:divBdr>
        <w:top w:val="none" w:sz="0" w:space="0" w:color="auto"/>
        <w:left w:val="none" w:sz="0" w:space="0" w:color="auto"/>
        <w:bottom w:val="none" w:sz="0" w:space="0" w:color="auto"/>
        <w:right w:val="none" w:sz="0" w:space="0" w:color="auto"/>
      </w:divBdr>
    </w:div>
    <w:div w:id="1642266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www.w3.org/TR/2006/REC-xml11-20060816/"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www.iso.org/iso/home/store/catalogue_tc/catalogue_detail.htm?csnumber=56921"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ietf.org/rfc/rfc1738.tx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karin.bredenberg@riksarkivet.se" TargetMode="External"/><Relationship Id="rId24" Type="http://schemas.openxmlformats.org/officeDocument/2006/relationships/hyperlink" Target="http://www.unicode.org/versions/Unicode6.1.0/" TargetMode="External"/><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www.iso.org/iso/home/store/catalogue_ics/catalogue_detail_ics.htm?csnumber=53681" TargetMode="External"/><Relationship Id="rId28" Type="http://schemas.openxmlformats.org/officeDocument/2006/relationships/hyperlink" Target="http://www.pkware.com/documents/casestudies/APPNOTE.TXT" TargetMode="External"/><Relationship Id="rId10" Type="http://schemas.openxmlformats.org/officeDocument/2006/relationships/hyperlink" Target="mailto:hartwig.thomas@enterag.ch" TargetMode="External"/><Relationship Id="rId19" Type="http://schemas.openxmlformats.org/officeDocument/2006/relationships/image" Target="media/image8.png"/><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hyperlink" Target="mailto:claire.roethlisberger@kost.admin.ch" TargetMode="External"/><Relationship Id="rId14" Type="http://schemas.openxmlformats.org/officeDocument/2006/relationships/image" Target="media/image3.png"/><Relationship Id="rId22" Type="http://schemas.openxmlformats.org/officeDocument/2006/relationships/hyperlink" Target="http://www.ech.ch/" TargetMode="External"/><Relationship Id="rId27" Type="http://schemas.openxmlformats.org/officeDocument/2006/relationships/hyperlink" Target="http://www.iso.org/iso/home/store/catalogue_tc/catalogue_detail.htm?csnumber=32622" TargetMode="External"/><Relationship Id="rId30" Type="http://schemas.openxmlformats.org/officeDocument/2006/relationships/hyperlink" Target="https://www.ietf.org/rfc/rfc1951.txt" TargetMode="Externa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2" Type="http://schemas.openxmlformats.org/officeDocument/2006/relationships/hyperlink" Target="http://www.ech.ch/" TargetMode="External"/><Relationship Id="rId1" Type="http://schemas.openxmlformats.org/officeDocument/2006/relationships/hyperlink" Target="mailto:walter.stuedeli@ech.ch"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en.wikipedia.org/wiki/File_URI_scheme" TargetMode="External"/><Relationship Id="rId3" Type="http://schemas.openxmlformats.org/officeDocument/2006/relationships/hyperlink" Target="http://en.wikipedia.org/wiki/File_URI_scheme" TargetMode="External"/><Relationship Id="rId7" Type="http://schemas.openxmlformats.org/officeDocument/2006/relationships/hyperlink" Target="http://www.enterag.ch/hartwig/SIARD_Criterion.pdf" TargetMode="External"/><Relationship Id="rId2" Type="http://schemas.openxmlformats.org/officeDocument/2006/relationships/hyperlink" Target="http://www.eark-project.com/" TargetMode="External"/><Relationship Id="rId1" Type="http://schemas.openxmlformats.org/officeDocument/2006/relationships/hyperlink" Target="http://kost-ceco.ch/" TargetMode="External"/><Relationship Id="rId6" Type="http://schemas.openxmlformats.org/officeDocument/2006/relationships/hyperlink" Target="http://public.ccsds.org/publications/archive/650x0m2.pdf" TargetMode="External"/><Relationship Id="rId11" Type="http://schemas.openxmlformats.org/officeDocument/2006/relationships/hyperlink" Target="https://www.ietf.org/rfc/rfc1951.txt" TargetMode="External"/><Relationship Id="rId5" Type="http://schemas.openxmlformats.org/officeDocument/2006/relationships/hyperlink" Target="http://www.ech.ch/alfresco/guestDownload/attach/workspace/SpacesStore/7822a908-cf37-4146-9dab-90a5763380f2/Addendum_2015-01-23_eCH-0165_V1.0_SIARD-Formatspezifikation.pdf" TargetMode="External"/><Relationship Id="rId10" Type="http://schemas.openxmlformats.org/officeDocument/2006/relationships/hyperlink" Target="http://www.pkware.com/documents/casestudies/APPNOTE.TXT" TargetMode="External"/><Relationship Id="rId4" Type="http://schemas.openxmlformats.org/officeDocument/2006/relationships/hyperlink" Target="http://tools.ietf.org/html/rfc1738" TargetMode="External"/><Relationship Id="rId9" Type="http://schemas.openxmlformats.org/officeDocument/2006/relationships/hyperlink" Target="http://tools.ietf.org/html/rfc1738"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80809~1\AppData\Local\Temp\VORL_d_DEF_2010-04-29_Standar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5100B0-EA26-443E-8A75-F4309AD0EC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VORL_d_DEF_2010-04-29_Standard.dot</Template>
  <TotalTime>0</TotalTime>
  <Pages>80</Pages>
  <Words>17660</Words>
  <Characters>111261</Characters>
  <Application>Microsoft Office Word</Application>
  <DocSecurity>0</DocSecurity>
  <Lines>927</Lines>
  <Paragraphs>257</Paragraphs>
  <ScaleCrop>false</ScaleCrop>
  <HeadingPairs>
    <vt:vector size="2" baseType="variant">
      <vt:variant>
        <vt:lpstr>Titel</vt:lpstr>
      </vt:variant>
      <vt:variant>
        <vt:i4>1</vt:i4>
      </vt:variant>
    </vt:vector>
  </HeadingPairs>
  <TitlesOfParts>
    <vt:vector size="1" baseType="lpstr">
      <vt:lpstr>eCH-0165 SIARD Format Specification</vt:lpstr>
    </vt:vector>
  </TitlesOfParts>
  <Company>eCH</Company>
  <LinksUpToDate>false</LinksUpToDate>
  <CharactersWithSpaces>128664</CharactersWithSpaces>
  <SharedDoc>false</SharedDoc>
  <HLinks>
    <vt:vector size="114" baseType="variant">
      <vt:variant>
        <vt:i4>7733285</vt:i4>
      </vt:variant>
      <vt:variant>
        <vt:i4>213</vt:i4>
      </vt:variant>
      <vt:variant>
        <vt:i4>0</vt:i4>
      </vt:variant>
      <vt:variant>
        <vt:i4>5</vt:i4>
      </vt:variant>
      <vt:variant>
        <vt:lpwstr>http://www.pkware.com/documents/casestudies/APPNOTE.TXT</vt:lpwstr>
      </vt:variant>
      <vt:variant>
        <vt:lpwstr/>
      </vt:variant>
      <vt:variant>
        <vt:i4>4325453</vt:i4>
      </vt:variant>
      <vt:variant>
        <vt:i4>210</vt:i4>
      </vt:variant>
      <vt:variant>
        <vt:i4>0</vt:i4>
      </vt:variant>
      <vt:variant>
        <vt:i4>5</vt:i4>
      </vt:variant>
      <vt:variant>
        <vt:lpwstr>http://www.iso.org/iso/home/store/catalogue_tc/catalogue_detail.htm?csnumber=32622</vt:lpwstr>
      </vt:variant>
      <vt:variant>
        <vt:lpwstr/>
      </vt:variant>
      <vt:variant>
        <vt:i4>4259841</vt:i4>
      </vt:variant>
      <vt:variant>
        <vt:i4>207</vt:i4>
      </vt:variant>
      <vt:variant>
        <vt:i4>0</vt:i4>
      </vt:variant>
      <vt:variant>
        <vt:i4>5</vt:i4>
      </vt:variant>
      <vt:variant>
        <vt:lpwstr>http://www.w3.org/TR/2006/REC-xml11-20060816/</vt:lpwstr>
      </vt:variant>
      <vt:variant>
        <vt:lpwstr/>
      </vt:variant>
      <vt:variant>
        <vt:i4>4718665</vt:i4>
      </vt:variant>
      <vt:variant>
        <vt:i4>204</vt:i4>
      </vt:variant>
      <vt:variant>
        <vt:i4>0</vt:i4>
      </vt:variant>
      <vt:variant>
        <vt:i4>5</vt:i4>
      </vt:variant>
      <vt:variant>
        <vt:lpwstr>http://www.iso.org/iso/home/store/catalogue_tc/catalogue_detail.htm?csnumber=56921</vt:lpwstr>
      </vt:variant>
      <vt:variant>
        <vt:lpwstr/>
      </vt:variant>
      <vt:variant>
        <vt:i4>4653142</vt:i4>
      </vt:variant>
      <vt:variant>
        <vt:i4>201</vt:i4>
      </vt:variant>
      <vt:variant>
        <vt:i4>0</vt:i4>
      </vt:variant>
      <vt:variant>
        <vt:i4>5</vt:i4>
      </vt:variant>
      <vt:variant>
        <vt:lpwstr>http://www.unicode.org/versions/Unicode6.1.0/</vt:lpwstr>
      </vt:variant>
      <vt:variant>
        <vt:lpwstr/>
      </vt:variant>
      <vt:variant>
        <vt:i4>2621520</vt:i4>
      </vt:variant>
      <vt:variant>
        <vt:i4>198</vt:i4>
      </vt:variant>
      <vt:variant>
        <vt:i4>0</vt:i4>
      </vt:variant>
      <vt:variant>
        <vt:i4>5</vt:i4>
      </vt:variant>
      <vt:variant>
        <vt:lpwstr>http://www.iso.org/iso/home/store/catalogue_ics/catalogue_detail_ics.htm?csnumber=53681</vt:lpwstr>
      </vt:variant>
      <vt:variant>
        <vt:lpwstr/>
      </vt:variant>
      <vt:variant>
        <vt:i4>6946933</vt:i4>
      </vt:variant>
      <vt:variant>
        <vt:i4>195</vt:i4>
      </vt:variant>
      <vt:variant>
        <vt:i4>0</vt:i4>
      </vt:variant>
      <vt:variant>
        <vt:i4>5</vt:i4>
      </vt:variant>
      <vt:variant>
        <vt:lpwstr>http://www.ech.ch/</vt:lpwstr>
      </vt:variant>
      <vt:variant>
        <vt:lpwstr/>
      </vt:variant>
      <vt:variant>
        <vt:i4>3145748</vt:i4>
      </vt:variant>
      <vt:variant>
        <vt:i4>24</vt:i4>
      </vt:variant>
      <vt:variant>
        <vt:i4>0</vt:i4>
      </vt:variant>
      <vt:variant>
        <vt:i4>5</vt:i4>
      </vt:variant>
      <vt:variant>
        <vt:lpwstr>mailto:andreas.voss@bar.admin.ch</vt:lpwstr>
      </vt:variant>
      <vt:variant>
        <vt:lpwstr/>
      </vt:variant>
      <vt:variant>
        <vt:i4>8257545</vt:i4>
      </vt:variant>
      <vt:variant>
        <vt:i4>21</vt:i4>
      </vt:variant>
      <vt:variant>
        <vt:i4>0</vt:i4>
      </vt:variant>
      <vt:variant>
        <vt:i4>5</vt:i4>
      </vt:variant>
      <vt:variant>
        <vt:lpwstr>mailto:hartwig.thomas@enterag.ch</vt:lpwstr>
      </vt:variant>
      <vt:variant>
        <vt:lpwstr/>
      </vt:variant>
      <vt:variant>
        <vt:i4>3473427</vt:i4>
      </vt:variant>
      <vt:variant>
        <vt:i4>18</vt:i4>
      </vt:variant>
      <vt:variant>
        <vt:i4>0</vt:i4>
      </vt:variant>
      <vt:variant>
        <vt:i4>5</vt:i4>
      </vt:variant>
      <vt:variant>
        <vt:lpwstr>mailto:claire.roethlisberger@kost.admin.ch</vt:lpwstr>
      </vt:variant>
      <vt:variant>
        <vt:lpwstr/>
      </vt:variant>
      <vt:variant>
        <vt:i4>2031732</vt:i4>
      </vt:variant>
      <vt:variant>
        <vt:i4>15</vt:i4>
      </vt:variant>
      <vt:variant>
        <vt:i4>0</vt:i4>
      </vt:variant>
      <vt:variant>
        <vt:i4>5</vt:i4>
      </vt:variant>
      <vt:variant>
        <vt:lpwstr>mailto:markus.lischer@lu.ch</vt:lpwstr>
      </vt:variant>
      <vt:variant>
        <vt:lpwstr/>
      </vt:variant>
      <vt:variant>
        <vt:i4>2752599</vt:i4>
      </vt:variant>
      <vt:variant>
        <vt:i4>12</vt:i4>
      </vt:variant>
      <vt:variant>
        <vt:i4>0</vt:i4>
      </vt:variant>
      <vt:variant>
        <vt:i4>5</vt:i4>
      </vt:variant>
      <vt:variant>
        <vt:lpwstr>mailto:lambert.kansy@bs.ch</vt:lpwstr>
      </vt:variant>
      <vt:variant>
        <vt:lpwstr/>
      </vt:variant>
      <vt:variant>
        <vt:i4>2555916</vt:i4>
      </vt:variant>
      <vt:variant>
        <vt:i4>9</vt:i4>
      </vt:variant>
      <vt:variant>
        <vt:i4>0</vt:i4>
      </vt:variant>
      <vt:variant>
        <vt:i4>5</vt:i4>
      </vt:variant>
      <vt:variant>
        <vt:lpwstr>mailto:martin.kaiser@kost.admin.ch</vt:lpwstr>
      </vt:variant>
      <vt:variant>
        <vt:lpwstr/>
      </vt:variant>
      <vt:variant>
        <vt:i4>1048626</vt:i4>
      </vt:variant>
      <vt:variant>
        <vt:i4>6</vt:i4>
      </vt:variant>
      <vt:variant>
        <vt:i4>0</vt:i4>
      </vt:variant>
      <vt:variant>
        <vt:i4>5</vt:i4>
      </vt:variant>
      <vt:variant>
        <vt:lpwstr>mailto:alain.dubois@admin.vs.ch</vt:lpwstr>
      </vt:variant>
      <vt:variant>
        <vt:lpwstr/>
      </vt:variant>
      <vt:variant>
        <vt:i4>6094958</vt:i4>
      </vt:variant>
      <vt:variant>
        <vt:i4>3</vt:i4>
      </vt:variant>
      <vt:variant>
        <vt:i4>0</vt:i4>
      </vt:variant>
      <vt:variant>
        <vt:i4>5</vt:i4>
      </vt:variant>
      <vt:variant>
        <vt:lpwstr>mailto:georg.buechler@kost.admin.ch</vt:lpwstr>
      </vt:variant>
      <vt:variant>
        <vt:lpwstr/>
      </vt:variant>
      <vt:variant>
        <vt:i4>983140</vt:i4>
      </vt:variant>
      <vt:variant>
        <vt:i4>0</vt:i4>
      </vt:variant>
      <vt:variant>
        <vt:i4>0</vt:i4>
      </vt:variant>
      <vt:variant>
        <vt:i4>5</vt:i4>
      </vt:variant>
      <vt:variant>
        <vt:lpwstr>mailto:hedi.bruggisser@tg.ch</vt:lpwstr>
      </vt:variant>
      <vt:variant>
        <vt:lpwstr/>
      </vt:variant>
      <vt:variant>
        <vt:i4>7733285</vt:i4>
      </vt:variant>
      <vt:variant>
        <vt:i4>0</vt:i4>
      </vt:variant>
      <vt:variant>
        <vt:i4>0</vt:i4>
      </vt:variant>
      <vt:variant>
        <vt:i4>5</vt:i4>
      </vt:variant>
      <vt:variant>
        <vt:lpwstr>http://www.pkware.com/documents/casestudies/APPNOTE.TXT</vt:lpwstr>
      </vt:variant>
      <vt:variant>
        <vt:lpwstr/>
      </vt:variant>
      <vt:variant>
        <vt:i4>6946933</vt:i4>
      </vt:variant>
      <vt:variant>
        <vt:i4>12</vt:i4>
      </vt:variant>
      <vt:variant>
        <vt:i4>0</vt:i4>
      </vt:variant>
      <vt:variant>
        <vt:i4>5</vt:i4>
      </vt:variant>
      <vt:variant>
        <vt:lpwstr>http://www.ech.ch/</vt:lpwstr>
      </vt:variant>
      <vt:variant>
        <vt:lpwstr/>
      </vt:variant>
      <vt:variant>
        <vt:i4>4259886</vt:i4>
      </vt:variant>
      <vt:variant>
        <vt:i4>9</vt:i4>
      </vt:variant>
      <vt:variant>
        <vt:i4>0</vt:i4>
      </vt:variant>
      <vt:variant>
        <vt:i4>5</vt:i4>
      </vt:variant>
      <vt:variant>
        <vt:lpwstr>mailto:walter.stuedeli@ech.ch</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eCH-0165 SIARD Format Specification</dc:title>
  <dc:creator>Claire Röthlisberger</dc:creator>
  <cp:lastModifiedBy>Hartwig Thomas</cp:lastModifiedBy>
  <cp:revision>9</cp:revision>
  <cp:lastPrinted>2012-07-16T07:58:00Z</cp:lastPrinted>
  <dcterms:created xsi:type="dcterms:W3CDTF">2015-11-09T11:23:00Z</dcterms:created>
  <dcterms:modified xsi:type="dcterms:W3CDTF">2015-11-13T14:00:00Z</dcterms:modified>
</cp:coreProperties>
</file>